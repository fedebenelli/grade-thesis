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BCECA" w14:textId="77777777" w:rsidR="003D7A76" w:rsidRDefault="00140FBE" w:rsidP="00F5052E">
      <w:bookmarkStart w:id="0" w:name="_Hlk535958856"/>
      <w:bookmarkEnd w:id="0"/>
      <w:r>
        <w:rPr>
          <w:noProof/>
          <w:lang w:eastAsia="es-ES"/>
        </w:rPr>
        <w:drawing>
          <wp:anchor distT="0" distB="0" distL="114300" distR="114300" simplePos="0" relativeHeight="251658240" behindDoc="0" locked="0" layoutInCell="1" allowOverlap="1" wp14:anchorId="5BEBD15B" wp14:editId="5BEBD15C">
            <wp:simplePos x="0" y="0"/>
            <wp:positionH relativeFrom="margin">
              <wp:align>center</wp:align>
            </wp:positionH>
            <wp:positionV relativeFrom="paragraph">
              <wp:posOffset>-43815</wp:posOffset>
            </wp:positionV>
            <wp:extent cx="4762500" cy="1343025"/>
            <wp:effectExtent l="19050" t="0" r="0" b="0"/>
            <wp:wrapNone/>
            <wp:docPr id="33" name="Imagen 2" descr="http://www.efn.uncor.edu/images/logo_nuevo_ef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efn.uncor.edu/images/logo_nuevo_efn_web.jpg"/>
                    <pic:cNvPicPr>
                      <a:picLocks noChangeAspect="1" noChangeArrowheads="1"/>
                    </pic:cNvPicPr>
                  </pic:nvPicPr>
                  <pic:blipFill>
                    <a:blip r:embed="rId8" r:link="rId9" cstate="email">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anchor>
        </w:drawing>
      </w:r>
    </w:p>
    <w:p w14:paraId="5BEBCECB" w14:textId="77777777" w:rsidR="003D7A76" w:rsidRPr="003D7A76" w:rsidRDefault="003D7A76" w:rsidP="00F5052E"/>
    <w:p w14:paraId="5BEBCECC" w14:textId="77777777" w:rsidR="003D7A76" w:rsidRPr="003D7A76" w:rsidRDefault="003D7A76" w:rsidP="00F5052E"/>
    <w:p w14:paraId="5BEBCECD" w14:textId="77777777" w:rsidR="003D7A76" w:rsidRPr="003D7A76" w:rsidRDefault="003D7A76" w:rsidP="00F5052E"/>
    <w:p w14:paraId="5BEBCECE" w14:textId="77777777" w:rsidR="003D7A76" w:rsidRDefault="003D7A76" w:rsidP="00F5052E"/>
    <w:p w14:paraId="5BEBCECF" w14:textId="77777777" w:rsidR="00CD575C" w:rsidRDefault="00CD575C" w:rsidP="00F5052E"/>
    <w:p w14:paraId="5BEBCED0" w14:textId="77777777" w:rsidR="003D7A76" w:rsidRPr="00760723" w:rsidRDefault="001671AA" w:rsidP="00760723">
      <w:pPr>
        <w:jc w:val="center"/>
        <w:rPr>
          <w:b/>
        </w:rPr>
      </w:pPr>
      <w:r w:rsidRPr="00760723">
        <w:rPr>
          <w:b/>
        </w:rPr>
        <w:t>PROYECTO INTEGRADOR</w:t>
      </w:r>
    </w:p>
    <w:p w14:paraId="5BEBCED1" w14:textId="77777777" w:rsidR="003D7A76" w:rsidRPr="00167809" w:rsidRDefault="37BE0A0F" w:rsidP="37BE0A0F">
      <w:pPr>
        <w:jc w:val="center"/>
        <w:rPr>
          <w:b/>
          <w:bCs/>
          <w:sz w:val="24"/>
          <w:szCs w:val="24"/>
        </w:rPr>
      </w:pPr>
      <w:r w:rsidRPr="37BE0A0F">
        <w:rPr>
          <w:b/>
          <w:bCs/>
          <w:sz w:val="24"/>
          <w:szCs w:val="24"/>
        </w:rPr>
        <w:t>“Diseño de una planta de obtención de ácido carnósico a partir de hojas de romero (</w:t>
      </w:r>
      <w:r w:rsidRPr="37BE0A0F">
        <w:rPr>
          <w:b/>
          <w:bCs/>
          <w:i/>
          <w:iCs/>
          <w:sz w:val="24"/>
          <w:szCs w:val="24"/>
        </w:rPr>
        <w:t>Rosmarinus</w:t>
      </w:r>
      <w:r w:rsidR="00590C24">
        <w:rPr>
          <w:b/>
          <w:bCs/>
          <w:i/>
          <w:iCs/>
          <w:sz w:val="24"/>
          <w:szCs w:val="24"/>
        </w:rPr>
        <w:t xml:space="preserve"> </w:t>
      </w:r>
      <w:r w:rsidRPr="37BE0A0F">
        <w:rPr>
          <w:b/>
          <w:bCs/>
          <w:i/>
          <w:iCs/>
          <w:sz w:val="24"/>
          <w:szCs w:val="24"/>
        </w:rPr>
        <w:t>officinalis</w:t>
      </w:r>
      <w:r w:rsidRPr="37BE0A0F">
        <w:rPr>
          <w:b/>
          <w:bCs/>
          <w:sz w:val="24"/>
          <w:szCs w:val="24"/>
        </w:rPr>
        <w:t>)”</w:t>
      </w:r>
    </w:p>
    <w:p w14:paraId="5BEBCED2" w14:textId="77777777" w:rsidR="009D3EDA" w:rsidRPr="00CD575C" w:rsidRDefault="009D3EDA" w:rsidP="00F5052E"/>
    <w:p w14:paraId="5BEBCED3" w14:textId="77777777" w:rsidR="003D7A76" w:rsidRDefault="003D7A76" w:rsidP="00F5052E"/>
    <w:p w14:paraId="5BEBCED4" w14:textId="77777777" w:rsidR="00CD575C" w:rsidRDefault="00CD575C" w:rsidP="00F5052E"/>
    <w:p w14:paraId="5BEBCED5" w14:textId="77777777" w:rsidR="00CD575C" w:rsidRDefault="00CD575C" w:rsidP="00F5052E"/>
    <w:p w14:paraId="5BEBCED6" w14:textId="77777777" w:rsidR="00CD575C" w:rsidRPr="00CD575C" w:rsidRDefault="00CD575C" w:rsidP="00F5052E"/>
    <w:p w14:paraId="5BEBCED7" w14:textId="77777777" w:rsidR="009D3EDA" w:rsidRPr="00CD575C" w:rsidRDefault="009D3EDA" w:rsidP="00F5052E"/>
    <w:p w14:paraId="5BEBCED8" w14:textId="77777777" w:rsidR="003D7A76" w:rsidRPr="00AF7E64" w:rsidRDefault="63D7203D" w:rsidP="00F5052E">
      <w:r w:rsidRPr="00AF7E64">
        <w:rPr>
          <w:b/>
        </w:rPr>
        <w:t>Alumno:</w:t>
      </w:r>
      <w:r w:rsidR="00AC1D24">
        <w:t>Benelli, Federico Ezequiel</w:t>
      </w:r>
    </w:p>
    <w:p w14:paraId="5BEBCED9" w14:textId="77777777" w:rsidR="003D7A76" w:rsidRPr="00CD575C" w:rsidRDefault="003D7A76" w:rsidP="00F5052E"/>
    <w:p w14:paraId="5BEBCEDA" w14:textId="77777777" w:rsidR="00CD575C" w:rsidRDefault="00CD575C" w:rsidP="00F5052E"/>
    <w:p w14:paraId="5BEBCEDB" w14:textId="77777777" w:rsidR="00CD575C" w:rsidRDefault="00CD575C" w:rsidP="00F5052E"/>
    <w:p w14:paraId="5BEBCEDC" w14:textId="77777777" w:rsidR="00CD575C" w:rsidRDefault="00CD575C" w:rsidP="00F5052E"/>
    <w:p w14:paraId="5BEBCEDD" w14:textId="77777777" w:rsidR="003D7A76" w:rsidRDefault="001671AA" w:rsidP="00760723">
      <w:pPr>
        <w:tabs>
          <w:tab w:val="left" w:pos="2127"/>
        </w:tabs>
      </w:pPr>
      <w:r>
        <w:t>Direc</w:t>
      </w:r>
      <w:r w:rsidR="006B1776">
        <w:t>ción</w:t>
      </w:r>
      <w:r>
        <w:t>:</w:t>
      </w:r>
      <w:r w:rsidR="006B1776">
        <w:tab/>
      </w:r>
      <w:r>
        <w:t xml:space="preserve">Ing. </w:t>
      </w:r>
      <w:r w:rsidR="00AC1D24">
        <w:t>Severini, Hernán</w:t>
      </w:r>
    </w:p>
    <w:p w14:paraId="5BEBCEDE" w14:textId="77777777" w:rsidR="001671AA" w:rsidRPr="00760723" w:rsidRDefault="006B1776" w:rsidP="00760723">
      <w:pPr>
        <w:tabs>
          <w:tab w:val="left" w:pos="2127"/>
        </w:tabs>
      </w:pPr>
      <w:r>
        <w:tab/>
      </w:r>
      <w:r w:rsidR="00AC1D24">
        <w:t>Bioq</w:t>
      </w:r>
      <w:r w:rsidR="007A5FA5">
        <w:t xml:space="preserve">. </w:t>
      </w:r>
      <w:r w:rsidR="00AC1D24">
        <w:t>Turco, Mauricio Daniel</w:t>
      </w:r>
    </w:p>
    <w:p w14:paraId="5BEBCEDF" w14:textId="77777777" w:rsidR="001671AA" w:rsidRDefault="00760723" w:rsidP="00F5052E">
      <w:r>
        <w:t>Marzo</w:t>
      </w:r>
      <w:r w:rsidR="00127F28">
        <w:t xml:space="preserve"> de 201</w:t>
      </w:r>
      <w:r w:rsidR="00AC1D24">
        <w:t>9</w:t>
      </w:r>
    </w:p>
    <w:p w14:paraId="5BEBCEE0" w14:textId="77777777" w:rsidR="007A5FA5" w:rsidRDefault="007A5FA5" w:rsidP="00F5052E"/>
    <w:p w14:paraId="5BEBCEE1" w14:textId="77777777" w:rsidR="00520764" w:rsidRDefault="00520764" w:rsidP="00F5052E"/>
    <w:p w14:paraId="5BEBCEE2" w14:textId="77777777" w:rsidR="00520764" w:rsidRDefault="00520764" w:rsidP="00F5052E"/>
    <w:p w14:paraId="5BEBCEE3" w14:textId="77777777" w:rsidR="00760723" w:rsidRDefault="00760723">
      <w:pPr>
        <w:spacing w:after="0" w:line="240" w:lineRule="auto"/>
        <w:ind w:firstLine="0"/>
        <w:jc w:val="left"/>
      </w:pPr>
      <w:r>
        <w:br w:type="page"/>
      </w:r>
    </w:p>
    <w:p w14:paraId="5BEBCEE4" w14:textId="77777777" w:rsidR="00AF7E64" w:rsidRPr="00C34162" w:rsidRDefault="00AF7E64" w:rsidP="00760723">
      <w:pPr>
        <w:ind w:firstLine="0"/>
        <w:rPr>
          <w:b/>
        </w:rPr>
      </w:pPr>
      <w:r w:rsidRPr="00C34162">
        <w:rPr>
          <w:b/>
        </w:rPr>
        <w:lastRenderedPageBreak/>
        <w:t>Índice General</w:t>
      </w:r>
    </w:p>
    <w:p w14:paraId="5BEBCEE5" w14:textId="77777777" w:rsidR="002D7BA5" w:rsidRDefault="00B00782">
      <w:pPr>
        <w:pStyle w:val="TOC1"/>
        <w:rPr>
          <w:rFonts w:asciiTheme="minorHAnsi" w:eastAsiaTheme="minorEastAsia" w:hAnsiTheme="minorHAnsi" w:cstheme="minorBidi"/>
          <w:b w:val="0"/>
          <w:bCs w:val="0"/>
          <w:caps w:val="0"/>
          <w:noProof/>
          <w:sz w:val="22"/>
          <w:szCs w:val="22"/>
          <w:lang w:eastAsia="es-ES"/>
        </w:rPr>
      </w:pPr>
      <w:r>
        <w:fldChar w:fldCharType="begin"/>
      </w:r>
      <w:r w:rsidR="00AF7E64">
        <w:instrText xml:space="preserve"> TOC \o "1-3" \h \z \u </w:instrText>
      </w:r>
      <w:r>
        <w:fldChar w:fldCharType="separate"/>
      </w:r>
      <w:hyperlink w:anchor="_Toc535446884" w:history="1">
        <w:r w:rsidR="002D7BA5" w:rsidRPr="00F806E2">
          <w:rPr>
            <w:rStyle w:val="Hyperlink"/>
            <w:noProof/>
          </w:rPr>
          <w:t>1</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INTRODUCCIÓN</w:t>
        </w:r>
        <w:r w:rsidR="002D7BA5">
          <w:rPr>
            <w:noProof/>
            <w:webHidden/>
          </w:rPr>
          <w:tab/>
        </w:r>
        <w:r>
          <w:rPr>
            <w:noProof/>
            <w:webHidden/>
          </w:rPr>
          <w:fldChar w:fldCharType="begin"/>
        </w:r>
        <w:r w:rsidR="002D7BA5">
          <w:rPr>
            <w:noProof/>
            <w:webHidden/>
          </w:rPr>
          <w:instrText xml:space="preserve"> PAGEREF _Toc535446884 \h </w:instrText>
        </w:r>
        <w:r>
          <w:rPr>
            <w:noProof/>
            <w:webHidden/>
          </w:rPr>
        </w:r>
        <w:r>
          <w:rPr>
            <w:noProof/>
            <w:webHidden/>
          </w:rPr>
          <w:fldChar w:fldCharType="separate"/>
        </w:r>
        <w:r w:rsidR="002D7BA5">
          <w:rPr>
            <w:noProof/>
            <w:webHidden/>
          </w:rPr>
          <w:t>4</w:t>
        </w:r>
        <w:r>
          <w:rPr>
            <w:noProof/>
            <w:webHidden/>
          </w:rPr>
          <w:fldChar w:fldCharType="end"/>
        </w:r>
      </w:hyperlink>
    </w:p>
    <w:p w14:paraId="5BEBCEE6"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885" w:history="1">
        <w:r w:rsidR="002D7BA5" w:rsidRPr="00F806E2">
          <w:rPr>
            <w:rStyle w:val="Hyperlink"/>
            <w:noProof/>
          </w:rPr>
          <w:t>2</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OBJETIVOS</w:t>
        </w:r>
        <w:r w:rsidR="002D7BA5">
          <w:rPr>
            <w:noProof/>
            <w:webHidden/>
          </w:rPr>
          <w:tab/>
        </w:r>
        <w:r w:rsidR="00B00782">
          <w:rPr>
            <w:noProof/>
            <w:webHidden/>
          </w:rPr>
          <w:fldChar w:fldCharType="begin"/>
        </w:r>
        <w:r w:rsidR="002D7BA5">
          <w:rPr>
            <w:noProof/>
            <w:webHidden/>
          </w:rPr>
          <w:instrText xml:space="preserve"> PAGEREF _Toc535446885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7"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886" w:history="1">
        <w:r w:rsidR="002D7BA5" w:rsidRPr="00F806E2">
          <w:rPr>
            <w:rStyle w:val="Hyperlink"/>
            <w:noProof/>
          </w:rPr>
          <w:t>2.1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Objetivo general</w:t>
        </w:r>
        <w:r w:rsidR="002D7BA5">
          <w:rPr>
            <w:noProof/>
            <w:webHidden/>
          </w:rPr>
          <w:tab/>
        </w:r>
        <w:r w:rsidR="00B00782">
          <w:rPr>
            <w:noProof/>
            <w:webHidden/>
          </w:rPr>
          <w:fldChar w:fldCharType="begin"/>
        </w:r>
        <w:r w:rsidR="002D7BA5">
          <w:rPr>
            <w:noProof/>
            <w:webHidden/>
          </w:rPr>
          <w:instrText xml:space="preserve"> PAGEREF _Toc535446886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8"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887" w:history="1">
        <w:r w:rsidR="002D7BA5" w:rsidRPr="00F806E2">
          <w:rPr>
            <w:rStyle w:val="Hyperlink"/>
            <w:noProof/>
          </w:rPr>
          <w:t>2.2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Objetivos específicos</w:t>
        </w:r>
        <w:r w:rsidR="002D7BA5">
          <w:rPr>
            <w:noProof/>
            <w:webHidden/>
          </w:rPr>
          <w:tab/>
        </w:r>
        <w:r w:rsidR="00B00782">
          <w:rPr>
            <w:noProof/>
            <w:webHidden/>
          </w:rPr>
          <w:fldChar w:fldCharType="begin"/>
        </w:r>
        <w:r w:rsidR="002D7BA5">
          <w:rPr>
            <w:noProof/>
            <w:webHidden/>
          </w:rPr>
          <w:instrText xml:space="preserve"> PAGEREF _Toc535446887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9"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888" w:history="1">
        <w:r w:rsidR="002D7BA5" w:rsidRPr="00F806E2">
          <w:rPr>
            <w:rStyle w:val="Hyperlink"/>
            <w:noProof/>
          </w:rPr>
          <w:t>3</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MARCO TEÓRICO</w:t>
        </w:r>
        <w:r w:rsidR="002D7BA5">
          <w:rPr>
            <w:noProof/>
            <w:webHidden/>
          </w:rPr>
          <w:tab/>
        </w:r>
        <w:r w:rsidR="00B00782">
          <w:rPr>
            <w:noProof/>
            <w:webHidden/>
          </w:rPr>
          <w:fldChar w:fldCharType="begin"/>
        </w:r>
        <w:r w:rsidR="002D7BA5">
          <w:rPr>
            <w:noProof/>
            <w:webHidden/>
          </w:rPr>
          <w:instrText xml:space="preserve"> PAGEREF _Toc535446888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A"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889" w:history="1">
        <w:r w:rsidR="002D7BA5" w:rsidRPr="00F806E2">
          <w:rPr>
            <w:rStyle w:val="Hyperlink"/>
            <w:noProof/>
          </w:rPr>
          <w:t>3.1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Ácido Carnósico</w:t>
        </w:r>
        <w:r w:rsidR="002D7BA5">
          <w:rPr>
            <w:noProof/>
            <w:webHidden/>
          </w:rPr>
          <w:tab/>
        </w:r>
        <w:r w:rsidR="00B00782">
          <w:rPr>
            <w:noProof/>
            <w:webHidden/>
          </w:rPr>
          <w:fldChar w:fldCharType="begin"/>
        </w:r>
        <w:r w:rsidR="002D7BA5">
          <w:rPr>
            <w:noProof/>
            <w:webHidden/>
          </w:rPr>
          <w:instrText xml:space="preserve"> PAGEREF _Toc535446889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B" w14:textId="77777777" w:rsidR="002D7BA5" w:rsidRDefault="00B1138F">
      <w:pPr>
        <w:pStyle w:val="TOC3"/>
        <w:rPr>
          <w:rFonts w:asciiTheme="minorHAnsi" w:eastAsiaTheme="minorEastAsia" w:hAnsiTheme="minorHAnsi" w:cstheme="minorBidi"/>
          <w:noProof/>
          <w:sz w:val="22"/>
          <w:szCs w:val="22"/>
          <w:lang w:eastAsia="es-ES"/>
        </w:rPr>
      </w:pPr>
      <w:hyperlink w:anchor="_Toc535446890" w:history="1">
        <w:r w:rsidR="002D7BA5" w:rsidRPr="00F806E2">
          <w:rPr>
            <w:rStyle w:val="Hyperlink"/>
            <w:noProof/>
          </w:rPr>
          <w:t>3.1.1</w:t>
        </w:r>
        <w:r w:rsidR="002D7BA5">
          <w:rPr>
            <w:rFonts w:asciiTheme="minorHAnsi" w:eastAsiaTheme="minorEastAsia" w:hAnsiTheme="minorHAnsi" w:cstheme="minorBidi"/>
            <w:noProof/>
            <w:sz w:val="22"/>
            <w:szCs w:val="22"/>
            <w:lang w:eastAsia="es-ES"/>
          </w:rPr>
          <w:tab/>
        </w:r>
        <w:r w:rsidR="002D7BA5" w:rsidRPr="00F806E2">
          <w:rPr>
            <w:rStyle w:val="Hyperlink"/>
            <w:noProof/>
          </w:rPr>
          <w:t>Generalidades</w:t>
        </w:r>
        <w:r w:rsidR="002D7BA5">
          <w:rPr>
            <w:noProof/>
            <w:webHidden/>
          </w:rPr>
          <w:tab/>
        </w:r>
        <w:r w:rsidR="00B00782">
          <w:rPr>
            <w:noProof/>
            <w:webHidden/>
          </w:rPr>
          <w:fldChar w:fldCharType="begin"/>
        </w:r>
        <w:r w:rsidR="002D7BA5">
          <w:rPr>
            <w:noProof/>
            <w:webHidden/>
          </w:rPr>
          <w:instrText xml:space="preserve"> PAGEREF _Toc535446890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14:paraId="5BEBCEEC" w14:textId="77777777" w:rsidR="002D7BA5" w:rsidRDefault="00B1138F">
      <w:pPr>
        <w:pStyle w:val="TOC3"/>
        <w:rPr>
          <w:rFonts w:asciiTheme="minorHAnsi" w:eastAsiaTheme="minorEastAsia" w:hAnsiTheme="minorHAnsi" w:cstheme="minorBidi"/>
          <w:noProof/>
          <w:sz w:val="22"/>
          <w:szCs w:val="22"/>
          <w:lang w:eastAsia="es-ES"/>
        </w:rPr>
      </w:pPr>
      <w:hyperlink w:anchor="_Toc535446891" w:history="1">
        <w:r w:rsidR="002D7BA5" w:rsidRPr="00F806E2">
          <w:rPr>
            <w:rStyle w:val="Hyperlink"/>
            <w:noProof/>
          </w:rPr>
          <w:t>3.1.2</w:t>
        </w:r>
        <w:r w:rsidR="002D7BA5">
          <w:rPr>
            <w:rFonts w:asciiTheme="minorHAnsi" w:eastAsiaTheme="minorEastAsia" w:hAnsiTheme="minorHAnsi" w:cstheme="minorBidi"/>
            <w:noProof/>
            <w:sz w:val="22"/>
            <w:szCs w:val="22"/>
            <w:lang w:eastAsia="es-ES"/>
          </w:rPr>
          <w:tab/>
        </w:r>
        <w:r w:rsidR="002D7BA5" w:rsidRPr="00F806E2">
          <w:rPr>
            <w:rStyle w:val="Hyperlink"/>
            <w:noProof/>
          </w:rPr>
          <w:t>Rol Antioxidante</w:t>
        </w:r>
        <w:r w:rsidR="002D7BA5">
          <w:rPr>
            <w:noProof/>
            <w:webHidden/>
          </w:rPr>
          <w:tab/>
        </w:r>
        <w:r w:rsidR="00B00782">
          <w:rPr>
            <w:noProof/>
            <w:webHidden/>
          </w:rPr>
          <w:fldChar w:fldCharType="begin"/>
        </w:r>
        <w:r w:rsidR="002D7BA5">
          <w:rPr>
            <w:noProof/>
            <w:webHidden/>
          </w:rPr>
          <w:instrText xml:space="preserve"> PAGEREF _Toc535446891 \h </w:instrText>
        </w:r>
        <w:r w:rsidR="00B00782">
          <w:rPr>
            <w:noProof/>
            <w:webHidden/>
          </w:rPr>
        </w:r>
        <w:r w:rsidR="00B00782">
          <w:rPr>
            <w:noProof/>
            <w:webHidden/>
          </w:rPr>
          <w:fldChar w:fldCharType="separate"/>
        </w:r>
        <w:r w:rsidR="002D7BA5">
          <w:rPr>
            <w:noProof/>
            <w:webHidden/>
          </w:rPr>
          <w:t>6</w:t>
        </w:r>
        <w:r w:rsidR="00B00782">
          <w:rPr>
            <w:noProof/>
            <w:webHidden/>
          </w:rPr>
          <w:fldChar w:fldCharType="end"/>
        </w:r>
      </w:hyperlink>
    </w:p>
    <w:p w14:paraId="5BEBCEED" w14:textId="77777777" w:rsidR="002D7BA5" w:rsidRDefault="00B1138F">
      <w:pPr>
        <w:pStyle w:val="TOC3"/>
        <w:rPr>
          <w:rFonts w:asciiTheme="minorHAnsi" w:eastAsiaTheme="minorEastAsia" w:hAnsiTheme="minorHAnsi" w:cstheme="minorBidi"/>
          <w:noProof/>
          <w:sz w:val="22"/>
          <w:szCs w:val="22"/>
          <w:lang w:eastAsia="es-ES"/>
        </w:rPr>
      </w:pPr>
      <w:hyperlink w:anchor="_Toc535446892" w:history="1">
        <w:r w:rsidR="002D7BA5" w:rsidRPr="00F806E2">
          <w:rPr>
            <w:rStyle w:val="Hyperlink"/>
            <w:noProof/>
          </w:rPr>
          <w:t>3.1.3</w:t>
        </w:r>
        <w:r w:rsidR="002D7BA5">
          <w:rPr>
            <w:rFonts w:asciiTheme="minorHAnsi" w:eastAsiaTheme="minorEastAsia" w:hAnsiTheme="minorHAnsi" w:cstheme="minorBidi"/>
            <w:noProof/>
            <w:sz w:val="22"/>
            <w:szCs w:val="22"/>
            <w:lang w:eastAsia="es-ES"/>
          </w:rPr>
          <w:tab/>
        </w:r>
        <w:r w:rsidR="002D7BA5" w:rsidRPr="00F806E2">
          <w:rPr>
            <w:rStyle w:val="Hyperlink"/>
            <w:noProof/>
          </w:rPr>
          <w:t>Roles medicinales</w:t>
        </w:r>
        <w:r w:rsidR="002D7BA5">
          <w:rPr>
            <w:noProof/>
            <w:webHidden/>
          </w:rPr>
          <w:tab/>
        </w:r>
        <w:r w:rsidR="00B00782">
          <w:rPr>
            <w:noProof/>
            <w:webHidden/>
          </w:rPr>
          <w:fldChar w:fldCharType="begin"/>
        </w:r>
        <w:r w:rsidR="002D7BA5">
          <w:rPr>
            <w:noProof/>
            <w:webHidden/>
          </w:rPr>
          <w:instrText xml:space="preserve"> PAGEREF _Toc535446892 \h </w:instrText>
        </w:r>
        <w:r w:rsidR="00B00782">
          <w:rPr>
            <w:noProof/>
            <w:webHidden/>
          </w:rPr>
        </w:r>
        <w:r w:rsidR="00B00782">
          <w:rPr>
            <w:noProof/>
            <w:webHidden/>
          </w:rPr>
          <w:fldChar w:fldCharType="separate"/>
        </w:r>
        <w:r w:rsidR="002D7BA5">
          <w:rPr>
            <w:noProof/>
            <w:webHidden/>
          </w:rPr>
          <w:t>7</w:t>
        </w:r>
        <w:r w:rsidR="00B00782">
          <w:rPr>
            <w:noProof/>
            <w:webHidden/>
          </w:rPr>
          <w:fldChar w:fldCharType="end"/>
        </w:r>
      </w:hyperlink>
    </w:p>
    <w:p w14:paraId="5BEBCEEE"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893" w:history="1">
        <w:r w:rsidR="002D7BA5" w:rsidRPr="00F806E2">
          <w:rPr>
            <w:rStyle w:val="Hyperlink"/>
            <w:noProof/>
          </w:rPr>
          <w:t>3.2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Materias Primas</w:t>
        </w:r>
        <w:r w:rsidR="002D7BA5">
          <w:rPr>
            <w:noProof/>
            <w:webHidden/>
          </w:rPr>
          <w:tab/>
        </w:r>
        <w:r w:rsidR="00B00782">
          <w:rPr>
            <w:noProof/>
            <w:webHidden/>
          </w:rPr>
          <w:fldChar w:fldCharType="begin"/>
        </w:r>
        <w:r w:rsidR="002D7BA5">
          <w:rPr>
            <w:noProof/>
            <w:webHidden/>
          </w:rPr>
          <w:instrText xml:space="preserve"> PAGEREF _Toc535446893 \h </w:instrText>
        </w:r>
        <w:r w:rsidR="00B00782">
          <w:rPr>
            <w:noProof/>
            <w:webHidden/>
          </w:rPr>
        </w:r>
        <w:r w:rsidR="00B00782">
          <w:rPr>
            <w:noProof/>
            <w:webHidden/>
          </w:rPr>
          <w:fldChar w:fldCharType="separate"/>
        </w:r>
        <w:r w:rsidR="002D7BA5">
          <w:rPr>
            <w:noProof/>
            <w:webHidden/>
          </w:rPr>
          <w:t>9</w:t>
        </w:r>
        <w:r w:rsidR="00B00782">
          <w:rPr>
            <w:noProof/>
            <w:webHidden/>
          </w:rPr>
          <w:fldChar w:fldCharType="end"/>
        </w:r>
      </w:hyperlink>
    </w:p>
    <w:p w14:paraId="5BEBCEEF" w14:textId="77777777" w:rsidR="002D7BA5" w:rsidRDefault="00B1138F">
      <w:pPr>
        <w:pStyle w:val="TOC3"/>
        <w:rPr>
          <w:rFonts w:asciiTheme="minorHAnsi" w:eastAsiaTheme="minorEastAsia" w:hAnsiTheme="minorHAnsi" w:cstheme="minorBidi"/>
          <w:noProof/>
          <w:sz w:val="22"/>
          <w:szCs w:val="22"/>
          <w:lang w:eastAsia="es-ES"/>
        </w:rPr>
      </w:pPr>
      <w:hyperlink w:anchor="_Toc535446894" w:history="1">
        <w:r w:rsidR="002D7BA5" w:rsidRPr="00F806E2">
          <w:rPr>
            <w:rStyle w:val="Hyperlink"/>
            <w:noProof/>
          </w:rPr>
          <w:t>3.2.1</w:t>
        </w:r>
        <w:r w:rsidR="002D7BA5">
          <w:rPr>
            <w:rFonts w:asciiTheme="minorHAnsi" w:eastAsiaTheme="minorEastAsia" w:hAnsiTheme="minorHAnsi" w:cstheme="minorBidi"/>
            <w:noProof/>
            <w:sz w:val="22"/>
            <w:szCs w:val="22"/>
            <w:lang w:eastAsia="es-ES"/>
          </w:rPr>
          <w:tab/>
        </w:r>
        <w:r w:rsidR="002D7BA5" w:rsidRPr="00F806E2">
          <w:rPr>
            <w:rStyle w:val="Hyperlink"/>
            <w:noProof/>
          </w:rPr>
          <w:t>Cultivo</w:t>
        </w:r>
        <w:r w:rsidR="002D7BA5">
          <w:rPr>
            <w:noProof/>
            <w:webHidden/>
          </w:rPr>
          <w:tab/>
        </w:r>
        <w:r w:rsidR="00B00782">
          <w:rPr>
            <w:noProof/>
            <w:webHidden/>
          </w:rPr>
          <w:fldChar w:fldCharType="begin"/>
        </w:r>
        <w:r w:rsidR="002D7BA5">
          <w:rPr>
            <w:noProof/>
            <w:webHidden/>
          </w:rPr>
          <w:instrText xml:space="preserve"> PAGEREF _Toc535446894 \h </w:instrText>
        </w:r>
        <w:r w:rsidR="00B00782">
          <w:rPr>
            <w:noProof/>
            <w:webHidden/>
          </w:rPr>
        </w:r>
        <w:r w:rsidR="00B00782">
          <w:rPr>
            <w:noProof/>
            <w:webHidden/>
          </w:rPr>
          <w:fldChar w:fldCharType="separate"/>
        </w:r>
        <w:r w:rsidR="002D7BA5">
          <w:rPr>
            <w:noProof/>
            <w:webHidden/>
          </w:rPr>
          <w:t>10</w:t>
        </w:r>
        <w:r w:rsidR="00B00782">
          <w:rPr>
            <w:noProof/>
            <w:webHidden/>
          </w:rPr>
          <w:fldChar w:fldCharType="end"/>
        </w:r>
      </w:hyperlink>
    </w:p>
    <w:p w14:paraId="5BEBCEF0" w14:textId="77777777" w:rsidR="002D7BA5" w:rsidRDefault="00B1138F">
      <w:pPr>
        <w:pStyle w:val="TOC3"/>
        <w:rPr>
          <w:rFonts w:asciiTheme="minorHAnsi" w:eastAsiaTheme="minorEastAsia" w:hAnsiTheme="minorHAnsi" w:cstheme="minorBidi"/>
          <w:noProof/>
          <w:sz w:val="22"/>
          <w:szCs w:val="22"/>
          <w:lang w:eastAsia="es-ES"/>
        </w:rPr>
      </w:pPr>
      <w:hyperlink w:anchor="_Toc535446895" w:history="1">
        <w:r w:rsidR="002D7BA5" w:rsidRPr="00F806E2">
          <w:rPr>
            <w:rStyle w:val="Hyperlink"/>
            <w:noProof/>
          </w:rPr>
          <w:t>3.2.2</w:t>
        </w:r>
        <w:r w:rsidR="002D7BA5">
          <w:rPr>
            <w:rFonts w:asciiTheme="minorHAnsi" w:eastAsiaTheme="minorEastAsia" w:hAnsiTheme="minorHAnsi" w:cstheme="minorBidi"/>
            <w:noProof/>
            <w:sz w:val="22"/>
            <w:szCs w:val="22"/>
            <w:lang w:eastAsia="es-ES"/>
          </w:rPr>
          <w:tab/>
        </w:r>
        <w:r w:rsidR="002D7BA5" w:rsidRPr="00F806E2">
          <w:rPr>
            <w:rStyle w:val="Hyperlink"/>
            <w:noProof/>
          </w:rPr>
          <w:t>Cosecha</w:t>
        </w:r>
        <w:r w:rsidR="002D7BA5">
          <w:rPr>
            <w:noProof/>
            <w:webHidden/>
          </w:rPr>
          <w:tab/>
        </w:r>
        <w:r w:rsidR="00B00782">
          <w:rPr>
            <w:noProof/>
            <w:webHidden/>
          </w:rPr>
          <w:fldChar w:fldCharType="begin"/>
        </w:r>
        <w:r w:rsidR="002D7BA5">
          <w:rPr>
            <w:noProof/>
            <w:webHidden/>
          </w:rPr>
          <w:instrText xml:space="preserve"> PAGEREF _Toc535446895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1" w14:textId="77777777" w:rsidR="002D7BA5" w:rsidRDefault="00B1138F">
      <w:pPr>
        <w:pStyle w:val="TOC3"/>
        <w:rPr>
          <w:rFonts w:asciiTheme="minorHAnsi" w:eastAsiaTheme="minorEastAsia" w:hAnsiTheme="minorHAnsi" w:cstheme="minorBidi"/>
          <w:noProof/>
          <w:sz w:val="22"/>
          <w:szCs w:val="22"/>
          <w:lang w:eastAsia="es-ES"/>
        </w:rPr>
      </w:pPr>
      <w:hyperlink w:anchor="_Toc535446896" w:history="1">
        <w:r w:rsidR="002D7BA5" w:rsidRPr="00F806E2">
          <w:rPr>
            <w:rStyle w:val="Hyperlink"/>
            <w:noProof/>
          </w:rPr>
          <w:t>3.2.3</w:t>
        </w:r>
        <w:r w:rsidR="002D7BA5">
          <w:rPr>
            <w:rFonts w:asciiTheme="minorHAnsi" w:eastAsiaTheme="minorEastAsia" w:hAnsiTheme="minorHAnsi" w:cstheme="minorBidi"/>
            <w:noProof/>
            <w:sz w:val="22"/>
            <w:szCs w:val="22"/>
            <w:lang w:eastAsia="es-ES"/>
          </w:rPr>
          <w:tab/>
        </w:r>
        <w:r w:rsidR="002D7BA5" w:rsidRPr="00F806E2">
          <w:rPr>
            <w:rStyle w:val="Hyperlink"/>
            <w:noProof/>
          </w:rPr>
          <w:t>Postcosecha</w:t>
        </w:r>
        <w:r w:rsidR="002D7BA5">
          <w:rPr>
            <w:noProof/>
            <w:webHidden/>
          </w:rPr>
          <w:tab/>
        </w:r>
        <w:r w:rsidR="00B00782">
          <w:rPr>
            <w:noProof/>
            <w:webHidden/>
          </w:rPr>
          <w:fldChar w:fldCharType="begin"/>
        </w:r>
        <w:r w:rsidR="002D7BA5">
          <w:rPr>
            <w:noProof/>
            <w:webHidden/>
          </w:rPr>
          <w:instrText xml:space="preserve"> PAGEREF _Toc535446896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14:paraId="5BEBCEF2"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897" w:history="1">
        <w:r w:rsidR="002D7BA5" w:rsidRPr="00F806E2">
          <w:rPr>
            <w:rStyle w:val="Hyperlink"/>
            <w:noProof/>
          </w:rPr>
          <w:t>3.3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Métodos extractivos</w:t>
        </w:r>
        <w:r w:rsidR="002D7BA5">
          <w:rPr>
            <w:noProof/>
            <w:webHidden/>
          </w:rPr>
          <w:tab/>
        </w:r>
        <w:r w:rsidR="00B00782">
          <w:rPr>
            <w:noProof/>
            <w:webHidden/>
          </w:rPr>
          <w:fldChar w:fldCharType="begin"/>
        </w:r>
        <w:r w:rsidR="002D7BA5">
          <w:rPr>
            <w:noProof/>
            <w:webHidden/>
          </w:rPr>
          <w:instrText xml:space="preserve"> PAGEREF _Toc535446897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3" w14:textId="77777777" w:rsidR="002D7BA5" w:rsidRDefault="00B1138F">
      <w:pPr>
        <w:pStyle w:val="TOC3"/>
        <w:rPr>
          <w:rFonts w:asciiTheme="minorHAnsi" w:eastAsiaTheme="minorEastAsia" w:hAnsiTheme="minorHAnsi" w:cstheme="minorBidi"/>
          <w:noProof/>
          <w:sz w:val="22"/>
          <w:szCs w:val="22"/>
          <w:lang w:eastAsia="es-ES"/>
        </w:rPr>
      </w:pPr>
      <w:hyperlink w:anchor="_Toc535446898" w:history="1">
        <w:r w:rsidR="002D7BA5" w:rsidRPr="00F806E2">
          <w:rPr>
            <w:rStyle w:val="Hyperlink"/>
            <w:noProof/>
          </w:rPr>
          <w:t>3.3.1</w:t>
        </w:r>
        <w:r w:rsidR="002D7BA5">
          <w:rPr>
            <w:rFonts w:asciiTheme="minorHAnsi" w:eastAsiaTheme="minorEastAsia" w:hAnsiTheme="minorHAnsi" w:cstheme="minorBidi"/>
            <w:noProof/>
            <w:sz w:val="22"/>
            <w:szCs w:val="22"/>
            <w:lang w:eastAsia="es-ES"/>
          </w:rPr>
          <w:tab/>
        </w:r>
        <w:r w:rsidR="002D7BA5" w:rsidRPr="00F806E2">
          <w:rPr>
            <w:rStyle w:val="Hyperlink"/>
            <w:noProof/>
          </w:rPr>
          <w:t>Operaciones en batch</w:t>
        </w:r>
        <w:r w:rsidR="002D7BA5">
          <w:rPr>
            <w:noProof/>
            <w:webHidden/>
          </w:rPr>
          <w:tab/>
        </w:r>
        <w:r w:rsidR="00B00782">
          <w:rPr>
            <w:noProof/>
            <w:webHidden/>
          </w:rPr>
          <w:fldChar w:fldCharType="begin"/>
        </w:r>
        <w:r w:rsidR="002D7BA5">
          <w:rPr>
            <w:noProof/>
            <w:webHidden/>
          </w:rPr>
          <w:instrText xml:space="preserve"> PAGEREF _Toc535446898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4" w14:textId="77777777" w:rsidR="002D7BA5" w:rsidRDefault="00B1138F">
      <w:pPr>
        <w:pStyle w:val="TOC3"/>
        <w:rPr>
          <w:rFonts w:asciiTheme="minorHAnsi" w:eastAsiaTheme="minorEastAsia" w:hAnsiTheme="minorHAnsi" w:cstheme="minorBidi"/>
          <w:noProof/>
          <w:sz w:val="22"/>
          <w:szCs w:val="22"/>
          <w:lang w:eastAsia="es-ES"/>
        </w:rPr>
      </w:pPr>
      <w:hyperlink w:anchor="_Toc535446899" w:history="1">
        <w:r w:rsidR="002D7BA5" w:rsidRPr="00F806E2">
          <w:rPr>
            <w:rStyle w:val="Hyperlink"/>
            <w:noProof/>
          </w:rPr>
          <w:t>3.3.2</w:t>
        </w:r>
        <w:r w:rsidR="002D7BA5">
          <w:rPr>
            <w:rFonts w:asciiTheme="minorHAnsi" w:eastAsiaTheme="minorEastAsia" w:hAnsiTheme="minorHAnsi" w:cstheme="minorBidi"/>
            <w:noProof/>
            <w:sz w:val="22"/>
            <w:szCs w:val="22"/>
            <w:lang w:eastAsia="es-ES"/>
          </w:rPr>
          <w:tab/>
        </w:r>
        <w:r w:rsidR="002D7BA5" w:rsidRPr="00F806E2">
          <w:rPr>
            <w:rStyle w:val="Hyperlink"/>
            <w:noProof/>
          </w:rPr>
          <w:t>Procesos continuos</w:t>
        </w:r>
        <w:r w:rsidR="002D7BA5">
          <w:rPr>
            <w:noProof/>
            <w:webHidden/>
          </w:rPr>
          <w:tab/>
        </w:r>
        <w:r w:rsidR="00B00782">
          <w:rPr>
            <w:noProof/>
            <w:webHidden/>
          </w:rPr>
          <w:fldChar w:fldCharType="begin"/>
        </w:r>
        <w:r w:rsidR="002D7BA5">
          <w:rPr>
            <w:noProof/>
            <w:webHidden/>
          </w:rPr>
          <w:instrText xml:space="preserve"> PAGEREF _Toc535446899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14:paraId="5BEBCEF5" w14:textId="77777777" w:rsidR="002D7BA5" w:rsidRDefault="00B1138F">
      <w:pPr>
        <w:pStyle w:val="TOC3"/>
        <w:rPr>
          <w:rFonts w:asciiTheme="minorHAnsi" w:eastAsiaTheme="minorEastAsia" w:hAnsiTheme="minorHAnsi" w:cstheme="minorBidi"/>
          <w:noProof/>
          <w:sz w:val="22"/>
          <w:szCs w:val="22"/>
          <w:lang w:eastAsia="es-ES"/>
        </w:rPr>
      </w:pPr>
      <w:hyperlink w:anchor="_Toc535446900" w:history="1">
        <w:r w:rsidR="002D7BA5" w:rsidRPr="00F806E2">
          <w:rPr>
            <w:rStyle w:val="Hyperlink"/>
            <w:noProof/>
          </w:rPr>
          <w:t>3.3.3</w:t>
        </w:r>
        <w:r w:rsidR="002D7BA5">
          <w:rPr>
            <w:rFonts w:asciiTheme="minorHAnsi" w:eastAsiaTheme="minorEastAsia" w:hAnsiTheme="minorHAnsi" w:cstheme="minorBidi"/>
            <w:noProof/>
            <w:sz w:val="22"/>
            <w:szCs w:val="22"/>
            <w:lang w:eastAsia="es-ES"/>
          </w:rPr>
          <w:tab/>
        </w:r>
        <w:r w:rsidR="002D7BA5" w:rsidRPr="00F806E2">
          <w:rPr>
            <w:rStyle w:val="Hyperlink"/>
            <w:noProof/>
          </w:rPr>
          <w:t>Enfoques para el modelado de extracciones de plantas</w:t>
        </w:r>
        <w:r w:rsidR="002D7BA5">
          <w:rPr>
            <w:noProof/>
            <w:webHidden/>
          </w:rPr>
          <w:tab/>
        </w:r>
        <w:r w:rsidR="00B00782">
          <w:rPr>
            <w:noProof/>
            <w:webHidden/>
          </w:rPr>
          <w:fldChar w:fldCharType="begin"/>
        </w:r>
        <w:r w:rsidR="002D7BA5">
          <w:rPr>
            <w:noProof/>
            <w:webHidden/>
          </w:rPr>
          <w:instrText xml:space="preserve"> PAGEREF _Toc535446900 \h </w:instrText>
        </w:r>
        <w:r w:rsidR="00B00782">
          <w:rPr>
            <w:noProof/>
            <w:webHidden/>
          </w:rPr>
        </w:r>
        <w:r w:rsidR="00B00782">
          <w:rPr>
            <w:noProof/>
            <w:webHidden/>
          </w:rPr>
          <w:fldChar w:fldCharType="separate"/>
        </w:r>
        <w:r w:rsidR="002D7BA5">
          <w:rPr>
            <w:noProof/>
            <w:webHidden/>
          </w:rPr>
          <w:t>15</w:t>
        </w:r>
        <w:r w:rsidR="00B00782">
          <w:rPr>
            <w:noProof/>
            <w:webHidden/>
          </w:rPr>
          <w:fldChar w:fldCharType="end"/>
        </w:r>
      </w:hyperlink>
    </w:p>
    <w:p w14:paraId="5BEBCEF6"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1" w:history="1">
        <w:r w:rsidR="002D7BA5" w:rsidRPr="00F806E2">
          <w:rPr>
            <w:rStyle w:val="Hyperlink"/>
            <w:noProof/>
          </w:rPr>
          <w:t>3.4</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Métodos de purificación</w:t>
        </w:r>
        <w:r w:rsidR="002D7BA5">
          <w:rPr>
            <w:noProof/>
            <w:webHidden/>
          </w:rPr>
          <w:tab/>
        </w:r>
        <w:r w:rsidR="00B00782">
          <w:rPr>
            <w:noProof/>
            <w:webHidden/>
          </w:rPr>
          <w:fldChar w:fldCharType="begin"/>
        </w:r>
        <w:r w:rsidR="002D7BA5">
          <w:rPr>
            <w:noProof/>
            <w:webHidden/>
          </w:rPr>
          <w:instrText xml:space="preserve"> PAGEREF _Toc535446901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7" w14:textId="77777777" w:rsidR="002D7BA5" w:rsidRDefault="00B1138F">
      <w:pPr>
        <w:pStyle w:val="TOC3"/>
        <w:rPr>
          <w:rFonts w:asciiTheme="minorHAnsi" w:eastAsiaTheme="minorEastAsia" w:hAnsiTheme="minorHAnsi" w:cstheme="minorBidi"/>
          <w:noProof/>
          <w:sz w:val="22"/>
          <w:szCs w:val="22"/>
          <w:lang w:eastAsia="es-ES"/>
        </w:rPr>
      </w:pPr>
      <w:hyperlink w:anchor="_Toc535446902" w:history="1">
        <w:r w:rsidR="002D7BA5" w:rsidRPr="00F806E2">
          <w:rPr>
            <w:rStyle w:val="Hyperlink"/>
            <w:noProof/>
          </w:rPr>
          <w:t>3.4.1</w:t>
        </w:r>
        <w:r w:rsidR="002D7BA5">
          <w:rPr>
            <w:rFonts w:asciiTheme="minorHAnsi" w:eastAsiaTheme="minorEastAsia" w:hAnsiTheme="minorHAnsi" w:cstheme="minorBidi"/>
            <w:noProof/>
            <w:sz w:val="22"/>
            <w:szCs w:val="22"/>
            <w:lang w:eastAsia="es-ES"/>
          </w:rPr>
          <w:tab/>
        </w:r>
        <w:r w:rsidR="002D7BA5" w:rsidRPr="00F806E2">
          <w:rPr>
            <w:rStyle w:val="Hyperlink"/>
            <w:noProof/>
          </w:rPr>
          <w:t>Extracción Líquido-Líquido</w:t>
        </w:r>
        <w:r w:rsidR="002D7BA5">
          <w:rPr>
            <w:noProof/>
            <w:webHidden/>
          </w:rPr>
          <w:tab/>
        </w:r>
        <w:r w:rsidR="00B00782">
          <w:rPr>
            <w:noProof/>
            <w:webHidden/>
          </w:rPr>
          <w:fldChar w:fldCharType="begin"/>
        </w:r>
        <w:r w:rsidR="002D7BA5">
          <w:rPr>
            <w:noProof/>
            <w:webHidden/>
          </w:rPr>
          <w:instrText xml:space="preserve"> PAGEREF _Toc535446902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14:paraId="5BEBCEF8"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3" w:history="1">
        <w:r w:rsidR="002D7BA5" w:rsidRPr="00F806E2">
          <w:rPr>
            <w:rStyle w:val="Hyperlink"/>
            <w:noProof/>
          </w:rPr>
          <w:t>3.5</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Transferencia de masa: Generalidades</w:t>
        </w:r>
        <w:r w:rsidR="002D7BA5">
          <w:rPr>
            <w:noProof/>
            <w:webHidden/>
          </w:rPr>
          <w:tab/>
        </w:r>
        <w:r w:rsidR="00B00782">
          <w:rPr>
            <w:noProof/>
            <w:webHidden/>
          </w:rPr>
          <w:fldChar w:fldCharType="begin"/>
        </w:r>
        <w:r w:rsidR="002D7BA5">
          <w:rPr>
            <w:noProof/>
            <w:webHidden/>
          </w:rPr>
          <w:instrText xml:space="preserve"> PAGEREF _Toc535446903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9"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04" w:history="1">
        <w:r w:rsidR="002D7BA5" w:rsidRPr="00F806E2">
          <w:rPr>
            <w:rStyle w:val="Hyperlink"/>
            <w:noProof/>
          </w:rPr>
          <w:t>4</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CARACTERIZACIÓN DE MATERIA PRIMA</w:t>
        </w:r>
        <w:r w:rsidR="002D7BA5">
          <w:rPr>
            <w:noProof/>
            <w:webHidden/>
          </w:rPr>
          <w:tab/>
        </w:r>
        <w:r w:rsidR="00B00782">
          <w:rPr>
            <w:noProof/>
            <w:webHidden/>
          </w:rPr>
          <w:fldChar w:fldCharType="begin"/>
        </w:r>
        <w:r w:rsidR="002D7BA5">
          <w:rPr>
            <w:noProof/>
            <w:webHidden/>
          </w:rPr>
          <w:instrText xml:space="preserve"> PAGEREF _Toc535446904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A"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5" w:history="1">
        <w:r w:rsidR="002D7BA5" w:rsidRPr="00F806E2">
          <w:rPr>
            <w:rStyle w:val="Hyperlink"/>
            <w:noProof/>
          </w:rPr>
          <w:t>4.1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Humedad</w:t>
        </w:r>
        <w:r w:rsidR="002D7BA5">
          <w:rPr>
            <w:noProof/>
            <w:webHidden/>
          </w:rPr>
          <w:tab/>
        </w:r>
        <w:r w:rsidR="00B00782">
          <w:rPr>
            <w:noProof/>
            <w:webHidden/>
          </w:rPr>
          <w:fldChar w:fldCharType="begin"/>
        </w:r>
        <w:r w:rsidR="002D7BA5">
          <w:rPr>
            <w:noProof/>
            <w:webHidden/>
          </w:rPr>
          <w:instrText xml:space="preserve"> PAGEREF _Toc535446905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B"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6" w:history="1">
        <w:r w:rsidR="002D7BA5" w:rsidRPr="00F806E2">
          <w:rPr>
            <w:rStyle w:val="Hyperlink"/>
            <w:noProof/>
          </w:rPr>
          <w:t>4.2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Densidad</w:t>
        </w:r>
        <w:r w:rsidR="002D7BA5">
          <w:rPr>
            <w:noProof/>
            <w:webHidden/>
          </w:rPr>
          <w:tab/>
        </w:r>
        <w:r w:rsidR="00B00782">
          <w:rPr>
            <w:noProof/>
            <w:webHidden/>
          </w:rPr>
          <w:fldChar w:fldCharType="begin"/>
        </w:r>
        <w:r w:rsidR="002D7BA5">
          <w:rPr>
            <w:noProof/>
            <w:webHidden/>
          </w:rPr>
          <w:instrText xml:space="preserve"> PAGEREF _Toc535446906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C"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7" w:history="1">
        <w:r w:rsidR="002D7BA5" w:rsidRPr="00F806E2">
          <w:rPr>
            <w:rStyle w:val="Hyperlink"/>
            <w:noProof/>
          </w:rPr>
          <w:t>4.3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Contenido de Ácido Carnósico</w:t>
        </w:r>
        <w:r w:rsidR="002D7BA5">
          <w:rPr>
            <w:noProof/>
            <w:webHidden/>
          </w:rPr>
          <w:tab/>
        </w:r>
        <w:r w:rsidR="00B00782">
          <w:rPr>
            <w:noProof/>
            <w:webHidden/>
          </w:rPr>
          <w:fldChar w:fldCharType="begin"/>
        </w:r>
        <w:r w:rsidR="002D7BA5">
          <w:rPr>
            <w:noProof/>
            <w:webHidden/>
          </w:rPr>
          <w:instrText xml:space="preserve"> PAGEREF _Toc535446907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D"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08" w:history="1">
        <w:r w:rsidR="002D7BA5" w:rsidRPr="00F806E2">
          <w:rPr>
            <w:rStyle w:val="Hyperlink"/>
            <w:noProof/>
          </w:rPr>
          <w:t>5</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DETERMINACIÓN DE PARÁMETROS DE EXTRACCIÓN</w:t>
        </w:r>
        <w:r w:rsidR="002D7BA5">
          <w:rPr>
            <w:noProof/>
            <w:webHidden/>
          </w:rPr>
          <w:tab/>
        </w:r>
        <w:r w:rsidR="00B00782">
          <w:rPr>
            <w:noProof/>
            <w:webHidden/>
          </w:rPr>
          <w:fldChar w:fldCharType="begin"/>
        </w:r>
        <w:r w:rsidR="002D7BA5">
          <w:rPr>
            <w:noProof/>
            <w:webHidden/>
          </w:rPr>
          <w:instrText xml:space="preserve"> PAGEREF _Toc535446908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E"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09" w:history="1">
        <w:r w:rsidR="002D7BA5" w:rsidRPr="00F806E2">
          <w:rPr>
            <w:rStyle w:val="Hyperlink"/>
            <w:noProof/>
          </w:rPr>
          <w:t>5.1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solvente</w:t>
        </w:r>
        <w:r w:rsidR="002D7BA5">
          <w:rPr>
            <w:noProof/>
            <w:webHidden/>
          </w:rPr>
          <w:tab/>
        </w:r>
        <w:r w:rsidR="00B00782">
          <w:rPr>
            <w:noProof/>
            <w:webHidden/>
          </w:rPr>
          <w:fldChar w:fldCharType="begin"/>
        </w:r>
        <w:r w:rsidR="002D7BA5">
          <w:rPr>
            <w:noProof/>
            <w:webHidden/>
          </w:rPr>
          <w:instrText xml:space="preserve"> PAGEREF _Toc535446909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EFF"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0" w:history="1">
        <w:r w:rsidR="002D7BA5" w:rsidRPr="00F806E2">
          <w:rPr>
            <w:rStyle w:val="Hyperlink"/>
            <w:noProof/>
          </w:rPr>
          <w:t>5.2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Cinética de extracción</w:t>
        </w:r>
        <w:r w:rsidR="002D7BA5">
          <w:rPr>
            <w:noProof/>
            <w:webHidden/>
          </w:rPr>
          <w:tab/>
        </w:r>
        <w:r w:rsidR="00B00782">
          <w:rPr>
            <w:noProof/>
            <w:webHidden/>
          </w:rPr>
          <w:fldChar w:fldCharType="begin"/>
        </w:r>
        <w:r w:rsidR="002D7BA5">
          <w:rPr>
            <w:noProof/>
            <w:webHidden/>
          </w:rPr>
          <w:instrText xml:space="preserve"> PAGEREF _Toc535446910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0"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11" w:history="1">
        <w:r w:rsidR="002D7BA5" w:rsidRPr="00F806E2">
          <w:rPr>
            <w:rStyle w:val="Hyperlink"/>
            <w:noProof/>
          </w:rPr>
          <w:t>6</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DISEÑO DE EQUIPO EXTRACTOR</w:t>
        </w:r>
        <w:r w:rsidR="002D7BA5">
          <w:rPr>
            <w:noProof/>
            <w:webHidden/>
          </w:rPr>
          <w:tab/>
        </w:r>
        <w:r w:rsidR="00B00782">
          <w:rPr>
            <w:noProof/>
            <w:webHidden/>
          </w:rPr>
          <w:fldChar w:fldCharType="begin"/>
        </w:r>
        <w:r w:rsidR="002D7BA5">
          <w:rPr>
            <w:noProof/>
            <w:webHidden/>
          </w:rPr>
          <w:instrText xml:space="preserve"> PAGEREF _Toc535446911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1"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2" w:history="1">
        <w:r w:rsidR="002D7BA5" w:rsidRPr="00F806E2">
          <w:rPr>
            <w:rStyle w:val="Hyperlink"/>
            <w:noProof/>
          </w:rPr>
          <w:t>6.1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Modelado matemático</w:t>
        </w:r>
        <w:r w:rsidR="002D7BA5">
          <w:rPr>
            <w:noProof/>
            <w:webHidden/>
          </w:rPr>
          <w:tab/>
        </w:r>
        <w:r w:rsidR="00B00782">
          <w:rPr>
            <w:noProof/>
            <w:webHidden/>
          </w:rPr>
          <w:fldChar w:fldCharType="begin"/>
        </w:r>
        <w:r w:rsidR="002D7BA5">
          <w:rPr>
            <w:noProof/>
            <w:webHidden/>
          </w:rPr>
          <w:instrText xml:space="preserve"> PAGEREF _Toc535446912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2"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3" w:history="1">
        <w:r w:rsidR="002D7BA5" w:rsidRPr="00F806E2">
          <w:rPr>
            <w:rStyle w:val="Hyperlink"/>
            <w:noProof/>
          </w:rPr>
          <w:t>6.2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equipo</w:t>
        </w:r>
        <w:r w:rsidR="002D7BA5">
          <w:rPr>
            <w:noProof/>
            <w:webHidden/>
          </w:rPr>
          <w:tab/>
        </w:r>
        <w:r w:rsidR="00B00782">
          <w:rPr>
            <w:noProof/>
            <w:webHidden/>
          </w:rPr>
          <w:fldChar w:fldCharType="begin"/>
        </w:r>
        <w:r w:rsidR="002D7BA5">
          <w:rPr>
            <w:noProof/>
            <w:webHidden/>
          </w:rPr>
          <w:instrText xml:space="preserve"> PAGEREF _Toc535446913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3"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4" w:history="1">
        <w:r w:rsidR="002D7BA5" w:rsidRPr="00F806E2">
          <w:rPr>
            <w:rStyle w:val="Hyperlink"/>
            <w:noProof/>
          </w:rPr>
          <w:t>6.3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Diseño de partes complementarias al equipo</w:t>
        </w:r>
        <w:r w:rsidR="002D7BA5">
          <w:rPr>
            <w:noProof/>
            <w:webHidden/>
          </w:rPr>
          <w:tab/>
        </w:r>
        <w:r w:rsidR="00B00782">
          <w:rPr>
            <w:noProof/>
            <w:webHidden/>
          </w:rPr>
          <w:fldChar w:fldCharType="begin"/>
        </w:r>
        <w:r w:rsidR="002D7BA5">
          <w:rPr>
            <w:noProof/>
            <w:webHidden/>
          </w:rPr>
          <w:instrText xml:space="preserve"> PAGEREF _Toc535446914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4"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15" w:history="1">
        <w:r w:rsidR="002D7BA5" w:rsidRPr="00F806E2">
          <w:rPr>
            <w:rStyle w:val="Hyperlink"/>
            <w:noProof/>
          </w:rPr>
          <w:t>7</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DISEÑO DE PROCESO DE PURIFICACIÓN</w:t>
        </w:r>
        <w:r w:rsidR="002D7BA5">
          <w:rPr>
            <w:noProof/>
            <w:webHidden/>
          </w:rPr>
          <w:tab/>
        </w:r>
        <w:r w:rsidR="00B00782">
          <w:rPr>
            <w:noProof/>
            <w:webHidden/>
          </w:rPr>
          <w:fldChar w:fldCharType="begin"/>
        </w:r>
        <w:r w:rsidR="002D7BA5">
          <w:rPr>
            <w:noProof/>
            <w:webHidden/>
          </w:rPr>
          <w:instrText xml:space="preserve"> PAGEREF _Toc535446915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5"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6" w:history="1">
        <w:r w:rsidR="002D7BA5" w:rsidRPr="00F806E2">
          <w:rPr>
            <w:rStyle w:val="Hyperlink"/>
            <w:noProof/>
          </w:rPr>
          <w:t>7.1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Determinación de etapas de purificación</w:t>
        </w:r>
        <w:r w:rsidR="002D7BA5">
          <w:rPr>
            <w:noProof/>
            <w:webHidden/>
          </w:rPr>
          <w:tab/>
        </w:r>
        <w:r w:rsidR="00B00782">
          <w:rPr>
            <w:noProof/>
            <w:webHidden/>
          </w:rPr>
          <w:fldChar w:fldCharType="begin"/>
        </w:r>
        <w:r w:rsidR="002D7BA5">
          <w:rPr>
            <w:noProof/>
            <w:webHidden/>
          </w:rPr>
          <w:instrText xml:space="preserve"> PAGEREF _Toc535446916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6"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7" w:history="1">
        <w:r w:rsidR="002D7BA5" w:rsidRPr="00F806E2">
          <w:rPr>
            <w:rStyle w:val="Hyperlink"/>
            <w:noProof/>
          </w:rPr>
          <w:t>7.2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Selección de equipos</w:t>
        </w:r>
        <w:r w:rsidR="002D7BA5">
          <w:rPr>
            <w:noProof/>
            <w:webHidden/>
          </w:rPr>
          <w:tab/>
        </w:r>
        <w:r w:rsidR="00B00782">
          <w:rPr>
            <w:noProof/>
            <w:webHidden/>
          </w:rPr>
          <w:fldChar w:fldCharType="begin"/>
        </w:r>
        <w:r w:rsidR="002D7BA5">
          <w:rPr>
            <w:noProof/>
            <w:webHidden/>
          </w:rPr>
          <w:instrText xml:space="preserve"> PAGEREF _Toc535446917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7"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18" w:history="1">
        <w:r w:rsidR="002D7BA5" w:rsidRPr="00F806E2">
          <w:rPr>
            <w:rStyle w:val="Hyperlink"/>
            <w:noProof/>
          </w:rPr>
          <w:t>7.3</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Diseño de condiciones de operación de equipos</w:t>
        </w:r>
        <w:r w:rsidR="002D7BA5">
          <w:rPr>
            <w:noProof/>
            <w:webHidden/>
          </w:rPr>
          <w:tab/>
        </w:r>
        <w:r w:rsidR="00B00782">
          <w:rPr>
            <w:noProof/>
            <w:webHidden/>
          </w:rPr>
          <w:fldChar w:fldCharType="begin"/>
        </w:r>
        <w:r w:rsidR="002D7BA5">
          <w:rPr>
            <w:noProof/>
            <w:webHidden/>
          </w:rPr>
          <w:instrText xml:space="preserve"> PAGEREF _Toc535446918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8"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19" w:history="1">
        <w:r w:rsidR="002D7BA5" w:rsidRPr="00F806E2">
          <w:rPr>
            <w:rStyle w:val="Hyperlink"/>
            <w:noProof/>
          </w:rPr>
          <w:t>8</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ANÁLISIS DE COSTOS</w:t>
        </w:r>
        <w:r w:rsidR="002D7BA5">
          <w:rPr>
            <w:noProof/>
            <w:webHidden/>
          </w:rPr>
          <w:tab/>
        </w:r>
        <w:r w:rsidR="00B00782">
          <w:rPr>
            <w:noProof/>
            <w:webHidden/>
          </w:rPr>
          <w:fldChar w:fldCharType="begin"/>
        </w:r>
        <w:r w:rsidR="002D7BA5">
          <w:rPr>
            <w:noProof/>
            <w:webHidden/>
          </w:rPr>
          <w:instrText xml:space="preserve"> PAGEREF _Toc535446919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9"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20" w:history="1">
        <w:r w:rsidR="002D7BA5" w:rsidRPr="00F806E2">
          <w:rPr>
            <w:rStyle w:val="Hyperlink"/>
            <w:noProof/>
          </w:rPr>
          <w:t>8.1</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Costos de inversión</w:t>
        </w:r>
        <w:r w:rsidR="002D7BA5">
          <w:rPr>
            <w:noProof/>
            <w:webHidden/>
          </w:rPr>
          <w:tab/>
        </w:r>
        <w:r w:rsidR="00B00782">
          <w:rPr>
            <w:noProof/>
            <w:webHidden/>
          </w:rPr>
          <w:fldChar w:fldCharType="begin"/>
        </w:r>
        <w:r w:rsidR="002D7BA5">
          <w:rPr>
            <w:noProof/>
            <w:webHidden/>
          </w:rPr>
          <w:instrText xml:space="preserve"> PAGEREF _Toc535446920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A" w14:textId="77777777" w:rsidR="002D7BA5" w:rsidRDefault="00B1138F">
      <w:pPr>
        <w:pStyle w:val="TOC2"/>
        <w:rPr>
          <w:rFonts w:asciiTheme="minorHAnsi" w:eastAsiaTheme="minorEastAsia" w:hAnsiTheme="minorHAnsi" w:cstheme="minorBidi"/>
          <w:b w:val="0"/>
          <w:bCs w:val="0"/>
          <w:noProof/>
          <w:sz w:val="22"/>
          <w:szCs w:val="22"/>
          <w:lang w:eastAsia="es-ES"/>
        </w:rPr>
      </w:pPr>
      <w:hyperlink w:anchor="_Toc535446921" w:history="1">
        <w:r w:rsidR="002D7BA5" w:rsidRPr="00F806E2">
          <w:rPr>
            <w:rStyle w:val="Hyperlink"/>
            <w:noProof/>
          </w:rPr>
          <w:t>8.2</w:t>
        </w:r>
        <w:r w:rsidR="002D7BA5">
          <w:rPr>
            <w:rFonts w:asciiTheme="minorHAnsi" w:eastAsiaTheme="minorEastAsia" w:hAnsiTheme="minorHAnsi" w:cstheme="minorBidi"/>
            <w:b w:val="0"/>
            <w:bCs w:val="0"/>
            <w:noProof/>
            <w:sz w:val="22"/>
            <w:szCs w:val="22"/>
            <w:lang w:eastAsia="es-ES"/>
          </w:rPr>
          <w:tab/>
        </w:r>
        <w:r w:rsidR="002D7BA5" w:rsidRPr="00F806E2">
          <w:rPr>
            <w:rStyle w:val="Hyperlink"/>
            <w:noProof/>
          </w:rPr>
          <w:t>Costos operativos</w:t>
        </w:r>
        <w:r w:rsidR="002D7BA5">
          <w:rPr>
            <w:noProof/>
            <w:webHidden/>
          </w:rPr>
          <w:tab/>
        </w:r>
        <w:r w:rsidR="00B00782">
          <w:rPr>
            <w:noProof/>
            <w:webHidden/>
          </w:rPr>
          <w:fldChar w:fldCharType="begin"/>
        </w:r>
        <w:r w:rsidR="002D7BA5">
          <w:rPr>
            <w:noProof/>
            <w:webHidden/>
          </w:rPr>
          <w:instrText xml:space="preserve"> PAGEREF _Toc535446921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B"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22" w:history="1">
        <w:r w:rsidR="002D7BA5" w:rsidRPr="00F806E2">
          <w:rPr>
            <w:rStyle w:val="Hyperlink"/>
            <w:noProof/>
          </w:rPr>
          <w:t>9</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CONCLUSIONES</w:t>
        </w:r>
        <w:r w:rsidR="002D7BA5">
          <w:rPr>
            <w:noProof/>
            <w:webHidden/>
          </w:rPr>
          <w:tab/>
        </w:r>
        <w:r w:rsidR="00B00782">
          <w:rPr>
            <w:noProof/>
            <w:webHidden/>
          </w:rPr>
          <w:fldChar w:fldCharType="begin"/>
        </w:r>
        <w:r w:rsidR="002D7BA5">
          <w:rPr>
            <w:noProof/>
            <w:webHidden/>
          </w:rPr>
          <w:instrText xml:space="preserve"> PAGEREF _Toc535446922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C" w14:textId="77777777" w:rsidR="002D7BA5" w:rsidRDefault="00B1138F">
      <w:pPr>
        <w:pStyle w:val="TOC1"/>
        <w:rPr>
          <w:rFonts w:asciiTheme="minorHAnsi" w:eastAsiaTheme="minorEastAsia" w:hAnsiTheme="minorHAnsi" w:cstheme="minorBidi"/>
          <w:b w:val="0"/>
          <w:bCs w:val="0"/>
          <w:caps w:val="0"/>
          <w:noProof/>
          <w:sz w:val="22"/>
          <w:szCs w:val="22"/>
          <w:lang w:eastAsia="es-ES"/>
        </w:rPr>
      </w:pPr>
      <w:hyperlink w:anchor="_Toc535446923" w:history="1">
        <w:r w:rsidR="002D7BA5" w:rsidRPr="00F806E2">
          <w:rPr>
            <w:rStyle w:val="Hyperlink"/>
            <w:noProof/>
          </w:rPr>
          <w:t>10</w:t>
        </w:r>
        <w:r w:rsidR="002D7BA5">
          <w:rPr>
            <w:rFonts w:asciiTheme="minorHAnsi" w:eastAsiaTheme="minorEastAsia" w:hAnsiTheme="minorHAnsi" w:cstheme="minorBidi"/>
            <w:b w:val="0"/>
            <w:bCs w:val="0"/>
            <w:caps w:val="0"/>
            <w:noProof/>
            <w:sz w:val="22"/>
            <w:szCs w:val="22"/>
            <w:lang w:eastAsia="es-ES"/>
          </w:rPr>
          <w:tab/>
        </w:r>
        <w:r w:rsidR="002D7BA5" w:rsidRPr="00F806E2">
          <w:rPr>
            <w:rStyle w:val="Hyperlink"/>
            <w:noProof/>
          </w:rPr>
          <w:t>Bibliografía</w:t>
        </w:r>
        <w:r w:rsidR="002D7BA5">
          <w:rPr>
            <w:noProof/>
            <w:webHidden/>
          </w:rPr>
          <w:tab/>
        </w:r>
        <w:r w:rsidR="00B00782">
          <w:rPr>
            <w:noProof/>
            <w:webHidden/>
          </w:rPr>
          <w:fldChar w:fldCharType="begin"/>
        </w:r>
        <w:r w:rsidR="002D7BA5">
          <w:rPr>
            <w:noProof/>
            <w:webHidden/>
          </w:rPr>
          <w:instrText xml:space="preserve"> PAGEREF _Toc535446923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14:paraId="5BEBCF0D" w14:textId="77777777" w:rsidR="003D7A76" w:rsidRPr="00676D05" w:rsidRDefault="00B00782" w:rsidP="00F5052E">
      <w:r>
        <w:fldChar w:fldCharType="end"/>
      </w:r>
    </w:p>
    <w:p w14:paraId="5BEBCF0E" w14:textId="77777777" w:rsidR="00080D9E" w:rsidRDefault="00080D9E" w:rsidP="00F5052E">
      <w:pPr>
        <w:sectPr w:rsidR="00080D9E" w:rsidSect="004D68E6">
          <w:footerReference w:type="default" r:id="rId10"/>
          <w:type w:val="continuous"/>
          <w:pgSz w:w="11907" w:h="16840" w:code="9"/>
          <w:pgMar w:top="1134" w:right="1134" w:bottom="1134" w:left="1701" w:header="709" w:footer="709" w:gutter="0"/>
          <w:pgNumType w:start="1"/>
          <w:cols w:space="708"/>
          <w:docGrid w:linePitch="360"/>
        </w:sectPr>
      </w:pPr>
    </w:p>
    <w:p w14:paraId="5BEBCF0F" w14:textId="77777777" w:rsidR="00760723" w:rsidRDefault="00614644" w:rsidP="00614644">
      <w:pPr>
        <w:pStyle w:val="Heading1"/>
      </w:pPr>
      <w:bookmarkStart w:id="1" w:name="_Toc535446884"/>
      <w:r>
        <w:lastRenderedPageBreak/>
        <w:t>INTRODUCCIÓN</w:t>
      </w:r>
      <w:bookmarkEnd w:id="1"/>
    </w:p>
    <w:p w14:paraId="5BEBCF10" w14:textId="77777777" w:rsidR="00614644" w:rsidRDefault="00614644" w:rsidP="00614644">
      <w:r>
        <w:t>El romero (Rosmarinus</w:t>
      </w:r>
      <w:r w:rsidR="00AA2FB7">
        <w:t>officinalis</w:t>
      </w:r>
      <w:r>
        <w:t>) es una planta aromática perteneciente a la familia de las Lamiaceae</w:t>
      </w:r>
      <w:ins w:id="2" w:author="NN" w:date="2019-02-12T18:22:00Z">
        <w:r w:rsidR="00F70943">
          <w:t xml:space="preserve">, </w:t>
        </w:r>
      </w:ins>
      <w:del w:id="3" w:author="NN" w:date="2019-02-12T18:22:00Z">
        <w:r w:rsidDel="00F70943">
          <w:delText xml:space="preserve">. Esta fue </w:delText>
        </w:r>
      </w:del>
      <w:r>
        <w:t xml:space="preserve">usada </w:t>
      </w:r>
      <w:del w:id="4" w:author="NN" w:date="2019-02-12T18:22:00Z">
        <w:r w:rsidDel="00F70943">
          <w:delText xml:space="preserve">por </w:delText>
        </w:r>
      </w:del>
      <w:ins w:id="5" w:author="NN" w:date="2019-02-12T18:22:00Z">
        <w:r w:rsidR="00F70943">
          <w:t xml:space="preserve">desde hace </w:t>
        </w:r>
      </w:ins>
      <w:r>
        <w:t xml:space="preserve">miles de años con propósitos tanto culinarios como médicos. Su actividad biológica está relacionada principalmente </w:t>
      </w:r>
      <w:del w:id="6" w:author="NN" w:date="2019-02-12T18:22:00Z">
        <w:r w:rsidDel="00F70943">
          <w:delText xml:space="preserve">a </w:delText>
        </w:r>
      </w:del>
      <w:ins w:id="7" w:author="NN" w:date="2019-02-12T18:22:00Z">
        <w:r w:rsidR="00F70943">
          <w:t xml:space="preserve">con </w:t>
        </w:r>
      </w:ins>
      <w:r>
        <w:t xml:space="preserve">los compuestos fenólicos y volátiles presentes </w:t>
      </w:r>
      <w:ins w:id="8" w:author="NN" w:date="2019-02-12T18:23:00Z">
        <w:r w:rsidR="00F70943">
          <w:t xml:space="preserve">respectivamente </w:t>
        </w:r>
      </w:ins>
      <w:r>
        <w:t>en el extracto de romero y su aceite esencial,</w:t>
      </w:r>
      <w:del w:id="9" w:author="NN" w:date="2019-02-12T18:23:00Z">
        <w:r w:rsidDel="00F70943">
          <w:delText xml:space="preserve"> respectivamente</w:delText>
        </w:r>
      </w:del>
      <w:r>
        <w:t>. Los principales compuestos fenólicos del extracto de romero son carnosol, ácido rosmarínico y ácido carnósico.</w:t>
      </w:r>
    </w:p>
    <w:p w14:paraId="5BEBCF11" w14:textId="77777777" w:rsidR="00614644" w:rsidRDefault="00614644" w:rsidP="00614644">
      <w:r>
        <w:t xml:space="preserve">El ácido carnósico es un metabolito secundario fenólico diterpeno que se encuentra en las hojas de romero y la salvia común (Salvia </w:t>
      </w:r>
      <w:r w:rsidR="00AA2FB7">
        <w:t>officinalis</w:t>
      </w:r>
      <w:r>
        <w:t xml:space="preserve">), siendo la primera la especie que en la actualidad se conoce como la fuente más abundante de ácido </w:t>
      </w:r>
      <w:ins w:id="10" w:author="NN" w:date="2019-02-12T18:23:00Z">
        <w:r w:rsidR="00F70943">
          <w:t>c</w:t>
        </w:r>
      </w:ins>
      <w:del w:id="11" w:author="NN" w:date="2019-02-12T18:23:00Z">
        <w:r w:rsidDel="00F70943">
          <w:delText>C</w:delText>
        </w:r>
      </w:del>
      <w:r>
        <w:t>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diterpénicos, por lo que la Unión Europea, Japón y China ya han catalogado a los extractos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anticarcinogénicas, antitumorales, antiadipogénicas, antiinflamatorias, entre otras.</w:t>
      </w:r>
    </w:p>
    <w:p w14:paraId="5BEBCF12" w14:textId="77777777" w:rsidR="00614644" w:rsidRDefault="00614644" w:rsidP="00614644">
      <w:r>
        <w:t>Actualmente la mayor parte de los extractos utilizados se obtienen mediante extracción con solventes, posterior filtración y evaporación hasta la obtención de un polvo seco.</w:t>
      </w:r>
    </w:p>
    <w:p w14:paraId="5BEBCF13" w14:textId="77777777" w:rsidR="00614644" w:rsidRDefault="00614644" w:rsidP="00614644">
      <w:r>
        <w:t xml:space="preserve">Este proyecto integrador se centrará en proponer el diseño de una planta de obtención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t>
      </w:r>
    </w:p>
    <w:p w14:paraId="5BEBCF14" w14:textId="77777777" w:rsidR="00614644" w:rsidDel="007A177F" w:rsidRDefault="00614644" w:rsidP="00614644">
      <w:pPr>
        <w:rPr>
          <w:del w:id="12" w:author="NN" w:date="2019-02-12T18:33:00Z"/>
        </w:rPr>
      </w:pPr>
    </w:p>
    <w:p w14:paraId="5BEBCF15" w14:textId="77777777" w:rsidR="00614644" w:rsidRPr="00614644" w:rsidRDefault="00614644" w:rsidP="00614644">
      <w:r>
        <w: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t>
      </w:r>
    </w:p>
    <w:p w14:paraId="5BEBCF16" w14:textId="77777777" w:rsidR="00614644" w:rsidRDefault="00614644" w:rsidP="00614644">
      <w:pPr>
        <w:pStyle w:val="Heading1"/>
      </w:pPr>
      <w:bookmarkStart w:id="13" w:name="_Toc535446885"/>
      <w:r>
        <w:lastRenderedPageBreak/>
        <w:t>OBJETIVOS</w:t>
      </w:r>
      <w:bookmarkEnd w:id="13"/>
    </w:p>
    <w:p w14:paraId="5BEBCF17" w14:textId="77777777" w:rsidR="00614644" w:rsidRDefault="00614644" w:rsidP="00614644">
      <w:pPr>
        <w:pStyle w:val="Heading2"/>
      </w:pPr>
      <w:bookmarkStart w:id="14" w:name="_Toc535446886"/>
      <w:r>
        <w:t>Objetivo general</w:t>
      </w:r>
      <w:bookmarkEnd w:id="14"/>
    </w:p>
    <w:p w14:paraId="5BEBCF18" w14:textId="77777777" w:rsidR="00614644" w:rsidRDefault="00614644" w:rsidP="00614644">
      <w:r>
        <w:t xml:space="preserve">Diseñar proceso y equipos para la obtención de un extracto de romero con un contenido elevado de ácido carnósico como herramienta de incremento de valor agregado y de minimización de costos de transporte de la producción de un productor local. </w:t>
      </w:r>
    </w:p>
    <w:p w14:paraId="5BEBCF19" w14:textId="77777777" w:rsidR="00614644" w:rsidRDefault="00614644" w:rsidP="00614644">
      <w:pPr>
        <w:pStyle w:val="Heading2"/>
      </w:pPr>
      <w:bookmarkStart w:id="15" w:name="_Toc535446887"/>
      <w:r>
        <w:t>Objetivos específicos</w:t>
      </w:r>
      <w:bookmarkEnd w:id="15"/>
    </w:p>
    <w:p w14:paraId="5BEBCF1A" w14:textId="77777777" w:rsidR="00614644" w:rsidRDefault="00614644" w:rsidP="00614644">
      <w:pPr>
        <w:numPr>
          <w:ilvl w:val="0"/>
          <w:numId w:val="10"/>
        </w:numPr>
        <w:spacing w:after="0"/>
        <w:ind w:left="284" w:firstLine="367"/>
      </w:pPr>
      <w:r>
        <w:t>Caracterizar la materia prima a utilizar.</w:t>
      </w:r>
    </w:p>
    <w:p w14:paraId="5BEBCF1B" w14:textId="77777777" w:rsidR="00614644" w:rsidRDefault="00614644" w:rsidP="00614644">
      <w:pPr>
        <w:numPr>
          <w:ilvl w:val="0"/>
          <w:numId w:val="10"/>
        </w:numPr>
        <w:spacing w:after="0"/>
        <w:ind w:left="284" w:firstLine="367"/>
      </w:pPr>
      <w:r>
        <w:t>Diseñar un proceso de obtención de un extracto de romero a partir de hojas.</w:t>
      </w:r>
    </w:p>
    <w:p w14:paraId="5BEBCF1C" w14:textId="77777777" w:rsidR="00614644" w:rsidRPr="0006149A" w:rsidRDefault="00614644" w:rsidP="00614644">
      <w:pPr>
        <w:numPr>
          <w:ilvl w:val="0"/>
          <w:numId w:val="10"/>
        </w:numPr>
        <w:spacing w:after="0"/>
        <w:ind w:left="1418" w:hanging="767"/>
      </w:pPr>
      <w:r>
        <w:t>Determinar las características de los equipos que realizarán las operaciones del proceso diseñado.</w:t>
      </w:r>
    </w:p>
    <w:p w14:paraId="5BEBCF1D" w14:textId="77777777" w:rsidR="00614644" w:rsidRDefault="00614644" w:rsidP="00614644">
      <w:pPr>
        <w:numPr>
          <w:ilvl w:val="0"/>
          <w:numId w:val="10"/>
        </w:numPr>
        <w:spacing w:after="0"/>
        <w:ind w:left="284" w:firstLine="367"/>
      </w:pPr>
      <w:r>
        <w:t>Diseñar el extractor a utilizar en el proceso de extracción planteado.</w:t>
      </w:r>
    </w:p>
    <w:p w14:paraId="5BEBCF1E" w14:textId="77777777" w:rsidR="006635A7" w:rsidRDefault="00614644" w:rsidP="00614644">
      <w:pPr>
        <w:numPr>
          <w:ilvl w:val="0"/>
          <w:numId w:val="10"/>
        </w:numPr>
        <w:spacing w:after="0"/>
        <w:ind w:left="284" w:firstLine="367"/>
      </w:pPr>
      <w:r w:rsidRPr="001243AD">
        <w:t xml:space="preserve">Evaluar </w:t>
      </w:r>
      <w:r>
        <w:t>los costos de inversión y operativos.</w:t>
      </w:r>
    </w:p>
    <w:p w14:paraId="5BEBCF1F" w14:textId="77777777" w:rsidR="00614644" w:rsidRPr="006635A7" w:rsidRDefault="006635A7" w:rsidP="006635A7">
      <w:pPr>
        <w:spacing w:after="0" w:line="240" w:lineRule="auto"/>
        <w:ind w:firstLine="0"/>
        <w:jc w:val="left"/>
      </w:pPr>
      <w:r>
        <w:br w:type="page"/>
      </w:r>
    </w:p>
    <w:p w14:paraId="5BEBCF20" w14:textId="77777777" w:rsidR="00614644" w:rsidRDefault="00614644" w:rsidP="00614644">
      <w:pPr>
        <w:pStyle w:val="Heading1"/>
      </w:pPr>
      <w:bookmarkStart w:id="16" w:name="_Toc535446888"/>
      <w:r>
        <w:lastRenderedPageBreak/>
        <w:t>MARCO TEÓRICO</w:t>
      </w:r>
      <w:bookmarkEnd w:id="16"/>
    </w:p>
    <w:p w14:paraId="5BEBCF21" w14:textId="77777777" w:rsidR="008C7F3B" w:rsidRDefault="008C7F3B" w:rsidP="008C7F3B">
      <w:pPr>
        <w:pStyle w:val="Heading2"/>
      </w:pPr>
      <w:bookmarkStart w:id="17" w:name="_Toc535446889"/>
      <w:r>
        <w:t xml:space="preserve">Ácido </w:t>
      </w:r>
      <w:ins w:id="18" w:author="NN" w:date="2019-02-12T18:47:00Z">
        <w:r w:rsidR="008A133A">
          <w:t>c</w:t>
        </w:r>
      </w:ins>
      <w:del w:id="19" w:author="NN" w:date="2019-02-12T18:47:00Z">
        <w:r w:rsidDel="008A133A">
          <w:delText>C</w:delText>
        </w:r>
      </w:del>
      <w:r>
        <w:t>arnósico</w:t>
      </w:r>
      <w:bookmarkEnd w:id="17"/>
    </w:p>
    <w:p w14:paraId="5BEBCF22" w14:textId="77777777" w:rsidR="00F83D12" w:rsidRPr="00F83D12" w:rsidRDefault="00F83D12" w:rsidP="00F83D12">
      <w:pPr>
        <w:pStyle w:val="Heading3"/>
      </w:pPr>
      <w:bookmarkStart w:id="20" w:name="_Toc535446890"/>
      <w:r>
        <w:t>Generalidades</w:t>
      </w:r>
      <w:bookmarkEnd w:id="20"/>
    </w:p>
    <w:p w14:paraId="5BEBCF23" w14:textId="77777777" w:rsidR="008C7F3B" w:rsidRDefault="004C2DE3" w:rsidP="008C7F3B">
      <w:r>
        <w:t xml:space="preserve">El </w:t>
      </w:r>
      <w:ins w:id="21" w:author="NN" w:date="2019-02-12T18:48:00Z">
        <w:r w:rsidR="008A133A">
          <w:t>á</w:t>
        </w:r>
      </w:ins>
      <w:del w:id="22" w:author="NN" w:date="2019-02-12T18:48:00Z">
        <w:r w:rsidDel="008A133A">
          <w:delText>Á</w:delText>
        </w:r>
      </w:del>
      <w:r>
        <w:t xml:space="preserve">cido </w:t>
      </w:r>
      <w:ins w:id="23" w:author="NN" w:date="2019-02-12T18:48:00Z">
        <w:r w:rsidR="008A133A">
          <w:t>c</w:t>
        </w:r>
      </w:ins>
      <w:del w:id="24" w:author="NN" w:date="2019-02-12T18:48:00Z">
        <w:r w:rsidDel="008A133A">
          <w:delText>C</w:delText>
        </w:r>
      </w:del>
      <w:r>
        <w:t>arnósico</w:t>
      </w:r>
      <w:r w:rsidR="00E1275B">
        <w:t xml:space="preserve"> (Fig. </w:t>
      </w:r>
      <w:r w:rsidR="002803FA">
        <w:t>-</w:t>
      </w:r>
      <w:r w:rsidR="00E1275B">
        <w:t>X</w:t>
      </w:r>
      <w:r w:rsidR="002803FA">
        <w:t>-</w:t>
      </w:r>
      <w:r w:rsidR="00E1275B">
        <w:t xml:space="preserve">) </w:t>
      </w:r>
      <w:r>
        <w:t>es un metabolito secundario fenólico diterpeno</w:t>
      </w:r>
      <w:r w:rsidR="00F83D12">
        <w:t xml:space="preserve"> que se encuentra en ciertas plantas mediterráneas</w:t>
      </w:r>
      <w:r>
        <w:t>, también suele ser clasificado como un polifenol debido a que posee grupos fenólicos</w:t>
      </w:r>
      <w:del w:id="25" w:author="NN" w:date="2019-02-12T18:48:00Z">
        <w:r w:rsidDel="008A133A">
          <w:delText>;</w:delText>
        </w:r>
      </w:del>
      <w:r>
        <w:t xml:space="preserve"> aunque, según su distribución en células, ruta </w:t>
      </w:r>
      <w:r w:rsidR="00F83D12">
        <w:t>de biosíntesis</w:t>
      </w:r>
      <w:r>
        <w:t>, solubilidad y roles biológicos</w:t>
      </w:r>
      <w:ins w:id="26" w:author="NN" w:date="2019-02-12T18:48:00Z">
        <w:r w:rsidR="008A133A">
          <w:t>,</w:t>
        </w:r>
      </w:ins>
      <w:r>
        <w:t xml:space="preserve"> difieren sustancialmente de la mayoría de los polifenoles y se asemeja más a los tocoferoles y carotenoides.</w:t>
      </w:r>
      <w:sdt>
        <w:sdtPr>
          <w:id w:val="-1514225259"/>
          <w:citation/>
        </w:sdtPr>
        <w:sdtEnd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p>
    <w:p w14:paraId="5BEBCF24" w14:textId="77777777" w:rsidR="00E1275B" w:rsidRDefault="00E1275B" w:rsidP="00E1275B">
      <w:pPr>
        <w:keepNext/>
        <w:jc w:val="center"/>
      </w:pPr>
      <w:r>
        <w:rPr>
          <w:noProof/>
          <w:lang w:eastAsia="es-ES"/>
        </w:rPr>
        <w:drawing>
          <wp:inline distT="0" distB="0" distL="0" distR="0" wp14:anchorId="5BEBD15D" wp14:editId="5BEBD15E">
            <wp:extent cx="2165230" cy="2012496"/>
            <wp:effectExtent l="0" t="0" r="0" b="0"/>
            <wp:docPr id="1825325482" name="Imagen 182532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165230" cy="2012496"/>
                    </a:xfrm>
                    <a:prstGeom prst="rect">
                      <a:avLst/>
                    </a:prstGeom>
                  </pic:spPr>
                </pic:pic>
              </a:graphicData>
            </a:graphic>
          </wp:inline>
        </w:drawing>
      </w:r>
    </w:p>
    <w:p w14:paraId="5BEBCF25" w14:textId="77777777" w:rsidR="00E1275B" w:rsidRDefault="00E1275B" w:rsidP="00E1275B">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w:t>
      </w:r>
      <w:r w:rsidR="00B00782">
        <w:fldChar w:fldCharType="end"/>
      </w:r>
      <w:r>
        <w:t xml:space="preserve"> Ácido </w:t>
      </w:r>
      <w:del w:id="27" w:author="NN" w:date="2019-02-12T18:49:00Z">
        <w:r w:rsidDel="008A133A">
          <w:delText>C</w:delText>
        </w:r>
      </w:del>
      <w:ins w:id="28" w:author="NN" w:date="2019-02-12T18:49:00Z">
        <w:r w:rsidR="008A133A">
          <w:t>c</w:t>
        </w:r>
      </w:ins>
      <w:r>
        <w:t>arnósico</w:t>
      </w:r>
    </w:p>
    <w:p w14:paraId="5BEBCF26" w14:textId="77777777" w:rsidR="00F83D12" w:rsidRDefault="00F83D12" w:rsidP="008C7F3B">
      <w:r>
        <w:t xml:space="preserve">Las plantas mediterráneas se encuentran expuestas a combinaciones de diversas condiciones de estrés ambiental, como baja disponibilidad de agua, elevada iluminación solar, fluctuaciones de temperatura y privación de nutrientes. Esto resulta en un desbalance entre compuestos </w:t>
      </w:r>
      <w:r w:rsidR="00B00782" w:rsidRPr="00B00782">
        <w:rPr>
          <w:highlight w:val="yellow"/>
          <w:rPrChange w:id="29" w:author="NN" w:date="2019-02-12T18:50:00Z">
            <w:rPr/>
          </w:rPrChange>
        </w:rPr>
        <w:t xml:space="preserve">oxidativos </w:t>
      </w:r>
      <w:ins w:id="30" w:author="NN" w:date="2019-02-12T18:49:00Z">
        <w:r w:rsidR="00B00782" w:rsidRPr="00B00782">
          <w:rPr>
            <w:highlight w:val="yellow"/>
            <w:rPrChange w:id="31" w:author="NN" w:date="2019-02-12T18:50:00Z">
              <w:rPr/>
            </w:rPrChange>
          </w:rPr>
          <w:t>¿oxidantes?</w:t>
        </w:r>
        <w:r w:rsidR="008A133A">
          <w:t xml:space="preserve"> </w:t>
        </w:r>
      </w:ins>
      <w:r>
        <w:t>y antioxidantes, resultando en estrés oxidativo. Adem</w:t>
      </w:r>
      <w:r w:rsidR="00AD4CB5">
        <w:t>ás de otros compuestos conocidos por sus propiedades de protección de cloroplastos ante el estrés oxidativo, como los carotenoides, tocoferoles, ascorbato y glutatión, a</w:t>
      </w:r>
      <w:r>
        <w:t xml:space="preserve">lgunas de estas plantas evolucionaron </w:t>
      </w:r>
      <w:r w:rsidR="00AD4CB5">
        <w:t xml:space="preserve">sintetizando ácido carnósico, el cual presenta altas propiedades antioxidantes en estudios </w:t>
      </w:r>
      <w:r w:rsidR="00AD4CB5" w:rsidRPr="00AD4CB5">
        <w:rPr>
          <w:i/>
        </w:rPr>
        <w:t>in vitrio</w:t>
      </w:r>
      <w:del w:id="32" w:author="NN" w:date="2019-02-12T18:50:00Z">
        <w:r w:rsidR="006B68EB" w:rsidDel="008A133A">
          <w:delText>.</w:delText>
        </w:r>
      </w:del>
      <w:sdt>
        <w:sdtPr>
          <w:id w:val="-1904366453"/>
          <w:citation/>
        </w:sdtPr>
        <w:sdtEnd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ins w:id="33" w:author="NN" w:date="2019-02-12T18:50:00Z">
        <w:r w:rsidR="008A133A">
          <w:t>.</w:t>
        </w:r>
      </w:ins>
    </w:p>
    <w:p w14:paraId="5BEBCF27" w14:textId="77777777" w:rsidR="00E0553D" w:rsidRPr="00032011" w:rsidRDefault="00E0553D" w:rsidP="008C7F3B"/>
    <w:p w14:paraId="5BEBCF28" w14:textId="77777777" w:rsidR="00823955" w:rsidRDefault="00513F74" w:rsidP="00513F74">
      <w:pPr>
        <w:pStyle w:val="Heading3"/>
      </w:pPr>
      <w:bookmarkStart w:id="34" w:name="_Toc535446891"/>
      <w:r>
        <w:t>Rol Antioxidante</w:t>
      </w:r>
      <w:bookmarkEnd w:id="34"/>
    </w:p>
    <w:p w14:paraId="5BEBCF29" w14:textId="77777777" w:rsidR="00513F74" w:rsidRDefault="00513F74" w:rsidP="00513F74">
      <w:pPr>
        <w:rPr>
          <w:lang w:eastAsia="es-ES"/>
        </w:rPr>
      </w:pPr>
      <w:r>
        <w:rPr>
          <w:lang w:eastAsia="es-ES"/>
        </w:rPr>
        <w:t>El ácido carnósico y el carnosol</w:t>
      </w:r>
      <w:r w:rsidR="00AA2FB7">
        <w:rPr>
          <w:lang w:eastAsia="es-ES"/>
        </w:rPr>
        <w:t xml:space="preserve"> (primer producto de oxidación del ácido carnósico)</w:t>
      </w:r>
      <w:r>
        <w:rPr>
          <w:lang w:eastAsia="es-ES"/>
        </w:rPr>
        <w:t xml:space="preserve"> han si</w:t>
      </w:r>
      <w:ins w:id="35" w:author="NN" w:date="2019-02-12T18:50:00Z">
        <w:r w:rsidR="008A133A">
          <w:rPr>
            <w:lang w:eastAsia="es-ES"/>
          </w:rPr>
          <w:t>d</w:t>
        </w:r>
      </w:ins>
      <w:del w:id="36" w:author="NN" w:date="2019-02-12T18:50:00Z">
        <w:r w:rsidDel="008A133A">
          <w:rPr>
            <w:lang w:eastAsia="es-ES"/>
          </w:rPr>
          <w:delText>g</w:delText>
        </w:r>
      </w:del>
      <w:r>
        <w:rPr>
          <w:lang w:eastAsia="es-ES"/>
        </w:rPr>
        <w:t>o sugeridos como los responsables del 90% de la actividad antioxidante de los extractos de romero</w:t>
      </w:r>
      <w:sdt>
        <w:sdtPr>
          <w:rPr>
            <w:lang w:eastAsia="es-ES"/>
          </w:rPr>
          <w:id w:val="1491204245"/>
          <w:citation/>
        </w:sdtPr>
        <w:sdtEndPr/>
        <w:sdtContent>
          <w:r w:rsidR="00B00782">
            <w:rPr>
              <w:lang w:eastAsia="es-ES"/>
            </w:rPr>
            <w:fldChar w:fldCharType="begin"/>
          </w:r>
          <w:r>
            <w:rPr>
              <w:lang w:val="es-AR" w:eastAsia="es-ES"/>
            </w:rPr>
            <w:instrText xml:space="preserve"> CITATION Aru92 \l 11274 </w:instrText>
          </w:r>
          <w:r w:rsidR="00B00782">
            <w:rPr>
              <w:lang w:eastAsia="es-ES"/>
            </w:rPr>
            <w:fldChar w:fldCharType="separate"/>
          </w:r>
          <w:r w:rsidR="003A799D">
            <w:rPr>
              <w:noProof/>
              <w:lang w:val="es-AR" w:eastAsia="es-ES"/>
            </w:rPr>
            <w:t xml:space="preserve"> (2)</w:t>
          </w:r>
          <w:r w:rsidR="00B00782">
            <w:rPr>
              <w:lang w:eastAsia="es-ES"/>
            </w:rPr>
            <w:fldChar w:fldCharType="end"/>
          </w:r>
        </w:sdtContent>
      </w:sdt>
      <w:r>
        <w:rPr>
          <w:lang w:eastAsia="es-ES"/>
        </w:rPr>
        <w:t>, aunque aún no ha sido verificado sistemáticamente</w:t>
      </w:r>
      <w:r w:rsidR="000C1E1D">
        <w:rPr>
          <w:lang w:eastAsia="es-ES"/>
        </w:rPr>
        <w:t>.</w:t>
      </w:r>
    </w:p>
    <w:p w14:paraId="5BEBCF2A" w14:textId="77777777" w:rsidR="000C1E1D" w:rsidRDefault="000C1E1D" w:rsidP="00513F74">
      <w:pPr>
        <w:rPr>
          <w:lang w:eastAsia="es-ES"/>
        </w:rPr>
      </w:pPr>
      <w:r>
        <w:rPr>
          <w:lang w:eastAsia="es-ES"/>
        </w:rPr>
        <w:t xml:space="preserve">En condiciones oxidativas,  el ácido carnósico y α-tocoferol presentaron distintas capacidades antioxidantes dependiendo de la composición de la matriz y más aún de las condiciones provistas; en emulsiones a 37 ºC el α-tocoferol preservó mejor los lípidos ante oxidación que el ácido carnósico pero a mayores temperaturas (60 ºC) el α-tocoferol no fue tan eficiente como el ácido carnósico al proteger a </w:t>
      </w:r>
      <w:r>
        <w:rPr>
          <w:lang w:eastAsia="es-ES"/>
        </w:rPr>
        <w:lastRenderedPageBreak/>
        <w:t>los lípidos de la oxidación</w:t>
      </w:r>
      <w:sdt>
        <w:sdtPr>
          <w:rPr>
            <w:lang w:eastAsia="es-ES"/>
          </w:rPr>
          <w:id w:val="-1428887091"/>
          <w:citation/>
        </w:sdtPr>
        <w:sdtEndPr/>
        <w:sdtContent>
          <w:r w:rsidR="00B00782">
            <w:rPr>
              <w:lang w:eastAsia="es-ES"/>
            </w:rPr>
            <w:fldChar w:fldCharType="begin"/>
          </w:r>
          <w:r w:rsidR="00B426D5">
            <w:rPr>
              <w:lang w:val="es-AR" w:eastAsia="es-ES"/>
            </w:rPr>
            <w:instrText xml:space="preserve"> CITATION Hua96 \l 11274 </w:instrText>
          </w:r>
          <w:r w:rsidR="00B00782">
            <w:rPr>
              <w:lang w:eastAsia="es-ES"/>
            </w:rPr>
            <w:fldChar w:fldCharType="separate"/>
          </w:r>
          <w:r w:rsidR="003A799D">
            <w:rPr>
              <w:noProof/>
              <w:lang w:val="es-AR" w:eastAsia="es-ES"/>
            </w:rPr>
            <w:t>(3)</w:t>
          </w:r>
          <w:r w:rsidR="00B00782">
            <w:rPr>
              <w:lang w:eastAsia="es-ES"/>
            </w:rPr>
            <w:fldChar w:fldCharType="end"/>
          </w:r>
        </w:sdtContent>
      </w:sdt>
      <w:r>
        <w:rPr>
          <w:lang w:eastAsia="es-ES"/>
        </w:rPr>
        <w:t>.</w:t>
      </w:r>
      <w:r w:rsidR="00B426D5">
        <w:rPr>
          <w:lang w:eastAsia="es-ES"/>
        </w:rPr>
        <w:t xml:space="preserve"> Esta mayor resistencia al calor implica una habilidad superior para proteger de oxidación. Se han reportado actividades antioxidantes mayores a las de los compuestos sintéticos ampliamente usados </w:t>
      </w:r>
      <w:r w:rsidR="00AA2FB7">
        <w:rPr>
          <w:lang w:eastAsia="es-ES"/>
        </w:rPr>
        <w:t>Butilhidroxianisol</w:t>
      </w:r>
      <w:r w:rsidR="00B426D5">
        <w:rPr>
          <w:lang w:eastAsia="es-ES"/>
        </w:rPr>
        <w:t xml:space="preserve"> (BHA) y Butilhidroxitolueno (BHQ) en </w:t>
      </w:r>
      <w:r w:rsidR="00E1275B">
        <w:rPr>
          <w:lang w:eastAsia="es-ES"/>
        </w:rPr>
        <w:t xml:space="preserve">aceites </w:t>
      </w:r>
      <w:r w:rsidR="00E0553D">
        <w:rPr>
          <w:lang w:eastAsia="es-ES"/>
        </w:rPr>
        <w:t>de girasol y de soja</w:t>
      </w:r>
      <w:sdt>
        <w:sdtPr>
          <w:rPr>
            <w:lang w:eastAsia="es-ES"/>
          </w:rPr>
          <w:id w:val="-384405657"/>
          <w:citation/>
        </w:sdtPr>
        <w:sdtEndPr/>
        <w:sdtContent>
          <w:r w:rsidR="00B00782">
            <w:rPr>
              <w:lang w:eastAsia="es-ES"/>
            </w:rPr>
            <w:fldChar w:fldCharType="begin"/>
          </w:r>
          <w:r w:rsidR="00E1275B">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sdt>
        <w:sdtPr>
          <w:rPr>
            <w:lang w:eastAsia="es-ES"/>
          </w:rPr>
          <w:id w:val="-1765757978"/>
          <w:citation/>
        </w:sdtPr>
        <w:sdtEndPr/>
        <w:sdtContent>
          <w:r w:rsidR="00B00782">
            <w:rPr>
              <w:lang w:eastAsia="es-ES"/>
            </w:rPr>
            <w:fldChar w:fldCharType="begin"/>
          </w:r>
          <w:r w:rsidR="00E0553D">
            <w:rPr>
              <w:lang w:val="es-AR" w:eastAsia="es-ES"/>
            </w:rPr>
            <w:instrText xml:space="preserve"> CITATION Erk09 \l 11274 </w:instrText>
          </w:r>
          <w:r w:rsidR="00B00782">
            <w:rPr>
              <w:lang w:eastAsia="es-ES"/>
            </w:rPr>
            <w:fldChar w:fldCharType="separate"/>
          </w:r>
          <w:r w:rsidR="003A799D">
            <w:rPr>
              <w:noProof/>
              <w:lang w:val="es-AR" w:eastAsia="es-ES"/>
            </w:rPr>
            <w:t xml:space="preserve"> (5)</w:t>
          </w:r>
          <w:r w:rsidR="00B00782">
            <w:rPr>
              <w:lang w:eastAsia="es-ES"/>
            </w:rPr>
            <w:fldChar w:fldCharType="end"/>
          </w:r>
        </w:sdtContent>
      </w:sdt>
      <w:r w:rsidR="00E0553D">
        <w:rPr>
          <w:lang w:eastAsia="es-ES"/>
        </w:rPr>
        <w:t>,</w:t>
      </w:r>
      <w:sdt>
        <w:sdtPr>
          <w:rPr>
            <w:lang w:eastAsia="es-ES"/>
          </w:rPr>
          <w:id w:val="60214683"/>
          <w:citation/>
        </w:sdtPr>
        <w:sdtEndPr/>
        <w:sdtContent>
          <w:r w:rsidR="00B00782">
            <w:rPr>
              <w:lang w:eastAsia="es-ES"/>
            </w:rPr>
            <w:fldChar w:fldCharType="begin"/>
          </w:r>
          <w:r w:rsidR="00E0553D">
            <w:rPr>
              <w:lang w:val="es-AR" w:eastAsia="es-ES"/>
            </w:rPr>
            <w:instrText xml:space="preserve"> CITATION JCL05 \l 11274 </w:instrText>
          </w:r>
          <w:r w:rsidR="00B00782">
            <w:rPr>
              <w:lang w:eastAsia="es-ES"/>
            </w:rPr>
            <w:fldChar w:fldCharType="separate"/>
          </w:r>
          <w:r w:rsidR="003A799D">
            <w:rPr>
              <w:noProof/>
              <w:lang w:val="es-AR" w:eastAsia="es-ES"/>
            </w:rPr>
            <w:t xml:space="preserve"> (6)</w:t>
          </w:r>
          <w:r w:rsidR="00B00782">
            <w:rPr>
              <w:lang w:eastAsia="es-ES"/>
            </w:rPr>
            <w:fldChar w:fldCharType="end"/>
          </w:r>
        </w:sdtContent>
      </w:sdt>
      <w:r w:rsidR="00E0553D">
        <w:rPr>
          <w:lang w:eastAsia="es-ES"/>
        </w:rPr>
        <w:t xml:space="preserve">, </w:t>
      </w:r>
      <w:sdt>
        <w:sdtPr>
          <w:rPr>
            <w:lang w:eastAsia="es-ES"/>
          </w:rPr>
          <w:id w:val="615951293"/>
          <w:citation/>
        </w:sdtPr>
        <w:sdtEndPr/>
        <w:sdtContent>
          <w:r w:rsidR="00B00782">
            <w:rPr>
              <w:lang w:eastAsia="es-ES"/>
            </w:rPr>
            <w:fldChar w:fldCharType="begin"/>
          </w:r>
          <w:r w:rsidR="00E0553D">
            <w:rPr>
              <w:lang w:val="es-AR" w:eastAsia="es-ES"/>
            </w:rPr>
            <w:instrText xml:space="preserve"> CITATION SLR96 \l 11274 </w:instrText>
          </w:r>
          <w:r w:rsidR="00B00782">
            <w:rPr>
              <w:lang w:eastAsia="es-ES"/>
            </w:rPr>
            <w:fldChar w:fldCharType="separate"/>
          </w:r>
          <w:r w:rsidR="003A799D">
            <w:rPr>
              <w:noProof/>
              <w:lang w:val="es-AR" w:eastAsia="es-ES"/>
            </w:rPr>
            <w:t>(7)</w:t>
          </w:r>
          <w:r w:rsidR="00B00782">
            <w:rPr>
              <w:lang w:eastAsia="es-ES"/>
            </w:rPr>
            <w:fldChar w:fldCharType="end"/>
          </w:r>
        </w:sdtContent>
      </w:sdt>
      <w:r w:rsidR="00E0553D">
        <w:rPr>
          <w:lang w:eastAsia="es-ES"/>
        </w:rPr>
        <w:t xml:space="preserve">. Además, mayor actividad que tocoferoles en aceite de maíz </w:t>
      </w:r>
      <w:sdt>
        <w:sdtPr>
          <w:rPr>
            <w:lang w:eastAsia="es-ES"/>
          </w:rPr>
          <w:id w:val="608863206"/>
          <w:citation/>
        </w:sdtPr>
        <w:sdtEndPr/>
        <w:sdtContent>
          <w:r w:rsidR="00B00782">
            <w:rPr>
              <w:lang w:eastAsia="es-ES"/>
            </w:rPr>
            <w:fldChar w:fldCharType="begin"/>
          </w:r>
          <w:r w:rsidR="00E0553D">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p>
    <w:p w14:paraId="5BEBCF2B" w14:textId="77777777" w:rsidR="00570ED8" w:rsidRDefault="00570ED8" w:rsidP="00513F74">
      <w:pPr>
        <w:rPr>
          <w:lang w:eastAsia="es-ES"/>
        </w:rPr>
      </w:pPr>
      <w:r>
        <w:rPr>
          <w:lang w:eastAsia="es-ES"/>
        </w:rPr>
        <w:t>Los extractos de romero son utilizados como antioxidantes en la industria alimenticia desde hace más de 20 años, la identificación del ácido carnósico como el posible contribuidor principal de la actividad antioxidante de estos extractos lo volvió el indicador a utilizar para la estandarización de estos extractos</w:t>
      </w:r>
      <w:sdt>
        <w:sdtPr>
          <w:rPr>
            <w:lang w:eastAsia="es-ES"/>
          </w:rPr>
          <w:id w:val="1465543021"/>
          <w:citation/>
        </w:sdtPr>
        <w:sdtEndPr/>
        <w:sdtContent>
          <w:r w:rsidR="00B00782">
            <w:rPr>
              <w:lang w:eastAsia="es-ES"/>
            </w:rPr>
            <w:fldChar w:fldCharType="begin"/>
          </w:r>
          <w:r>
            <w:rPr>
              <w:lang w:eastAsia="es-ES"/>
            </w:rPr>
            <w:instrText xml:space="preserve"> CITATION Sim15 \l 3082 </w:instrText>
          </w:r>
          <w:r w:rsidR="00B00782">
            <w:rPr>
              <w:lang w:eastAsia="es-ES"/>
            </w:rPr>
            <w:fldChar w:fldCharType="separate"/>
          </w:r>
          <w:r w:rsidR="003A799D">
            <w:rPr>
              <w:noProof/>
              <w:lang w:eastAsia="es-ES"/>
            </w:rPr>
            <w:t xml:space="preserve"> (1)</w:t>
          </w:r>
          <w:r w:rsidR="00B00782">
            <w:rPr>
              <w:lang w:eastAsia="es-ES"/>
            </w:rPr>
            <w:fldChar w:fldCharType="end"/>
          </w:r>
        </w:sdtContent>
      </w:sdt>
      <w:r>
        <w:rPr>
          <w:lang w:eastAsia="es-ES"/>
        </w:rPr>
        <w:t>. En reconocimiento de</w:t>
      </w:r>
      <w:r w:rsidR="004538D6">
        <w:rPr>
          <w:lang w:eastAsia="es-ES"/>
        </w:rPr>
        <w:t xml:space="preserve"> su eficiencia fueron clasificados como aditivos alimentarios por la Comisión Europea bajo el número E392</w:t>
      </w:r>
      <w:r w:rsidR="00412014">
        <w:rPr>
          <w:lang w:eastAsia="es-ES"/>
        </w:rPr>
        <w:t>, donde se</w:t>
      </w:r>
      <w:ins w:id="37" w:author="NN" w:date="2019-02-12T18:54:00Z">
        <w:r w:rsidR="008A133A">
          <w:rPr>
            <w:lang w:eastAsia="es-ES"/>
          </w:rPr>
          <w:t xml:space="preserve"> </w:t>
        </w:r>
      </w:ins>
      <w:r w:rsidR="00412014">
        <w:rPr>
          <w:lang w:eastAsia="es-ES"/>
        </w:rPr>
        <w:t xml:space="preserve">especifican los límites de </w:t>
      </w:r>
      <w:r w:rsidR="00427B35">
        <w:rPr>
          <w:lang w:eastAsia="es-ES"/>
        </w:rPr>
        <w:t>adición</w:t>
      </w:r>
      <w:r w:rsidR="00412014">
        <w:rPr>
          <w:lang w:eastAsia="es-ES"/>
        </w:rPr>
        <w:t xml:space="preserve"> en función de la cantidad de ácido carnósico y carnosol</w:t>
      </w:r>
      <w:r w:rsidR="00C97060">
        <w:rPr>
          <w:lang w:eastAsia="es-ES"/>
        </w:rPr>
        <w:t xml:space="preserve"> según la matriz alimenticia</w:t>
      </w:r>
      <w:sdt>
        <w:sdtPr>
          <w:rPr>
            <w:lang w:eastAsia="es-ES"/>
          </w:rPr>
          <w:id w:val="1472168016"/>
          <w:citation/>
        </w:sdtPr>
        <w:sdtEndPr/>
        <w:sdtContent>
          <w:r w:rsidR="00B00782">
            <w:rPr>
              <w:lang w:eastAsia="es-ES"/>
            </w:rPr>
            <w:fldChar w:fldCharType="begin"/>
          </w:r>
          <w:r w:rsidR="00412014">
            <w:rPr>
              <w:lang w:eastAsia="es-ES"/>
            </w:rPr>
            <w:instrText xml:space="preserve"> CITATION Eur08 \l 3082 </w:instrText>
          </w:r>
          <w:r w:rsidR="00B00782">
            <w:rPr>
              <w:lang w:eastAsia="es-ES"/>
            </w:rPr>
            <w:fldChar w:fldCharType="separate"/>
          </w:r>
          <w:r w:rsidR="003A799D">
            <w:rPr>
              <w:noProof/>
              <w:lang w:eastAsia="es-ES"/>
            </w:rPr>
            <w:t xml:space="preserve"> (8)</w:t>
          </w:r>
          <w:r w:rsidR="00B00782">
            <w:rPr>
              <w:lang w:eastAsia="es-ES"/>
            </w:rPr>
            <w:fldChar w:fldCharType="end"/>
          </w:r>
        </w:sdtContent>
      </w:sdt>
      <w:r w:rsidR="00412014">
        <w:rPr>
          <w:lang w:eastAsia="es-ES"/>
        </w:rPr>
        <w:t>.</w:t>
      </w:r>
      <w:r w:rsidR="00427B35">
        <w:rPr>
          <w:lang w:eastAsia="es-ES"/>
        </w:rPr>
        <w:t xml:space="preserve"> Las principales matrices alimenticias en que se utiliza son aceites, grasas animales, salsas, productos de panificación</w:t>
      </w:r>
      <w:r w:rsidR="005405EF">
        <w:rPr>
          <w:lang w:eastAsia="es-ES"/>
        </w:rPr>
        <w:t>, carnes, pescado, entre otros.</w:t>
      </w:r>
    </w:p>
    <w:p w14:paraId="5BEBCF2C" w14:textId="77777777" w:rsidR="00427B35" w:rsidRDefault="00427B35" w:rsidP="00513F74">
      <w:pPr>
        <w:rPr>
          <w:lang w:eastAsia="es-ES"/>
        </w:rPr>
      </w:pPr>
    </w:p>
    <w:p w14:paraId="5BEBCF2D" w14:textId="77777777" w:rsidR="005A40F8" w:rsidRDefault="00791D81" w:rsidP="005A40F8">
      <w:pPr>
        <w:pStyle w:val="Heading3"/>
      </w:pPr>
      <w:bookmarkStart w:id="38" w:name="_Toc535446892"/>
      <w:r>
        <w:t>Potenciales r</w:t>
      </w:r>
      <w:r w:rsidR="005A40F8">
        <w:t>oles medicinales</w:t>
      </w:r>
      <w:bookmarkEnd w:id="38"/>
    </w:p>
    <w:p w14:paraId="5BEBCF2E" w14:textId="77777777" w:rsidR="005A40F8" w:rsidRDefault="1B8C96E7" w:rsidP="1B8C96E7">
      <w:pPr>
        <w:pStyle w:val="Heading4"/>
        <w:rPr>
          <w:lang w:eastAsia="es-ES"/>
        </w:rPr>
      </w:pPr>
      <w:r w:rsidRPr="1B8C96E7">
        <w:rPr>
          <w:lang w:eastAsia="es-ES"/>
        </w:rPr>
        <w:t>Efectos anticáncer</w:t>
      </w:r>
    </w:p>
    <w:p w14:paraId="5BEBCF2F" w14:textId="77777777" w:rsidR="1B8C96E7" w:rsidRDefault="1B8C96E7" w:rsidP="1B8C96E7">
      <w:r w:rsidRPr="1B8C96E7">
        <w:t>Diversos estudios evidencian la actividad anticarcinogénica y anticancerosa del ácido carnósico, entre las más notorias se encuentran:</w:t>
      </w:r>
    </w:p>
    <w:p w14:paraId="5BEBCF30" w14:textId="77777777" w:rsidR="1B8C96E7" w:rsidDel="00537EC6" w:rsidRDefault="1B8C96E7" w:rsidP="0034682B">
      <w:pPr>
        <w:pStyle w:val="ListParagraph"/>
        <w:numPr>
          <w:ilvl w:val="0"/>
          <w:numId w:val="18"/>
        </w:numPr>
        <w:rPr>
          <w:del w:id="39" w:author="NN" w:date="2019-02-12T20:04:00Z"/>
        </w:rPr>
      </w:pPr>
      <w:r w:rsidRPr="1B8C96E7">
        <w:t xml:space="preserve">Inhibición </w:t>
      </w:r>
      <w:r w:rsidRPr="1B8C96E7">
        <w:rPr>
          <w:i/>
          <w:iCs/>
        </w:rPr>
        <w:t>in vitrio</w:t>
      </w:r>
      <w:r w:rsidRPr="1B8C96E7">
        <w:t xml:space="preserve"> de células originadas por cáncer de colon: </w:t>
      </w:r>
      <w:ins w:id="40" w:author="NN" w:date="2019-02-12T20:04:00Z">
        <w:r w:rsidR="00537EC6">
          <w:t>e</w:t>
        </w:r>
      </w:ins>
    </w:p>
    <w:p w14:paraId="5BEBCF31" w14:textId="77777777" w:rsidR="00D52830" w:rsidRDefault="1B8C96E7" w:rsidP="0034682B">
      <w:pPr>
        <w:pStyle w:val="ListParagraph"/>
        <w:numPr>
          <w:ilvl w:val="0"/>
          <w:numId w:val="18"/>
        </w:numPr>
      </w:pPr>
      <w:del w:id="41" w:author="NN" w:date="2019-02-12T20:04:00Z">
        <w:r w:rsidRPr="1B8C96E7" w:rsidDel="00537EC6">
          <w:delText>E</w:delText>
        </w:r>
      </w:del>
      <w:r w:rsidRPr="1B8C96E7">
        <w:t>studios so</w:t>
      </w:r>
      <w:r w:rsidR="00B00782" w:rsidRPr="00B00782">
        <w:rPr>
          <w:i/>
          <w:iCs/>
          <w:rPrChange w:id="42" w:author="NN" w:date="2019-02-12T20:04:00Z">
            <w:rPr/>
          </w:rPrChange>
        </w:rPr>
        <w:t>bre célul</w:t>
      </w:r>
      <w:r w:rsidRPr="1B8C96E7">
        <w:t xml:space="preserve">as de cáncer colorectal revelaron una reducción dosis-dependiente en la viabilidad de estas células al ser tratadas con ácido carnósico. La muerte celular fue seguida de la inducción de apoptosis (método utilizado por los organismos para deshacerse de células innecesarias o anormales, normalmente inhibido en el caso de células tumorales) </w:t>
      </w:r>
      <w:sdt>
        <w:sdtPr>
          <w:id w:val="828407971"/>
          <w:citation/>
        </w:sdtPr>
        <w:sdtEndPr/>
        <w:sdtContent>
          <w:r w:rsidR="00B00782">
            <w:fldChar w:fldCharType="begin"/>
          </w:r>
          <w:r w:rsidR="00D52830">
            <w:rPr>
              <w:lang w:val="es-AR"/>
            </w:rPr>
            <w:instrText xml:space="preserve"> CITATION Bar12 \l 11274 </w:instrText>
          </w:r>
          <w:r w:rsidR="00B00782">
            <w:fldChar w:fldCharType="separate"/>
          </w:r>
          <w:r w:rsidR="00D52830">
            <w:rPr>
              <w:noProof/>
              <w:lang w:val="es-AR"/>
            </w:rPr>
            <w:t>(9)</w:t>
          </w:r>
          <w:r w:rsidR="00B00782">
            <w:fldChar w:fldCharType="end"/>
          </w:r>
        </w:sdtContent>
      </w:sdt>
    </w:p>
    <w:p w14:paraId="5BEBCF32" w14:textId="77777777" w:rsidR="1B8C96E7" w:rsidRDefault="1B8C96E7" w:rsidP="0034682B">
      <w:pPr>
        <w:pStyle w:val="ListParagraph"/>
        <w:numPr>
          <w:ilvl w:val="0"/>
          <w:numId w:val="18"/>
        </w:numPr>
      </w:pPr>
      <w:r w:rsidRPr="1B8C96E7">
        <w:t xml:space="preserve">Actividad anticáncer en células </w:t>
      </w:r>
      <w:r w:rsidR="00B00782" w:rsidRPr="00B00782">
        <w:rPr>
          <w:lang w:val="es-AR"/>
          <w:rPrChange w:id="43" w:author="NN" w:date="2019-02-12T20:04:00Z">
            <w:rPr/>
          </w:rPrChange>
        </w:rPr>
        <w:t xml:space="preserve">originadas por cáncer de </w:t>
      </w:r>
      <w:r w:rsidRPr="1B8C96E7">
        <w:t>h</w:t>
      </w:r>
      <w:r w:rsidR="00B00782" w:rsidRPr="00B00782">
        <w:rPr>
          <w:noProof/>
          <w:lang w:val="es-AR"/>
          <w:rPrChange w:id="44" w:author="NN" w:date="2019-02-12T20:04:00Z">
            <w:rPr/>
          </w:rPrChange>
        </w:rPr>
        <w:t>íga</w:t>
      </w:r>
      <w:r w:rsidRPr="1B8C96E7">
        <w:t>do:</w:t>
      </w:r>
    </w:p>
    <w:p w14:paraId="5BEBCF33" w14:textId="77777777" w:rsidR="00D52830" w:rsidRDefault="1B8C96E7" w:rsidP="00791D81">
      <w:pPr>
        <w:pStyle w:val="ListParagraph"/>
        <w:numPr>
          <w:ilvl w:val="1"/>
          <w:numId w:val="26"/>
        </w:numPr>
      </w:pPr>
      <w:r w:rsidRPr="1B8C96E7">
        <w:t xml:space="preserve">Inducción de autofagia (formación de vesículas que digieren distintas partes de la célula, desde agregados proteicos hasta orgánulos dañados) en células de hepatoma humanas, dependiente del tiempo y dosis de ácido carnósico. </w:t>
      </w:r>
      <w:sdt>
        <w:sdtPr>
          <w:id w:val="1455061499"/>
          <w:citation/>
        </w:sdtPr>
        <w:sdtEndPr/>
        <w:sdtContent>
          <w:r w:rsidR="00B00782">
            <w:fldChar w:fldCharType="begin"/>
          </w:r>
          <w:r w:rsidR="00D52830">
            <w:rPr>
              <w:lang w:val="es-AR"/>
            </w:rPr>
            <w:instrText xml:space="preserve"> CITATION Gao14 \l 11274 </w:instrText>
          </w:r>
          <w:r w:rsidR="00B00782">
            <w:fldChar w:fldCharType="separate"/>
          </w:r>
          <w:r w:rsidR="00D52830">
            <w:rPr>
              <w:noProof/>
              <w:lang w:val="es-AR"/>
            </w:rPr>
            <w:t>(10)</w:t>
          </w:r>
          <w:r w:rsidR="00B00782">
            <w:fldChar w:fldCharType="end"/>
          </w:r>
        </w:sdtContent>
      </w:sdt>
    </w:p>
    <w:p w14:paraId="5BEBCF34" w14:textId="77777777" w:rsidR="00D52830" w:rsidRDefault="1B8C96E7" w:rsidP="00791D81">
      <w:pPr>
        <w:pStyle w:val="ListParagraph"/>
        <w:numPr>
          <w:ilvl w:val="1"/>
          <w:numId w:val="26"/>
        </w:numPr>
      </w:pPr>
      <w:r w:rsidRPr="1B8C96E7">
        <w:t xml:space="preserve">Reducción de viabilidad de células de hepatoma por inducción de apoptosis, dependiendo de la dosis de ácido carnósico. </w:t>
      </w:r>
      <w:sdt>
        <w:sdtPr>
          <w:id w:val="250008943"/>
          <w:citation/>
        </w:sdtPr>
        <w:sdtEndPr/>
        <w:sdtContent>
          <w:r w:rsidR="00B00782">
            <w:fldChar w:fldCharType="begin"/>
          </w:r>
          <w:r w:rsidR="00D52830">
            <w:rPr>
              <w:lang w:val="es-AR"/>
            </w:rPr>
            <w:instrText xml:space="preserve"> CITATION Xia15 \l 11274 </w:instrText>
          </w:r>
          <w:r w:rsidR="00B00782">
            <w:fldChar w:fldCharType="separate"/>
          </w:r>
          <w:r w:rsidR="00D52830">
            <w:rPr>
              <w:noProof/>
              <w:lang w:val="es-AR"/>
            </w:rPr>
            <w:t>(11)</w:t>
          </w:r>
          <w:r w:rsidR="00B00782">
            <w:fldChar w:fldCharType="end"/>
          </w:r>
        </w:sdtContent>
      </w:sdt>
    </w:p>
    <w:p w14:paraId="5BEBCF35" w14:textId="77777777" w:rsidR="1B8C96E7" w:rsidRDefault="1B8C96E7" w:rsidP="00791D81">
      <w:pPr>
        <w:pStyle w:val="ListParagraph"/>
        <w:numPr>
          <w:ilvl w:val="1"/>
          <w:numId w:val="26"/>
        </w:numPr>
      </w:pPr>
      <w:r w:rsidRPr="1B8C96E7">
        <w:t>Protección y contrarresto de agentes carcinogénicos. Evidenciando también un rol preventivo de esta molécula.</w:t>
      </w:r>
      <w:sdt>
        <w:sdtPr>
          <w:id w:val="1295415386"/>
          <w:citation/>
        </w:sdtPr>
        <w:sdtEndPr/>
        <w:sdtContent>
          <w:r w:rsidR="00B00782">
            <w:fldChar w:fldCharType="begin"/>
          </w:r>
          <w:r w:rsidR="00D52830">
            <w:rPr>
              <w:lang w:val="es-AR"/>
            </w:rPr>
            <w:instrText xml:space="preserve"> CITATION Cos06 \l 11274 </w:instrText>
          </w:r>
          <w:r w:rsidR="00B00782">
            <w:fldChar w:fldCharType="separate"/>
          </w:r>
          <w:r w:rsidR="00D52830">
            <w:rPr>
              <w:noProof/>
              <w:lang w:val="es-AR"/>
            </w:rPr>
            <w:t xml:space="preserve"> (12)</w:t>
          </w:r>
          <w:r w:rsidR="00B00782">
            <w:fldChar w:fldCharType="end"/>
          </w:r>
        </w:sdtContent>
      </w:sdt>
    </w:p>
    <w:p w14:paraId="5BEBCF36" w14:textId="77777777" w:rsidR="1B8C96E7" w:rsidDel="00537EC6" w:rsidRDefault="1B8C96E7" w:rsidP="0034682B">
      <w:pPr>
        <w:pStyle w:val="ListParagraph"/>
        <w:numPr>
          <w:ilvl w:val="0"/>
          <w:numId w:val="18"/>
        </w:numPr>
        <w:rPr>
          <w:del w:id="45" w:author="NN" w:date="2019-02-12T20:04:00Z"/>
        </w:rPr>
      </w:pPr>
      <w:r w:rsidRPr="1B8C96E7">
        <w:t>Efecto de protección ante leucemia:</w:t>
      </w:r>
      <w:ins w:id="46" w:author="NN" w:date="2019-02-12T20:04:00Z">
        <w:r w:rsidR="00537EC6">
          <w:t xml:space="preserve"> </w:t>
        </w:r>
      </w:ins>
    </w:p>
    <w:p w14:paraId="5BEBCF37" w14:textId="77777777" w:rsidR="1B8C96E7" w:rsidRDefault="00537EC6" w:rsidP="00791D81">
      <w:pPr>
        <w:pStyle w:val="ListParagraph"/>
        <w:numPr>
          <w:ilvl w:val="1"/>
          <w:numId w:val="25"/>
        </w:numPr>
      </w:pPr>
      <w:ins w:id="47" w:author="NN" w:date="2019-02-12T20:04:00Z">
        <w:r>
          <w:t>i</w:t>
        </w:r>
      </w:ins>
      <w:del w:id="48" w:author="NN" w:date="2019-02-12T20:04:00Z">
        <w:r w:rsidR="1B8C96E7" w:rsidRPr="1B8C96E7" w:rsidDel="00537EC6">
          <w:delText>I</w:delText>
        </w:r>
      </w:del>
      <w:r w:rsidR="1B8C96E7" w:rsidRPr="1B8C96E7">
        <w:t>nhibición de la proliferación de células humanas de leucemia por detención de estas en el primer punto de control del ciclo celular (los puntos de control son mecanismos moleculares que verifican el cumplimiento de las condiciones necesarias para permitir el paso de una fase del ciclo celular a otra)</w:t>
      </w:r>
      <w:sdt>
        <w:sdtPr>
          <w:id w:val="-329682897"/>
          <w:citation/>
        </w:sdtPr>
        <w:sdtEndPr/>
        <w:sdtContent>
          <w:r w:rsidR="00B00782">
            <w:fldChar w:fldCharType="begin"/>
          </w:r>
          <w:r w:rsidR="00D52830">
            <w:rPr>
              <w:lang w:val="es-AR"/>
            </w:rPr>
            <w:instrText xml:space="preserve"> CITATION Ste01 \l 11274 </w:instrText>
          </w:r>
          <w:r w:rsidR="00B00782">
            <w:fldChar w:fldCharType="separate"/>
          </w:r>
          <w:r w:rsidR="00D52830">
            <w:rPr>
              <w:noProof/>
              <w:lang w:val="es-AR"/>
            </w:rPr>
            <w:t xml:space="preserve"> (13)</w:t>
          </w:r>
          <w:r w:rsidR="00B00782">
            <w:fldChar w:fldCharType="end"/>
          </w:r>
        </w:sdtContent>
      </w:sdt>
    </w:p>
    <w:p w14:paraId="5BEBCF38" w14:textId="77777777" w:rsidR="1B8C96E7" w:rsidRPr="00537EC6" w:rsidRDefault="1B8C96E7" w:rsidP="0034682B">
      <w:pPr>
        <w:pStyle w:val="ListParagraph"/>
        <w:numPr>
          <w:ilvl w:val="0"/>
          <w:numId w:val="18"/>
        </w:numPr>
        <w:rPr>
          <w:lang w:val="es-AR"/>
          <w:rPrChange w:id="49" w:author="NN" w:date="2019-02-12T20:04:00Z">
            <w:rPr/>
          </w:rPrChange>
        </w:rPr>
      </w:pPr>
      <w:r w:rsidRPr="1B8C96E7">
        <w:t>Ot</w:t>
      </w:r>
      <w:r w:rsidR="00B00782" w:rsidRPr="00B00782">
        <w:rPr>
          <w:lang w:val="es-AR"/>
          <w:rPrChange w:id="50" w:author="NN" w:date="2019-02-12T20:04:00Z">
            <w:rPr/>
          </w:rPrChange>
        </w:rPr>
        <w:t>ras propiedades:</w:t>
      </w:r>
    </w:p>
    <w:p w14:paraId="5BEBCF39" w14:textId="77777777" w:rsidR="1B8C96E7" w:rsidRDefault="00B00782" w:rsidP="00791D81">
      <w:pPr>
        <w:pStyle w:val="ListParagraph"/>
        <w:numPr>
          <w:ilvl w:val="1"/>
          <w:numId w:val="20"/>
        </w:numPr>
      </w:pPr>
      <w:r w:rsidRPr="00B00782">
        <w:rPr>
          <w:lang w:val="es-AR"/>
          <w:rPrChange w:id="51" w:author="NN" w:date="2019-02-12T20:04:00Z">
            <w:rPr/>
          </w:rPrChange>
        </w:rPr>
        <w:lastRenderedPageBreak/>
        <w:t>El ácido</w:t>
      </w:r>
      <w:r w:rsidR="1B8C96E7" w:rsidRPr="1B8C96E7">
        <w:t xml:space="preserve"> </w:t>
      </w:r>
      <w:r w:rsidRPr="00B00782">
        <w:rPr>
          <w:noProof/>
          <w:lang w:val="es-AR"/>
          <w:rPrChange w:id="52" w:author="NN" w:date="2019-02-12T20:04:00Z">
            <w:rPr/>
          </w:rPrChange>
        </w:rPr>
        <w:t>carnó</w:t>
      </w:r>
      <w:r w:rsidR="1B8C96E7" w:rsidRPr="1B8C96E7">
        <w:t xml:space="preserve">sico presenta otras virtudes terapéuticas al eliminar o reducir el crecimiento de varias líneas celulares de cáncer y por el tratamiento de malignidades relacionadas a la angiogénesis (crecimiento de vasos sanguíneos nuevos que los tumores requieren para crecer), proceso que aparenta ser importante en el crecimiento de crecimiento de tumores </w:t>
      </w:r>
      <w:r w:rsidR="00D52830" w:rsidRPr="1B8C96E7">
        <w:t>malignos</w:t>
      </w:r>
      <w:r w:rsidR="1B8C96E7" w:rsidRPr="1B8C96E7">
        <w:t xml:space="preserve"> y metástasis</w:t>
      </w:r>
      <w:r w:rsidR="00D52830">
        <w:t xml:space="preserve">.  </w:t>
      </w:r>
      <w:sdt>
        <w:sdtPr>
          <w:id w:val="-532882570"/>
          <w:citation/>
        </w:sdtPr>
        <w:sdtEndPr/>
        <w:sdtContent>
          <w:r>
            <w:fldChar w:fldCharType="begin"/>
          </w:r>
          <w:r w:rsidR="00377EC0">
            <w:rPr>
              <w:lang w:val="es-AR"/>
            </w:rPr>
            <w:instrText xml:space="preserve">CITATION Lóp13 \l 11274 </w:instrText>
          </w:r>
          <w:r>
            <w:fldChar w:fldCharType="separate"/>
          </w:r>
          <w:r w:rsidR="00377EC0">
            <w:rPr>
              <w:noProof/>
              <w:lang w:val="es-AR"/>
            </w:rPr>
            <w:t>(14)</w:t>
          </w:r>
          <w:r>
            <w:fldChar w:fldCharType="end"/>
          </w:r>
        </w:sdtContent>
      </w:sdt>
    </w:p>
    <w:p w14:paraId="5BEBCF3A" w14:textId="77777777" w:rsidR="005A40F8" w:rsidRPr="005A40F8" w:rsidRDefault="1B8C96E7" w:rsidP="00791D81">
      <w:pPr>
        <w:pStyle w:val="ListParagraph"/>
        <w:numPr>
          <w:ilvl w:val="1"/>
          <w:numId w:val="20"/>
        </w:numPr>
        <w:rPr>
          <w:lang w:eastAsia="es-ES"/>
        </w:rPr>
      </w:pPr>
      <w:r w:rsidRPr="1B8C96E7">
        <w:t>Prevención de adhesión y migración de células de melanoma</w:t>
      </w:r>
      <w:sdt>
        <w:sdtPr>
          <w:id w:val="-536268888"/>
          <w:citation/>
        </w:sdtPr>
        <w:sdtEndPr/>
        <w:sdtContent>
          <w:r w:rsidR="00B00782">
            <w:fldChar w:fldCharType="begin"/>
          </w:r>
          <w:r w:rsidR="00D52830">
            <w:rPr>
              <w:lang w:val="es-AR"/>
            </w:rPr>
            <w:instrText xml:space="preserve"> CITATION Par14 \l 11274 </w:instrText>
          </w:r>
          <w:r w:rsidR="00B00782">
            <w:fldChar w:fldCharType="separate"/>
          </w:r>
          <w:r w:rsidR="00D52830">
            <w:rPr>
              <w:noProof/>
              <w:lang w:val="es-AR"/>
            </w:rPr>
            <w:t>(15)</w:t>
          </w:r>
          <w:r w:rsidR="00B00782">
            <w:fldChar w:fldCharType="end"/>
          </w:r>
        </w:sdtContent>
      </w:sdt>
    </w:p>
    <w:p w14:paraId="5BEBCF3B" w14:textId="77777777" w:rsidR="005A40F8" w:rsidRDefault="1B8C96E7" w:rsidP="005A40F8">
      <w:pPr>
        <w:pStyle w:val="Heading4"/>
        <w:rPr>
          <w:lang w:eastAsia="es-ES"/>
        </w:rPr>
      </w:pPr>
      <w:r w:rsidRPr="1B8C96E7">
        <w:rPr>
          <w:lang w:eastAsia="es-ES"/>
        </w:rPr>
        <w:t>Tratamiento de desórdenes</w:t>
      </w:r>
    </w:p>
    <w:p w14:paraId="5BEBCF3C" w14:textId="77777777" w:rsidR="005A40F8" w:rsidRPr="005A40F8" w:rsidDel="00537EC6" w:rsidRDefault="1B8C96E7" w:rsidP="1B8C96E7">
      <w:pPr>
        <w:pStyle w:val="ListParagraph"/>
        <w:numPr>
          <w:ilvl w:val="0"/>
          <w:numId w:val="3"/>
        </w:numPr>
        <w:rPr>
          <w:del w:id="53" w:author="NN" w:date="2019-02-12T20:04:00Z"/>
          <w:lang w:eastAsia="es-ES"/>
        </w:rPr>
      </w:pPr>
      <w:r w:rsidRPr="1B8C96E7">
        <w:rPr>
          <w:lang w:eastAsia="es-ES"/>
        </w:rPr>
        <w:t>Daños de hígado:</w:t>
      </w:r>
      <w:ins w:id="54" w:author="NN" w:date="2019-02-12T20:04:00Z">
        <w:r w:rsidR="00537EC6">
          <w:rPr>
            <w:lang w:eastAsia="es-ES"/>
          </w:rPr>
          <w:t xml:space="preserve"> e</w:t>
        </w:r>
      </w:ins>
    </w:p>
    <w:p w14:paraId="5BEBCF3D" w14:textId="77777777" w:rsidR="00B00782" w:rsidRDefault="1B8C96E7">
      <w:pPr>
        <w:pStyle w:val="ListParagraph"/>
        <w:numPr>
          <w:ilvl w:val="0"/>
          <w:numId w:val="3"/>
        </w:numPr>
        <w:rPr>
          <w:lang w:eastAsia="es-ES"/>
        </w:rPr>
        <w:pPrChange w:id="55" w:author="NN" w:date="2019-02-12T20:06:00Z">
          <w:pPr>
            <w:pStyle w:val="ListParagraph"/>
            <w:numPr>
              <w:ilvl w:val="1"/>
              <w:numId w:val="21"/>
            </w:numPr>
            <w:ind w:left="1440"/>
          </w:pPr>
        </w:pPrChange>
      </w:pPr>
      <w:del w:id="56" w:author="NN" w:date="2019-02-12T20:04:00Z">
        <w:r w:rsidRPr="1B8C96E7" w:rsidDel="00537EC6">
          <w:rPr>
            <w:lang w:eastAsia="es-ES"/>
          </w:rPr>
          <w:delText>E</w:delText>
        </w:r>
      </w:del>
      <w:r w:rsidRPr="1B8C96E7">
        <w:rPr>
          <w:lang w:eastAsia="es-ES"/>
        </w:rPr>
        <w:t>l ácido carnósico ha sido estudiado en modelos de hepatotoxicidad en ratas inducida por lipopolisacáridos</w:t>
      </w:r>
      <w:sdt>
        <w:sdtPr>
          <w:rPr>
            <w:lang w:eastAsia="es-ES"/>
          </w:rPr>
          <w:id w:val="-1893029145"/>
          <w:citation/>
        </w:sdtPr>
        <w:sdtEndPr>
          <w:rPr>
            <w:lang w:val="es-AR"/>
          </w:rPr>
        </w:sdtEndPr>
        <w:sdtContent>
          <w:r w:rsidR="00B00782" w:rsidRPr="00B00782">
            <w:rPr>
              <w:lang w:eastAsia="es-ES"/>
            </w:rPr>
            <w:fldChar w:fldCharType="begin"/>
          </w:r>
          <w:r w:rsidR="00664F01">
            <w:rPr>
              <w:lang w:val="es-AR" w:eastAsia="es-ES"/>
            </w:rPr>
            <w:instrText xml:space="preserve"> CITATION Xia13 \l</w:instrText>
          </w:r>
          <w:r w:rsidR="00C11428">
            <w:rPr>
              <w:lang w:val="es-AR" w:eastAsia="es-ES"/>
            </w:rPr>
            <w:instrText xml:space="preserve"> 11274 </w:instrText>
          </w:r>
          <w:r w:rsidR="00B00782" w:rsidRPr="00B00782">
            <w:rPr>
              <w:lang w:val="es-AR" w:eastAsia="es-ES"/>
              <w:rPrChange w:id="57" w:author="NN" w:date="2019-02-12T20:04:00Z">
                <w:rPr>
                  <w:lang w:eastAsia="es-ES"/>
                </w:rPr>
              </w:rPrChange>
            </w:rPr>
            <w:fldChar w:fldCharType="separate"/>
          </w:r>
          <w:r w:rsidR="00664F01" w:rsidRPr="00537EC6">
            <w:rPr>
              <w:noProof/>
              <w:lang w:val="es-AR" w:eastAsia="es-ES"/>
            </w:rPr>
            <w:t xml:space="preserve"> (16)</w:t>
          </w:r>
          <w:r w:rsidR="00B00782" w:rsidRPr="00B00782">
            <w:rPr>
              <w:lang w:val="es-AR" w:eastAsia="es-ES"/>
              <w:rPrChange w:id="58" w:author="NN" w:date="2019-02-12T20:04:00Z">
                <w:rPr>
                  <w:lang w:eastAsia="es-ES"/>
                </w:rPr>
              </w:rPrChange>
            </w:rPr>
            <w:fldChar w:fldCharType="end"/>
          </w:r>
        </w:sdtContent>
      </w:sdt>
      <w:r w:rsidR="00B00782" w:rsidRPr="00B00782">
        <w:rPr>
          <w:lang w:val="es-AR" w:eastAsia="es-ES"/>
          <w:rPrChange w:id="59" w:author="NN" w:date="2019-02-12T20:04:00Z">
            <w:rPr>
              <w:lang w:eastAsia="es-ES"/>
            </w:rPr>
          </w:rPrChange>
        </w:rPr>
        <w:t>, etanol</w:t>
      </w:r>
      <w:sdt>
        <w:sdtPr>
          <w:rPr>
            <w:lang w:val="es-AR" w:eastAsia="es-ES"/>
          </w:rPr>
          <w:id w:val="1067230406"/>
          <w:citation/>
        </w:sdtPr>
        <w:sdtEndPr/>
        <w:sdtContent>
          <w:r w:rsidR="00B00782" w:rsidRPr="00B00782">
            <w:rPr>
              <w:lang w:val="es-AR" w:eastAsia="es-ES"/>
              <w:rPrChange w:id="60" w:author="NN" w:date="2019-02-12T20:04:00Z">
                <w:rPr>
                  <w:lang w:eastAsia="es-ES"/>
                </w:rPr>
              </w:rPrChange>
            </w:rPr>
            <w:fldChar w:fldCharType="begin"/>
          </w:r>
          <w:r w:rsidR="00664F01">
            <w:rPr>
              <w:lang w:val="es-AR" w:eastAsia="es-ES"/>
            </w:rPr>
            <w:instrText xml:space="preserve"> </w:instrText>
          </w:r>
          <w:r w:rsidR="00B00782">
            <w:rPr>
              <w:noProof/>
              <w:lang w:val="es-AR" w:eastAsia="es-ES"/>
              <w:rPrChange w:id="61" w:author="NN" w:date="2019-02-12T20:04:00Z">
                <w:rPr>
                  <w:lang w:val="es-AR" w:eastAsia="es-ES"/>
                </w:rPr>
              </w:rPrChange>
            </w:rPr>
            <w:instrText>CITAT</w:instrText>
          </w:r>
          <w:r w:rsidR="00664F01">
            <w:rPr>
              <w:lang w:val="es-AR" w:eastAsia="es-ES"/>
            </w:rPr>
            <w:instrText>ION XTi16 \l</w:instrText>
          </w:r>
          <w:r w:rsidR="00C11428">
            <w:rPr>
              <w:lang w:val="es-AR" w:eastAsia="es-ES"/>
            </w:rPr>
            <w:instrText xml:space="preserve"> 11274 </w:instrText>
          </w:r>
          <w:r w:rsidR="00B00782" w:rsidRPr="00B00782">
            <w:rPr>
              <w:lang w:val="es-AR" w:eastAsia="es-ES"/>
              <w:rPrChange w:id="62" w:author="NN" w:date="2019-02-12T20:04:00Z">
                <w:rPr>
                  <w:lang w:eastAsia="es-ES"/>
                </w:rPr>
              </w:rPrChange>
            </w:rPr>
            <w:fldChar w:fldCharType="separate"/>
          </w:r>
          <w:r w:rsidR="00C11428">
            <w:rPr>
              <w:noProof/>
              <w:lang w:val="es-AR" w:eastAsia="es-ES"/>
            </w:rPr>
            <w:t xml:space="preserve"> (17)</w:t>
          </w:r>
          <w:r w:rsidR="00B00782" w:rsidRPr="00B00782">
            <w:rPr>
              <w:lang w:val="es-AR" w:eastAsia="es-ES"/>
              <w:rPrChange w:id="63" w:author="NN" w:date="2019-02-12T20:04:00Z">
                <w:rPr>
                  <w:lang w:eastAsia="es-ES"/>
                </w:rPr>
              </w:rPrChange>
            </w:rPr>
            <w:fldChar w:fldCharType="end"/>
          </w:r>
        </w:sdtContent>
      </w:sdt>
      <w:r w:rsidR="00B00782" w:rsidRPr="00B00782">
        <w:rPr>
          <w:lang w:val="es-AR" w:eastAsia="es-ES"/>
          <w:rPrChange w:id="64" w:author="NN" w:date="2019-02-12T20:04:00Z">
            <w:rPr>
              <w:lang w:eastAsia="es-ES"/>
            </w:rPr>
          </w:rPrChange>
        </w:rPr>
        <w:t xml:space="preserve"> y acetomi</w:t>
      </w:r>
      <w:r w:rsidRPr="1B8C96E7">
        <w:rPr>
          <w:lang w:eastAsia="es-ES"/>
        </w:rPr>
        <w:t>n</w:t>
      </w:r>
      <w:r w:rsidR="00B00782" w:rsidRPr="00B00782">
        <w:rPr>
          <w:noProof/>
          <w:lang w:val="es-AR" w:eastAsia="es-ES"/>
          <w:rPrChange w:id="65" w:author="NN" w:date="2019-02-12T20:04:00Z">
            <w:rPr>
              <w:lang w:eastAsia="es-ES"/>
            </w:rPr>
          </w:rPrChange>
        </w:rPr>
        <w:t>ofen</w:t>
      </w:r>
      <w:sdt>
        <w:sdtPr>
          <w:rPr>
            <w:noProof/>
            <w:lang w:val="es-AR" w:eastAsia="es-ES"/>
          </w:rPr>
          <w:id w:val="-1139181722"/>
          <w:citation/>
        </w:sdtPr>
        <w:sdtEndPr>
          <w:rPr>
            <w:noProof w:val="0"/>
          </w:rPr>
        </w:sdtEndPr>
        <w:sdtContent>
          <w:r w:rsidR="00B00782" w:rsidRPr="00B00782">
            <w:rPr>
              <w:lang w:eastAsia="es-ES"/>
            </w:rPr>
            <w:fldChar w:fldCharType="begin"/>
          </w:r>
          <w:r w:rsidR="00664F01">
            <w:rPr>
              <w:lang w:val="es-AR" w:eastAsia="es-ES"/>
            </w:rPr>
            <w:instrText xml:space="preserve"> CITATION Guo16 \l</w:instrText>
          </w:r>
          <w:r w:rsidR="00C11428">
            <w:rPr>
              <w:lang w:val="es-AR" w:eastAsia="es-ES"/>
            </w:rPr>
            <w:instrText xml:space="preserve"> 11274 </w:instrText>
          </w:r>
          <w:r w:rsidR="00B00782" w:rsidRPr="00B00782">
            <w:rPr>
              <w:lang w:val="es-AR" w:eastAsia="es-ES"/>
              <w:rPrChange w:id="66" w:author="NN" w:date="2019-02-12T20:04:00Z">
                <w:rPr>
                  <w:lang w:eastAsia="es-ES"/>
                </w:rPr>
              </w:rPrChange>
            </w:rPr>
            <w:fldChar w:fldCharType="separate"/>
          </w:r>
          <w:r w:rsidR="00664F01" w:rsidRPr="00537EC6">
            <w:rPr>
              <w:noProof/>
              <w:lang w:val="es-AR" w:eastAsia="es-ES"/>
            </w:rPr>
            <w:t xml:space="preserve"> (18)</w:t>
          </w:r>
          <w:r w:rsidR="00B00782" w:rsidRPr="00B00782">
            <w:rPr>
              <w:lang w:val="es-AR" w:eastAsia="es-ES"/>
              <w:rPrChange w:id="67" w:author="NN" w:date="2019-02-12T20:04:00Z">
                <w:rPr>
                  <w:lang w:eastAsia="es-ES"/>
                </w:rPr>
              </w:rPrChange>
            </w:rPr>
            <w:fldChar w:fldCharType="end"/>
          </w:r>
        </w:sdtContent>
      </w:sdt>
      <w:r w:rsidR="00B00782" w:rsidRPr="00B00782">
        <w:rPr>
          <w:lang w:val="es-AR" w:eastAsia="es-ES"/>
          <w:rPrChange w:id="68" w:author="NN" w:date="2019-02-12T20:04:00Z">
            <w:rPr>
              <w:lang w:eastAsia="es-ES"/>
            </w:rPr>
          </w:rPrChange>
        </w:rPr>
        <w:t>. Este nor</w:t>
      </w:r>
      <w:r w:rsidRPr="1B8C96E7">
        <w:rPr>
          <w:lang w:eastAsia="es-ES"/>
        </w:rPr>
        <w:t>m</w:t>
      </w:r>
      <w:r w:rsidR="00B00782" w:rsidRPr="00B00782">
        <w:rPr>
          <w:noProof/>
          <w:lang w:val="es-AR" w:eastAsia="es-ES"/>
          <w:rPrChange w:id="69" w:author="NN" w:date="2019-02-12T20:04:00Z">
            <w:rPr>
              <w:lang w:eastAsia="es-ES"/>
            </w:rPr>
          </w:rPrChange>
        </w:rPr>
        <w:t>alizó</w:t>
      </w:r>
      <w:r w:rsidRPr="1B8C96E7">
        <w:rPr>
          <w:lang w:eastAsia="es-ES"/>
        </w:rPr>
        <w:t xml:space="preserve"> la mayoría de los signos patológicos, incluyendo daño histológico, metabolismo de lípidos y estrés oxidativo/nitrosativo.</w:t>
      </w:r>
    </w:p>
    <w:p w14:paraId="5BEBCF3E" w14:textId="77777777" w:rsidR="1B8C96E7" w:rsidDel="00537EC6" w:rsidRDefault="1B8C96E7" w:rsidP="1B8C96E7">
      <w:pPr>
        <w:pStyle w:val="ListParagraph"/>
        <w:numPr>
          <w:ilvl w:val="0"/>
          <w:numId w:val="3"/>
        </w:numPr>
        <w:rPr>
          <w:del w:id="70" w:author="NN" w:date="2019-02-12T20:04:00Z"/>
          <w:lang w:eastAsia="es-ES"/>
        </w:rPr>
      </w:pPr>
      <w:r w:rsidRPr="1B8C96E7">
        <w:rPr>
          <w:lang w:eastAsia="es-ES"/>
        </w:rPr>
        <w:t>Arterioesclerosis:</w:t>
      </w:r>
      <w:ins w:id="71" w:author="NN" w:date="2019-02-12T20:04:00Z">
        <w:r w:rsidR="00537EC6">
          <w:rPr>
            <w:lang w:eastAsia="es-ES"/>
          </w:rPr>
          <w:t xml:space="preserve"> l</w:t>
        </w:r>
      </w:ins>
    </w:p>
    <w:p w14:paraId="5BEBCF3F" w14:textId="77777777" w:rsidR="00B00782" w:rsidRPr="00B00782" w:rsidRDefault="1B8C96E7">
      <w:pPr>
        <w:pStyle w:val="ListParagraph"/>
        <w:numPr>
          <w:ilvl w:val="0"/>
          <w:numId w:val="3"/>
        </w:numPr>
        <w:rPr>
          <w:lang w:val="es-AR" w:eastAsia="es-ES"/>
          <w:rPrChange w:id="72" w:author="NN" w:date="2019-02-12T20:04:00Z">
            <w:rPr>
              <w:lang w:eastAsia="es-ES"/>
            </w:rPr>
          </w:rPrChange>
        </w:rPr>
        <w:pPrChange w:id="73" w:author="NN" w:date="2019-02-12T20:06:00Z">
          <w:pPr>
            <w:pStyle w:val="ListParagraph"/>
            <w:numPr>
              <w:ilvl w:val="1"/>
              <w:numId w:val="24"/>
            </w:numPr>
            <w:ind w:left="1440"/>
          </w:pPr>
        </w:pPrChange>
      </w:pPr>
      <w:del w:id="74" w:author="NN" w:date="2019-02-12T20:04:00Z">
        <w:r w:rsidRPr="1B8C96E7" w:rsidDel="00537EC6">
          <w:rPr>
            <w:lang w:eastAsia="es-ES"/>
          </w:rPr>
          <w:delText>L</w:delText>
        </w:r>
      </w:del>
      <w:r w:rsidRPr="1B8C96E7">
        <w:rPr>
          <w:lang w:eastAsia="es-ES"/>
        </w:rPr>
        <w:t>a Arterioesclerosis a menudo viene acompañada de la deposición de lípidos en la pared interna de arterias. En el tiempo, estos depósitos se ven impregnados progresivamente por fibrinógeno, plaquetas, células sanguíneas y calcio, luego se solidifican causando el bloqueo de arterias</w:t>
      </w:r>
      <w:sdt>
        <w:sdtPr>
          <w:rPr>
            <w:lang w:eastAsia="es-ES"/>
          </w:rPr>
          <w:id w:val="324559498"/>
          <w:citation/>
        </w:sdtPr>
        <w:sdtEndPr>
          <w:rPr>
            <w:lang w:val="es-AR"/>
          </w:rPr>
        </w:sdtEndPr>
        <w:sdtContent>
          <w:r w:rsidR="00B00782" w:rsidRPr="00B00782">
            <w:rPr>
              <w:lang w:eastAsia="es-ES"/>
            </w:rPr>
            <w:fldChar w:fldCharType="begin"/>
          </w:r>
          <w:r w:rsidR="00664F01">
            <w:rPr>
              <w:lang w:val="es-AR" w:eastAsia="es-ES"/>
            </w:rPr>
            <w:instrText xml:space="preserve"> CITATION Bah16 \l 1</w:instrText>
          </w:r>
          <w:r w:rsidR="00C11428">
            <w:rPr>
              <w:lang w:val="es-AR" w:eastAsia="es-ES"/>
            </w:rPr>
            <w:instrText xml:space="preserve">1274 </w:instrText>
          </w:r>
          <w:r w:rsidR="00B00782" w:rsidRPr="00B00782">
            <w:rPr>
              <w:lang w:val="es-AR" w:eastAsia="es-ES"/>
              <w:rPrChange w:id="75" w:author="NN" w:date="2019-02-12T20:04:00Z">
                <w:rPr>
                  <w:lang w:eastAsia="es-ES"/>
                </w:rPr>
              </w:rPrChange>
            </w:rPr>
            <w:fldChar w:fldCharType="separate"/>
          </w:r>
          <w:r w:rsidR="00664F01" w:rsidRPr="00537EC6">
            <w:rPr>
              <w:noProof/>
              <w:lang w:val="es-AR" w:eastAsia="es-ES"/>
            </w:rPr>
            <w:t>(19)</w:t>
          </w:r>
          <w:r w:rsidR="00B00782" w:rsidRPr="00B00782">
            <w:rPr>
              <w:lang w:val="es-AR" w:eastAsia="es-ES"/>
              <w:rPrChange w:id="76" w:author="NN" w:date="2019-02-12T20:04:00Z">
                <w:rPr>
                  <w:lang w:eastAsia="es-ES"/>
                </w:rPr>
              </w:rPrChange>
            </w:rPr>
            <w:fldChar w:fldCharType="end"/>
          </w:r>
        </w:sdtContent>
      </w:sdt>
      <w:r w:rsidR="00B00782" w:rsidRPr="00B00782">
        <w:rPr>
          <w:lang w:val="es-AR" w:eastAsia="es-ES"/>
          <w:rPrChange w:id="77" w:author="NN" w:date="2019-02-12T20:04:00Z">
            <w:rPr>
              <w:lang w:eastAsia="es-ES"/>
            </w:rPr>
          </w:rPrChange>
        </w:rPr>
        <w:t>. Estudios mo</w:t>
      </w:r>
      <w:r w:rsidRPr="1B8C96E7">
        <w:rPr>
          <w:lang w:eastAsia="es-ES"/>
        </w:rPr>
        <w:t>s</w:t>
      </w:r>
      <w:r w:rsidR="00B00782" w:rsidRPr="00B00782">
        <w:rPr>
          <w:noProof/>
          <w:lang w:val="es-AR" w:eastAsia="es-ES"/>
          <w:rPrChange w:id="78" w:author="NN" w:date="2019-02-12T20:04:00Z">
            <w:rPr>
              <w:lang w:eastAsia="es-ES"/>
            </w:rPr>
          </w:rPrChange>
        </w:rPr>
        <w:t>trar</w:t>
      </w:r>
      <w:r w:rsidRPr="1B8C96E7">
        <w:rPr>
          <w:lang w:eastAsia="es-ES"/>
        </w:rPr>
        <w:t xml:space="preserve">on que el ácido carnósico suprime la expresión de moléculas causantes de la adhesión de células en el endotelio </w:t>
      </w:r>
      <w:sdt>
        <w:sdtPr>
          <w:rPr>
            <w:lang w:eastAsia="es-ES"/>
          </w:rPr>
          <w:id w:val="-1361043103"/>
          <w:citation/>
        </w:sdtPr>
        <w:sdtEndPr>
          <w:rPr>
            <w:lang w:val="es-AR"/>
          </w:rPr>
        </w:sdtEndPr>
        <w:sdtContent>
          <w:r w:rsidR="00B00782" w:rsidRPr="00B00782">
            <w:rPr>
              <w:lang w:eastAsia="es-ES"/>
            </w:rPr>
            <w:fldChar w:fldCharType="begin"/>
          </w:r>
          <w:r w:rsidR="00664F01">
            <w:rPr>
              <w:lang w:val="es-AR" w:eastAsia="es-ES"/>
            </w:rPr>
            <w:instrText xml:space="preserve"> CITATION YuY09 \l 1</w:instrText>
          </w:r>
          <w:r w:rsidR="00C11428">
            <w:rPr>
              <w:lang w:val="es-AR" w:eastAsia="es-ES"/>
            </w:rPr>
            <w:instrText xml:space="preserve">1274 </w:instrText>
          </w:r>
          <w:r w:rsidR="00B00782" w:rsidRPr="00B00782">
            <w:rPr>
              <w:lang w:val="es-AR" w:eastAsia="es-ES"/>
              <w:rPrChange w:id="79" w:author="NN" w:date="2019-02-12T20:04:00Z">
                <w:rPr>
                  <w:lang w:eastAsia="es-ES"/>
                </w:rPr>
              </w:rPrChange>
            </w:rPr>
            <w:fldChar w:fldCharType="separate"/>
          </w:r>
          <w:r w:rsidR="00664F01" w:rsidRPr="00537EC6">
            <w:rPr>
              <w:noProof/>
              <w:lang w:val="es-AR" w:eastAsia="es-ES"/>
            </w:rPr>
            <w:t>(20)</w:t>
          </w:r>
          <w:r w:rsidR="00B00782" w:rsidRPr="00B00782">
            <w:rPr>
              <w:lang w:val="es-AR" w:eastAsia="es-ES"/>
              <w:rPrChange w:id="80" w:author="NN" w:date="2019-02-12T20:04:00Z">
                <w:rPr>
                  <w:lang w:eastAsia="es-ES"/>
                </w:rPr>
              </w:rPrChange>
            </w:rPr>
            <w:fldChar w:fldCharType="end"/>
          </w:r>
        </w:sdtContent>
      </w:sdt>
    </w:p>
    <w:p w14:paraId="5BEBCF40" w14:textId="77777777" w:rsidR="1B8C96E7" w:rsidRDefault="00B00782" w:rsidP="1B8C96E7">
      <w:pPr>
        <w:pStyle w:val="ListParagraph"/>
        <w:numPr>
          <w:ilvl w:val="0"/>
          <w:numId w:val="3"/>
        </w:numPr>
        <w:rPr>
          <w:lang w:eastAsia="es-ES"/>
        </w:rPr>
      </w:pPr>
      <w:r w:rsidRPr="00B00782">
        <w:rPr>
          <w:lang w:val="es-AR" w:eastAsia="es-ES"/>
          <w:rPrChange w:id="81" w:author="NN" w:date="2019-02-12T20:04:00Z">
            <w:rPr>
              <w:lang w:eastAsia="es-ES"/>
            </w:rPr>
          </w:rPrChange>
        </w:rPr>
        <w:t>Daños cerebr</w:t>
      </w:r>
      <w:r w:rsidR="1B8C96E7" w:rsidRPr="1B8C96E7">
        <w:rPr>
          <w:lang w:eastAsia="es-ES"/>
        </w:rPr>
        <w:t>a</w:t>
      </w:r>
      <w:r w:rsidRPr="00B00782">
        <w:rPr>
          <w:noProof/>
          <w:lang w:val="es-AR" w:eastAsia="es-ES"/>
          <w:rPrChange w:id="82" w:author="NN" w:date="2019-02-12T20:04:00Z">
            <w:rPr>
              <w:lang w:eastAsia="es-ES"/>
            </w:rPr>
          </w:rPrChange>
        </w:rPr>
        <w:t>les:</w:t>
      </w:r>
    </w:p>
    <w:p w14:paraId="5BEBCF41" w14:textId="77777777" w:rsidR="1B8C96E7" w:rsidDel="00537EC6" w:rsidRDefault="1B8C96E7" w:rsidP="00791D81">
      <w:pPr>
        <w:pStyle w:val="ListParagraph"/>
        <w:numPr>
          <w:ilvl w:val="1"/>
          <w:numId w:val="22"/>
        </w:numPr>
        <w:rPr>
          <w:del w:id="83" w:author="NN" w:date="2019-02-12T20:05:00Z"/>
          <w:lang w:eastAsia="es-ES"/>
        </w:rPr>
      </w:pPr>
      <w:r w:rsidRPr="1B8C96E7">
        <w:rPr>
          <w:lang w:eastAsia="es-ES"/>
        </w:rPr>
        <w:t>Enfermedad de Parkinson:</w:t>
      </w:r>
      <w:ins w:id="84" w:author="NN" w:date="2019-02-12T20:05:00Z">
        <w:r w:rsidR="00537EC6">
          <w:rPr>
            <w:lang w:eastAsia="es-ES"/>
          </w:rPr>
          <w:t xml:space="preserve"> a</w:t>
        </w:r>
      </w:ins>
    </w:p>
    <w:p w14:paraId="5BEBCF42" w14:textId="77777777" w:rsidR="00B00782" w:rsidRPr="00B00782" w:rsidRDefault="1B8C96E7">
      <w:pPr>
        <w:pStyle w:val="ListParagraph"/>
        <w:numPr>
          <w:ilvl w:val="1"/>
          <w:numId w:val="23"/>
        </w:numPr>
        <w:rPr>
          <w:lang w:val="es-AR" w:eastAsia="es-ES"/>
          <w:rPrChange w:id="85" w:author="NN" w:date="2019-02-12T20:05:00Z">
            <w:rPr>
              <w:lang w:eastAsia="es-ES"/>
            </w:rPr>
          </w:rPrChange>
        </w:rPr>
        <w:pPrChange w:id="86" w:author="NN" w:date="2019-02-12T20:05:00Z">
          <w:pPr>
            <w:pStyle w:val="ListParagraph"/>
            <w:numPr>
              <w:ilvl w:val="2"/>
              <w:numId w:val="3"/>
            </w:numPr>
            <w:ind w:left="2160"/>
          </w:pPr>
        </w:pPrChange>
      </w:pPr>
      <w:del w:id="87" w:author="NN" w:date="2019-02-12T20:05:00Z">
        <w:r w:rsidRPr="1B8C96E7" w:rsidDel="00537EC6">
          <w:rPr>
            <w:lang w:eastAsia="es-ES"/>
          </w:rPr>
          <w:delText>A</w:delText>
        </w:r>
      </w:del>
      <w:r w:rsidRPr="1B8C96E7">
        <w:rPr>
          <w:lang w:eastAsia="es-ES"/>
        </w:rPr>
        <w:t>nte diversos modelos de Parkinson inducido el ácido carnósico presentó un efecto neuroprotectivo dependiente de la dosis.</w:t>
      </w:r>
      <w:sdt>
        <w:sdtPr>
          <w:rPr>
            <w:lang w:eastAsia="es-ES"/>
          </w:rPr>
          <w:id w:val="-598950566"/>
          <w:citation/>
        </w:sdtPr>
        <w:sdtEndPr>
          <w:rPr>
            <w:lang w:val="es-AR"/>
          </w:rPr>
        </w:sdtEndPr>
        <w:sdtContent>
          <w:r w:rsidR="00B00782" w:rsidRPr="00B00782">
            <w:rPr>
              <w:lang w:eastAsia="es-ES"/>
            </w:rPr>
            <w:fldChar w:fldCharType="begin"/>
          </w:r>
          <w:r w:rsidR="00664F01">
            <w:rPr>
              <w:lang w:val="es-AR" w:eastAsia="es-ES"/>
            </w:rPr>
            <w:instrText xml:space="preserve"> CITATION Bah16 \l 11274 </w:instrText>
          </w:r>
          <w:r w:rsidR="00B00782" w:rsidRPr="00B00782">
            <w:rPr>
              <w:lang w:eastAsia="es-ES"/>
            </w:rPr>
            <w:fldChar w:fldCharType="separate"/>
          </w:r>
          <w:r w:rsidR="00664F01" w:rsidRPr="00537EC6">
            <w:rPr>
              <w:noProof/>
              <w:lang w:val="es-AR" w:eastAsia="es-ES"/>
            </w:rPr>
            <w:t xml:space="preserve"> (19)</w:t>
          </w:r>
          <w:r w:rsidR="00B00782" w:rsidRPr="00B00782">
            <w:rPr>
              <w:lang w:val="es-AR" w:eastAsia="es-ES"/>
              <w:rPrChange w:id="88" w:author="NN" w:date="2019-02-12T20:05:00Z">
                <w:rPr>
                  <w:lang w:eastAsia="es-ES"/>
                </w:rPr>
              </w:rPrChange>
            </w:rPr>
            <w:fldChar w:fldCharType="end"/>
          </w:r>
        </w:sdtContent>
      </w:sdt>
    </w:p>
    <w:p w14:paraId="5BEBCF43" w14:textId="77777777" w:rsidR="1B8C96E7" w:rsidDel="00537EC6" w:rsidRDefault="00B00782" w:rsidP="00791D81">
      <w:pPr>
        <w:pStyle w:val="ListParagraph"/>
        <w:numPr>
          <w:ilvl w:val="1"/>
          <w:numId w:val="23"/>
        </w:numPr>
        <w:rPr>
          <w:del w:id="89" w:author="NN" w:date="2019-02-12T20:05:00Z"/>
          <w:lang w:eastAsia="es-ES"/>
        </w:rPr>
      </w:pPr>
      <w:r w:rsidRPr="00B00782">
        <w:rPr>
          <w:lang w:val="es-AR" w:eastAsia="es-ES"/>
          <w:rPrChange w:id="90" w:author="NN" w:date="2019-02-12T20:05:00Z">
            <w:rPr>
              <w:lang w:eastAsia="es-ES"/>
            </w:rPr>
          </w:rPrChange>
        </w:rPr>
        <w:t>Enfermedad de Alz</w:t>
      </w:r>
      <w:r w:rsidR="1B8C96E7" w:rsidRPr="1B8C96E7">
        <w:rPr>
          <w:lang w:eastAsia="es-ES"/>
        </w:rPr>
        <w:t>h</w:t>
      </w:r>
      <w:r w:rsidRPr="00B00782">
        <w:rPr>
          <w:noProof/>
          <w:lang w:val="es-AR" w:eastAsia="es-ES"/>
          <w:rPrChange w:id="91" w:author="NN" w:date="2019-02-12T20:05:00Z">
            <w:rPr>
              <w:lang w:eastAsia="es-ES"/>
            </w:rPr>
          </w:rPrChange>
        </w:rPr>
        <w:t>eimer</w:t>
      </w:r>
      <w:r w:rsidR="1B8C96E7" w:rsidRPr="1B8C96E7">
        <w:rPr>
          <w:lang w:eastAsia="es-ES"/>
        </w:rPr>
        <w:t>:</w:t>
      </w:r>
      <w:ins w:id="92" w:author="NN" w:date="2019-02-12T20:05:00Z">
        <w:r w:rsidR="00537EC6">
          <w:rPr>
            <w:lang w:eastAsia="es-ES"/>
          </w:rPr>
          <w:t xml:space="preserve"> e</w:t>
        </w:r>
      </w:ins>
    </w:p>
    <w:p w14:paraId="5BEBCF44" w14:textId="77777777" w:rsidR="00B00782" w:rsidRPr="00B00782" w:rsidRDefault="00B00782">
      <w:pPr>
        <w:pStyle w:val="ListParagraph"/>
        <w:numPr>
          <w:ilvl w:val="1"/>
          <w:numId w:val="23"/>
        </w:numPr>
        <w:rPr>
          <w:lang w:val="es-AR" w:eastAsia="es-ES"/>
          <w:rPrChange w:id="93" w:author="NN" w:date="2019-02-12T20:05:00Z">
            <w:rPr>
              <w:lang w:eastAsia="es-ES"/>
            </w:rPr>
          </w:rPrChange>
        </w:rPr>
        <w:pPrChange w:id="94" w:author="NN" w:date="2019-02-12T20:05:00Z">
          <w:pPr>
            <w:pStyle w:val="ListParagraph"/>
            <w:numPr>
              <w:numId w:val="3"/>
            </w:numPr>
            <w:ind w:left="720"/>
          </w:pPr>
        </w:pPrChange>
      </w:pPr>
      <w:del w:id="95" w:author="NN" w:date="2019-02-12T20:05:00Z">
        <w:r w:rsidRPr="00B00782">
          <w:rPr>
            <w:lang w:val="es-AR" w:eastAsia="es-ES"/>
            <w:rPrChange w:id="96" w:author="NN" w:date="2019-02-12T20:05:00Z">
              <w:rPr>
                <w:lang w:eastAsia="es-ES"/>
              </w:rPr>
            </w:rPrChange>
          </w:rPr>
          <w:delText>E</w:delText>
        </w:r>
      </w:del>
      <w:r w:rsidRPr="00B00782">
        <w:rPr>
          <w:lang w:val="es-AR" w:eastAsia="es-ES"/>
          <w:rPrChange w:id="97" w:author="NN" w:date="2019-02-12T20:05:00Z">
            <w:rPr>
              <w:lang w:eastAsia="es-ES"/>
            </w:rPr>
          </w:rPrChange>
        </w:rPr>
        <w:t>l Alzheimer es u</w:t>
      </w:r>
      <w:r w:rsidR="1B8C96E7" w:rsidRPr="1B8C96E7">
        <w:rPr>
          <w:lang w:eastAsia="es-ES"/>
        </w:rPr>
        <w:t>n</w:t>
      </w:r>
      <w:r w:rsidRPr="00B00782">
        <w:rPr>
          <w:noProof/>
          <w:lang w:val="es-AR" w:eastAsia="es-ES"/>
          <w:rPrChange w:id="98" w:author="NN" w:date="2019-02-12T20:05:00Z">
            <w:rPr>
              <w:lang w:eastAsia="es-ES"/>
            </w:rPr>
          </w:rPrChange>
        </w:rPr>
        <w:t>a enf</w:t>
      </w:r>
      <w:r w:rsidR="1B8C96E7" w:rsidRPr="1B8C96E7">
        <w:rPr>
          <w:lang w:eastAsia="es-ES"/>
        </w:rPr>
        <w:t xml:space="preserve">eremdad degenerativa que causa la disminución de la capacidad cognitiva y memoria que emerge debido a la </w:t>
      </w:r>
      <w:r w:rsidR="00664F01" w:rsidRPr="1B8C96E7">
        <w:rPr>
          <w:lang w:eastAsia="es-ES"/>
        </w:rPr>
        <w:t>excesiva</w:t>
      </w:r>
      <w:r w:rsidR="1B8C96E7" w:rsidRPr="1B8C96E7">
        <w:rPr>
          <w:lang w:eastAsia="es-ES"/>
        </w:rPr>
        <w:t xml:space="preserve"> producción y acumulación de proteínas beta-amiloideas en algunas </w:t>
      </w:r>
      <w:r w:rsidR="00D52830" w:rsidRPr="1B8C96E7">
        <w:rPr>
          <w:lang w:eastAsia="es-ES"/>
        </w:rPr>
        <w:t>áreas</w:t>
      </w:r>
      <w:r w:rsidR="1B8C96E7" w:rsidRPr="1B8C96E7">
        <w:rPr>
          <w:lang w:eastAsia="es-ES"/>
        </w:rPr>
        <w:t xml:space="preserve"> del cerebro. El mecanismo patológico de esta enfermedad implica además el estrés oxidativo e inflamación, estudios demostraron que el ácido carnósico previno la neurodegeneración inducida por beta-amiloide. </w:t>
      </w:r>
      <w:sdt>
        <w:sdtPr>
          <w:rPr>
            <w:lang w:eastAsia="es-ES"/>
          </w:rPr>
          <w:id w:val="-938757285"/>
          <w:citation/>
        </w:sdtPr>
        <w:sdtEndPr>
          <w:rPr>
            <w:lang w:val="es-AR"/>
          </w:rPr>
        </w:sdtEndPr>
        <w:sdtContent>
          <w:r w:rsidRPr="00B00782">
            <w:rPr>
              <w:lang w:eastAsia="es-ES"/>
            </w:rPr>
            <w:fldChar w:fldCharType="begin"/>
          </w:r>
          <w:r w:rsidR="00664F01">
            <w:rPr>
              <w:lang w:val="es-AR" w:eastAsia="es-ES"/>
            </w:rPr>
            <w:instrText xml:space="preserve"> CITATION Bah16 \l 11274 </w:instrText>
          </w:r>
          <w:r w:rsidRPr="00B00782">
            <w:rPr>
              <w:lang w:eastAsia="es-ES"/>
            </w:rPr>
            <w:fldChar w:fldCharType="separate"/>
          </w:r>
          <w:r w:rsidR="00664F01" w:rsidRPr="00537EC6">
            <w:rPr>
              <w:noProof/>
              <w:lang w:val="es-AR" w:eastAsia="es-ES"/>
            </w:rPr>
            <w:t>(19)</w:t>
          </w:r>
          <w:r w:rsidRPr="00B00782">
            <w:rPr>
              <w:lang w:val="es-AR" w:eastAsia="es-ES"/>
              <w:rPrChange w:id="99" w:author="NN" w:date="2019-02-12T20:05:00Z">
                <w:rPr>
                  <w:lang w:eastAsia="es-ES"/>
                </w:rPr>
              </w:rPrChange>
            </w:rPr>
            <w:fldChar w:fldCharType="end"/>
          </w:r>
        </w:sdtContent>
      </w:sdt>
    </w:p>
    <w:p w14:paraId="5BEBCF45" w14:textId="77777777" w:rsidR="1B8C96E7" w:rsidRPr="00537EC6" w:rsidDel="00537EC6" w:rsidRDefault="00B00782" w:rsidP="007F29B0">
      <w:pPr>
        <w:pStyle w:val="ListParagraph"/>
        <w:numPr>
          <w:ilvl w:val="0"/>
          <w:numId w:val="3"/>
        </w:numPr>
        <w:rPr>
          <w:del w:id="100" w:author="NN" w:date="2019-02-12T20:06:00Z"/>
          <w:lang w:val="es-AR" w:eastAsia="es-ES"/>
          <w:rPrChange w:id="101" w:author="NN" w:date="2019-02-12T20:05:00Z">
            <w:rPr>
              <w:del w:id="102" w:author="NN" w:date="2019-02-12T20:06:00Z"/>
              <w:lang w:eastAsia="es-ES"/>
            </w:rPr>
          </w:rPrChange>
        </w:rPr>
      </w:pPr>
      <w:r w:rsidRPr="00B00782">
        <w:rPr>
          <w:lang w:val="es-AR" w:eastAsia="es-ES"/>
          <w:rPrChange w:id="103" w:author="NN" w:date="2019-02-12T20:05:00Z">
            <w:rPr>
              <w:lang w:eastAsia="es-ES"/>
            </w:rPr>
          </w:rPrChange>
        </w:rPr>
        <w:t>Obesidad:</w:t>
      </w:r>
      <w:ins w:id="104" w:author="NN" w:date="2019-02-12T20:06:00Z">
        <w:r w:rsidR="00537EC6">
          <w:rPr>
            <w:lang w:val="es-AR" w:eastAsia="es-ES"/>
          </w:rPr>
          <w:t xml:space="preserve"> l</w:t>
        </w:r>
      </w:ins>
    </w:p>
    <w:p w14:paraId="5BEBCF46" w14:textId="77777777" w:rsidR="00B00782" w:rsidRPr="00B00782" w:rsidRDefault="00B00782">
      <w:pPr>
        <w:pStyle w:val="ListParagraph"/>
        <w:numPr>
          <w:ilvl w:val="0"/>
          <w:numId w:val="3"/>
        </w:numPr>
        <w:rPr>
          <w:lang w:val="es-AR" w:eastAsia="es-ES"/>
          <w:rPrChange w:id="105" w:author="NN" w:date="2019-02-12T20:06:00Z">
            <w:rPr>
              <w:lang w:eastAsia="es-ES"/>
            </w:rPr>
          </w:rPrChange>
        </w:rPr>
        <w:pPrChange w:id="106" w:author="NN" w:date="2019-02-12T20:06:00Z">
          <w:pPr>
            <w:pStyle w:val="ListParagraph"/>
            <w:numPr>
              <w:ilvl w:val="1"/>
              <w:numId w:val="24"/>
            </w:numPr>
            <w:ind w:left="1440"/>
          </w:pPr>
        </w:pPrChange>
      </w:pPr>
      <w:del w:id="107" w:author="NN" w:date="2019-02-12T20:06:00Z">
        <w:r w:rsidRPr="00B00782">
          <w:rPr>
            <w:lang w:val="es-AR" w:eastAsia="es-ES"/>
            <w:rPrChange w:id="108" w:author="NN" w:date="2019-02-12T20:06:00Z">
              <w:rPr>
                <w:lang w:eastAsia="es-ES"/>
              </w:rPr>
            </w:rPrChange>
          </w:rPr>
          <w:delText>L</w:delText>
        </w:r>
      </w:del>
      <w:r w:rsidRPr="00B00782">
        <w:rPr>
          <w:lang w:val="es-AR" w:eastAsia="es-ES"/>
          <w:rPrChange w:id="109" w:author="NN" w:date="2019-02-12T20:06:00Z">
            <w:rPr>
              <w:lang w:eastAsia="es-ES"/>
            </w:rPr>
          </w:rPrChange>
        </w:rPr>
        <w:t>a obesid</w:t>
      </w:r>
      <w:r w:rsidRPr="00B00782">
        <w:rPr>
          <w:noProof/>
          <w:lang w:val="es-AR" w:eastAsia="es-ES"/>
          <w:rPrChange w:id="110" w:author="NN" w:date="2019-02-12T20:06:00Z">
            <w:rPr>
              <w:lang w:eastAsia="es-ES"/>
            </w:rPr>
          </w:rPrChange>
        </w:rPr>
        <w:t>ad e</w:t>
      </w:r>
      <w:r w:rsidRPr="00B00782">
        <w:rPr>
          <w:lang w:val="es-AR" w:eastAsia="es-ES"/>
          <w:rPrChange w:id="111" w:author="NN" w:date="2019-02-12T20:06:00Z">
            <w:rPr>
              <w:lang w:eastAsia="es-ES"/>
            </w:rPr>
          </w:rPrChange>
        </w:rPr>
        <w:t>s un de</w:t>
      </w:r>
      <w:r w:rsidR="1B8C96E7" w:rsidRPr="1B8C96E7">
        <w:rPr>
          <w:lang w:eastAsia="es-ES"/>
        </w:rPr>
        <w:t>s</w:t>
      </w:r>
      <w:r w:rsidRPr="00B00782">
        <w:rPr>
          <w:noProof/>
          <w:lang w:val="es-AR" w:eastAsia="es-ES"/>
          <w:rPrChange w:id="112" w:author="NN" w:date="2019-02-12T20:06:00Z">
            <w:rPr>
              <w:lang w:eastAsia="es-ES"/>
            </w:rPr>
          </w:rPrChange>
        </w:rPr>
        <w:t>orde</w:t>
      </w:r>
      <w:r w:rsidR="1B8C96E7" w:rsidRPr="1B8C96E7">
        <w:rPr>
          <w:lang w:eastAsia="es-ES"/>
        </w:rPr>
        <w:t xml:space="preserve">n de la salud causado por la acumulación excesiva de grasas que puede incrementar el riesgo de otras enfermedades como la diabetes, artritis, problemas cardíacos y cáncer. Tratamientos que limitan el progreso de la adipogénesis pueden ser una buena estrategia para curar enfermedades relacionadas a la obesidad. La mayoría de los estudios experimentales han demostrado que el ácido carnósico es un prometedor agente para atenuar desórdenes metabólicos mediante la regulación del metabolismo de ácidos grasos, acumulación de grasa hepática y tolerancia a la glucosa. </w:t>
      </w:r>
      <w:sdt>
        <w:sdtPr>
          <w:rPr>
            <w:lang w:eastAsia="es-ES"/>
          </w:rPr>
          <w:id w:val="-1929412639"/>
          <w:citation/>
        </w:sdtPr>
        <w:sdtEndPr>
          <w:rPr>
            <w:lang w:val="es-AR"/>
          </w:rPr>
        </w:sdtEndPr>
        <w:sdtContent>
          <w:r w:rsidRPr="00B00782">
            <w:rPr>
              <w:lang w:eastAsia="es-ES"/>
            </w:rPr>
            <w:fldChar w:fldCharType="begin"/>
          </w:r>
          <w:r w:rsidR="00664F01">
            <w:rPr>
              <w:lang w:val="es-AR" w:eastAsia="es-ES"/>
            </w:rPr>
            <w:instrText xml:space="preserve"> CITATION Ba</w:instrText>
          </w:r>
          <w:r w:rsidR="00C11428">
            <w:rPr>
              <w:lang w:val="es-AR" w:eastAsia="es-ES"/>
            </w:rPr>
            <w:instrText xml:space="preserve">h16 \l 11274 </w:instrText>
          </w:r>
          <w:r w:rsidRPr="00B00782">
            <w:rPr>
              <w:lang w:val="es-AR" w:eastAsia="es-ES"/>
              <w:rPrChange w:id="113" w:author="NN" w:date="2019-02-12T20:06:00Z">
                <w:rPr>
                  <w:lang w:eastAsia="es-ES"/>
                </w:rPr>
              </w:rPrChange>
            </w:rPr>
            <w:fldChar w:fldCharType="separate"/>
          </w:r>
          <w:r w:rsidR="00664F01" w:rsidRPr="00537EC6">
            <w:rPr>
              <w:noProof/>
              <w:lang w:val="es-AR" w:eastAsia="es-ES"/>
            </w:rPr>
            <w:t>(19)</w:t>
          </w:r>
          <w:r w:rsidRPr="00B00782">
            <w:rPr>
              <w:lang w:val="es-AR" w:eastAsia="es-ES"/>
              <w:rPrChange w:id="114" w:author="NN" w:date="2019-02-12T20:06:00Z">
                <w:rPr>
                  <w:lang w:eastAsia="es-ES"/>
                </w:rPr>
              </w:rPrChange>
            </w:rPr>
            <w:fldChar w:fldCharType="end"/>
          </w:r>
        </w:sdtContent>
      </w:sdt>
    </w:p>
    <w:p w14:paraId="5BEBCF47" w14:textId="77777777" w:rsidR="1B8C96E7" w:rsidRPr="00537EC6" w:rsidRDefault="1B8C96E7" w:rsidP="1B8C96E7">
      <w:pPr>
        <w:ind w:left="1800" w:hanging="360"/>
        <w:rPr>
          <w:lang w:val="es-AR" w:eastAsia="es-ES"/>
          <w:rPrChange w:id="115" w:author="NN" w:date="2019-02-12T20:06:00Z">
            <w:rPr>
              <w:lang w:eastAsia="es-ES"/>
            </w:rPr>
          </w:rPrChange>
        </w:rPr>
      </w:pPr>
    </w:p>
    <w:p w14:paraId="5BEBCF48" w14:textId="77777777" w:rsidR="008C7F3B" w:rsidRDefault="00B00782" w:rsidP="008C7F3B">
      <w:pPr>
        <w:pStyle w:val="Heading2"/>
      </w:pPr>
      <w:bookmarkStart w:id="116" w:name="_Toc535446893"/>
      <w:r w:rsidRPr="00B00782">
        <w:rPr>
          <w:lang w:val="es-AR" w:eastAsia="es-ES"/>
          <w:rPrChange w:id="117" w:author="NN" w:date="2019-02-12T20:06:00Z">
            <w:rPr/>
          </w:rPrChange>
        </w:rPr>
        <w:t>Mat</w:t>
      </w:r>
      <w:r w:rsidR="1B8C96E7">
        <w:rPr>
          <w:lang w:eastAsia="es-ES"/>
        </w:rPr>
        <w:t>e</w:t>
      </w:r>
      <w:r w:rsidRPr="00B00782">
        <w:rPr>
          <w:noProof/>
          <w:lang w:val="es-AR" w:eastAsia="es-ES"/>
          <w:rPrChange w:id="118" w:author="NN" w:date="2019-02-12T20:06:00Z">
            <w:rPr/>
          </w:rPrChange>
        </w:rPr>
        <w:t>rias</w:t>
      </w:r>
      <w:r w:rsidR="1B8C96E7">
        <w:rPr>
          <w:lang w:eastAsia="es-ES"/>
        </w:rPr>
        <w:t xml:space="preserve"> </w:t>
      </w:r>
      <w:r w:rsidR="1B8C96E7">
        <w:t>P</w:t>
      </w:r>
      <w:r w:rsidR="1B8C96E7">
        <w:rPr>
          <w:lang w:eastAsia="es-ES"/>
        </w:rPr>
        <w:t>r</w:t>
      </w:r>
      <w:r w:rsidR="1B8C96E7">
        <w:t>imas</w:t>
      </w:r>
      <w:bookmarkEnd w:id="116"/>
    </w:p>
    <w:p w14:paraId="5BEBCF49" w14:textId="77777777" w:rsidR="00F43E8A" w:rsidRDefault="00F43E8A" w:rsidP="00F43E8A">
      <w:r>
        <w:t xml:space="preserve">Hasta el momento solo se ha reportado presencia de ácido carnósico en ocho géneros distintos de plantas, </w:t>
      </w:r>
      <w:r>
        <w:rPr>
          <w:i/>
        </w:rPr>
        <w:t>Salvia, Rosmarinus, Lepechinia, Oreganum, Thymus, Hyssopus, Melissa y Ocimum</w:t>
      </w:r>
      <w:r>
        <w:t xml:space="preserve">; todas </w:t>
      </w:r>
      <w:r>
        <w:lastRenderedPageBreak/>
        <w:t>pertenecientes a la</w:t>
      </w:r>
      <w:r w:rsidR="00EE06EE">
        <w:t xml:space="preserve"> familia de las </w:t>
      </w:r>
      <w:r w:rsidR="00EE06EE">
        <w:rPr>
          <w:i/>
        </w:rPr>
        <w:t>Lamiaceae</w:t>
      </w:r>
      <w:r w:rsidR="00EE06EE">
        <w:t>. Dentro de estas, las dos primeras se destacan sobre el resto debido a su mayor contenido de ácido carnósico, rondando los 3 a 50 mg g</w:t>
      </w:r>
      <w:r w:rsidR="00EE06EE">
        <w:rPr>
          <w:vertAlign w:val="superscript"/>
        </w:rPr>
        <w:t>-1</w:t>
      </w:r>
      <w:r w:rsidR="00EE06EE">
        <w:t xml:space="preserve"> en la especie </w:t>
      </w:r>
      <w:r w:rsidR="00EE06EE">
        <w:rPr>
          <w:i/>
        </w:rPr>
        <w:t>Rosmarinus</w:t>
      </w:r>
      <w:ins w:id="119" w:author="NN" w:date="2019-02-12T18:56:00Z">
        <w:r w:rsidR="008A133A">
          <w:rPr>
            <w:i/>
          </w:rPr>
          <w:t xml:space="preserve"> </w:t>
        </w:r>
      </w:ins>
      <w:r w:rsidR="00EE06EE">
        <w:rPr>
          <w:i/>
        </w:rPr>
        <w:t>officinalis</w:t>
      </w:r>
      <w:r w:rsidR="00EE06EE">
        <w:t xml:space="preserve"> y de 0,1 a 21,8 mg g</w:t>
      </w:r>
      <w:r w:rsidR="00EE06EE">
        <w:rPr>
          <w:vertAlign w:val="superscript"/>
        </w:rPr>
        <w:t>-1</w:t>
      </w:r>
      <w:r w:rsidR="00EE06EE">
        <w:t xml:space="preserve"> en el caso de </w:t>
      </w:r>
      <w:r w:rsidR="00EE06EE">
        <w:rPr>
          <w:i/>
        </w:rPr>
        <w:t>Salvia</w:t>
      </w:r>
      <w:r w:rsidR="00EE06EE">
        <w:t xml:space="preserve"> y se encuentra principalmente en las hojas de estas plantas</w:t>
      </w:r>
      <w:sdt>
        <w:sdtPr>
          <w:id w:val="-649518586"/>
          <w:citation/>
        </w:sdtPr>
        <w:sdtEndPr/>
        <w:sdtContent>
          <w:r w:rsidR="00B00782">
            <w:fldChar w:fldCharType="begin"/>
          </w:r>
          <w:r w:rsidR="00EE06EE">
            <w:instrText xml:space="preserve"> CITATION Sim15 \l 3082 </w:instrText>
          </w:r>
          <w:r w:rsidR="00B00782">
            <w:fldChar w:fldCharType="separate"/>
          </w:r>
          <w:r w:rsidR="003A799D">
            <w:rPr>
              <w:noProof/>
            </w:rPr>
            <w:t xml:space="preserve"> (1)</w:t>
          </w:r>
          <w:r w:rsidR="00B00782">
            <w:fldChar w:fldCharType="end"/>
          </w:r>
        </w:sdtContent>
      </w:sdt>
      <w:r w:rsidR="00EE06EE">
        <w:t>.</w:t>
      </w:r>
    </w:p>
    <w:p w14:paraId="5BEBCF4A" w14:textId="77777777" w:rsidR="008D5840" w:rsidRDefault="00EE06EE" w:rsidP="008D5840">
      <w:r>
        <w:t xml:space="preserve">El </w:t>
      </w:r>
      <w:r>
        <w:rPr>
          <w:i/>
        </w:rPr>
        <w:t>R</w:t>
      </w:r>
      <w:r w:rsidR="005A64D8">
        <w:rPr>
          <w:i/>
        </w:rPr>
        <w:t>osmarinus</w:t>
      </w:r>
      <w:ins w:id="120" w:author="NN" w:date="2019-02-12T18:57:00Z">
        <w:r w:rsidR="008A133A">
          <w:rPr>
            <w:i/>
          </w:rPr>
          <w:t xml:space="preserve"> </w:t>
        </w:r>
      </w:ins>
      <w:r>
        <w:rPr>
          <w:i/>
        </w:rPr>
        <w:t>Officinalis</w:t>
      </w:r>
      <w:ins w:id="121" w:author="NN" w:date="2019-02-12T18:57:00Z">
        <w:r w:rsidR="008A133A">
          <w:rPr>
            <w:i/>
          </w:rPr>
          <w:t xml:space="preserve"> </w:t>
        </w:r>
      </w:ins>
      <w:r w:rsidR="00EF1B8A">
        <w:t>(Fig. -X-)</w:t>
      </w:r>
      <w:r>
        <w:rPr>
          <w:i/>
        </w:rPr>
        <w:t xml:space="preserve">, </w:t>
      </w:r>
      <w:r>
        <w:t>conocido normalmente como romero, es un arbusto aromático, leñoso, de hojas perennes muy ramificado y ocasionalmente achaparrado. Sus hojas</w:t>
      </w:r>
      <w:ins w:id="122" w:author="NN" w:date="2019-02-12T18:57:00Z">
        <w:r w:rsidR="008A133A">
          <w:t>,</w:t>
        </w:r>
      </w:ins>
      <w:del w:id="123" w:author="NN" w:date="2019-02-12T18:57:00Z">
        <w:r w:rsidDel="008A133A">
          <w:delText xml:space="preserve"> son</w:delText>
        </w:r>
      </w:del>
      <w:r>
        <w:t xml:space="preserve"> pequeñas y muy abundantes, presentan forma lineal</w:t>
      </w:r>
      <w:r w:rsidR="002023CF">
        <w:t>. Si bien es originario de</w:t>
      </w:r>
      <w:ins w:id="124" w:author="NN" w:date="2019-02-12T18:58:00Z">
        <w:r w:rsidR="00D55ED2">
          <w:t xml:space="preserve"> </w:t>
        </w:r>
      </w:ins>
      <w:r w:rsidR="002023CF">
        <w:t>l</w:t>
      </w:r>
      <w:ins w:id="125" w:author="NN" w:date="2019-02-12T18:58:00Z">
        <w:r w:rsidR="00D55ED2">
          <w:t>a regi</w:t>
        </w:r>
      </w:ins>
      <w:ins w:id="126" w:author="NN" w:date="2019-02-12T18:59:00Z">
        <w:r w:rsidR="00D55ED2">
          <w:t>ón del</w:t>
        </w:r>
      </w:ins>
      <w:r w:rsidR="002023CF">
        <w:t xml:space="preserve"> </w:t>
      </w:r>
      <w:ins w:id="127" w:author="NN" w:date="2019-02-12T18:59:00Z">
        <w:r w:rsidR="00D55ED2">
          <w:t>M</w:t>
        </w:r>
      </w:ins>
      <w:del w:id="128" w:author="NN" w:date="2019-02-12T18:59:00Z">
        <w:r w:rsidR="002023CF" w:rsidDel="00D55ED2">
          <w:delText>m</w:delText>
        </w:r>
      </w:del>
      <w:r w:rsidR="002023CF">
        <w:t>editerráneo, se cría en todo tipo de suelos, preferiblemente los secos y algo arenosos permeables, adaptándose muy bien a los suelos pobres</w:t>
      </w:r>
      <w:r w:rsidR="005A64D8">
        <w:t>;</w:t>
      </w:r>
      <w:ins w:id="129" w:author="NN" w:date="2019-02-12T18:59:00Z">
        <w:r w:rsidR="00D55ED2">
          <w:t xml:space="preserve"> </w:t>
        </w:r>
      </w:ins>
      <w:r w:rsidR="005A64D8">
        <w:t>c</w:t>
      </w:r>
      <w:r w:rsidR="002023CF">
        <w:t xml:space="preserve">rece en zonas litorales y de </w:t>
      </w:r>
      <w:r w:rsidR="00B00782" w:rsidRPr="00B00782">
        <w:rPr>
          <w:highlight w:val="yellow"/>
          <w:rPrChange w:id="130" w:author="NN" w:date="2019-02-12T19:01:00Z">
            <w:rPr/>
          </w:rPrChange>
        </w:rPr>
        <w:t>montaña</w:t>
      </w:r>
      <w:ins w:id="131" w:author="NN" w:date="2019-02-12T19:01:00Z">
        <w:r w:rsidR="00B00782" w:rsidRPr="00B00782">
          <w:rPr>
            <w:highlight w:val="yellow"/>
            <w:rPrChange w:id="132" w:author="NN" w:date="2019-02-12T19:01:00Z">
              <w:rPr/>
            </w:rPrChange>
          </w:rPr>
          <w:t>s</w:t>
        </w:r>
      </w:ins>
      <w:r w:rsidR="00B00782" w:rsidRPr="00B00782">
        <w:rPr>
          <w:highlight w:val="yellow"/>
          <w:rPrChange w:id="133" w:author="NN" w:date="2019-02-12T19:01:00Z">
            <w:rPr/>
          </w:rPrChange>
        </w:rPr>
        <w:t xml:space="preserve"> baña</w:t>
      </w:r>
      <w:ins w:id="134" w:author="NN" w:date="2019-02-12T19:01:00Z">
        <w:r w:rsidR="00B00782" w:rsidRPr="00B00782">
          <w:rPr>
            <w:highlight w:val="yellow"/>
            <w:rPrChange w:id="135" w:author="NN" w:date="2019-02-12T19:01:00Z">
              <w:rPr/>
            </w:rPrChange>
          </w:rPr>
          <w:t>s ¿bajas?</w:t>
        </w:r>
      </w:ins>
      <w:r w:rsidR="005A64D8">
        <w:t>; e</w:t>
      </w:r>
      <w:r w:rsidR="002023CF">
        <w:t>s una planta de fácil cultivo</w:t>
      </w:r>
      <w:r w:rsidR="005A64D8">
        <w:t xml:space="preserve"> ya que</w:t>
      </w:r>
      <w:r w:rsidR="002023CF">
        <w:t xml:space="preserve"> no necesita de grandes cantidades de agua y requiere un bajo tratamiento con químicos y abono. </w:t>
      </w:r>
      <w:sdt>
        <w:sdtPr>
          <w:id w:val="209783673"/>
          <w:citation/>
        </w:sdtPr>
        <w:sdtEndPr/>
        <w:sdtContent>
          <w:r w:rsidR="00B00782">
            <w:fldChar w:fldCharType="begin"/>
          </w:r>
          <w:r w:rsidR="008D5840">
            <w:instrText xml:space="preserve"> CITATION Ros1 \l 3082 </w:instrText>
          </w:r>
          <w:r w:rsidR="00B00782">
            <w:fldChar w:fldCharType="separate"/>
          </w:r>
          <w:r w:rsidR="003A799D">
            <w:rPr>
              <w:noProof/>
            </w:rPr>
            <w:t>(9)</w:t>
          </w:r>
          <w:r w:rsidR="00B00782">
            <w:fldChar w:fldCharType="end"/>
          </w:r>
        </w:sdtContent>
      </w:sdt>
    </w:p>
    <w:p w14:paraId="5BEBCF4B" w14:textId="77777777" w:rsidR="008D5840" w:rsidRDefault="008D5840" w:rsidP="008D5840"/>
    <w:p w14:paraId="5BEBCF4C" w14:textId="77777777" w:rsidR="00971190" w:rsidRDefault="00971190" w:rsidP="006907A2"/>
    <w:p w14:paraId="5BEBCF4D" w14:textId="77777777" w:rsidR="00971190" w:rsidRDefault="00971190" w:rsidP="00971190">
      <w:pPr>
        <w:keepNext/>
        <w:jc w:val="center"/>
      </w:pPr>
      <w:r>
        <w:rPr>
          <w:noProof/>
          <w:lang w:eastAsia="es-ES"/>
        </w:rPr>
        <w:drawing>
          <wp:inline distT="0" distB="0" distL="0" distR="0" wp14:anchorId="5BEBD15F" wp14:editId="5BEBD160">
            <wp:extent cx="3076575" cy="4005108"/>
            <wp:effectExtent l="0" t="0" r="0" b="0"/>
            <wp:docPr id="853488001" name="Imagen 8534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email">
                      <a:extLst>
                        <a:ext uri="{28A0092B-C50C-407E-A947-70E740481C1C}">
                          <a14:useLocalDpi xmlns:a14="http://schemas.microsoft.com/office/drawing/2010/main" val="0"/>
                        </a:ext>
                      </a:extLst>
                    </a:blip>
                    <a:stretch>
                      <a:fillRect/>
                    </a:stretch>
                  </pic:blipFill>
                  <pic:spPr>
                    <a:xfrm>
                      <a:off x="0" y="0"/>
                      <a:ext cx="3076575" cy="4005108"/>
                    </a:xfrm>
                    <a:prstGeom prst="rect">
                      <a:avLst/>
                    </a:prstGeom>
                  </pic:spPr>
                </pic:pic>
              </a:graphicData>
            </a:graphic>
          </wp:inline>
        </w:drawing>
      </w:r>
    </w:p>
    <w:p w14:paraId="5BEBCF4E" w14:textId="77777777" w:rsidR="00971190" w:rsidRDefault="00971190" w:rsidP="0097119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w:t>
      </w:r>
      <w:r w:rsidR="00B00782">
        <w:fldChar w:fldCharType="end"/>
      </w:r>
      <w:r>
        <w:t>Rosmarinusofficinalis en Köhler's Medicinal Plants</w:t>
      </w:r>
    </w:p>
    <w:p w14:paraId="5BEBCF4F" w14:textId="77777777" w:rsidR="008D5840" w:rsidRDefault="008D5840" w:rsidP="008D5840">
      <w:pPr>
        <w:pStyle w:val="Heading3"/>
      </w:pPr>
      <w:bookmarkStart w:id="136" w:name="_Toc535446894"/>
      <w:r>
        <w:t>Cultivo</w:t>
      </w:r>
      <w:bookmarkEnd w:id="136"/>
    </w:p>
    <w:p w14:paraId="5BEBCF50" w14:textId="77777777" w:rsidR="008D5840" w:rsidRDefault="008D5840" w:rsidP="008D5840">
      <w:r>
        <w:t xml:space="preserve">Los cultivos de romero pueden realizarse por semillas o por estacas, siendo el segundo el más recomendable para realizar a grandes escalas. El cultivo por estacas consiste en cortar ramas de 0,2 m de largo las cuales se colocan en vivero en épocas entre otoño y primavera, se colocan en hileras distanciadas </w:t>
      </w:r>
      <w:del w:id="137" w:author="NN" w:date="2019-02-12T19:01:00Z">
        <w:r w:rsidDel="00D55ED2">
          <w:delText xml:space="preserve">por </w:delText>
        </w:r>
      </w:del>
      <w:r>
        <w:t xml:space="preserve">0,2 m y se deja un espacio de 0,15 m entre plantas. La densidad de la plantación es de unas </w:t>
      </w:r>
      <w:r>
        <w:lastRenderedPageBreak/>
        <w:t>10 a 15 mil plantas por hectárea. Una vez que las plantas emitan raíces</w:t>
      </w:r>
      <w:del w:id="138" w:author="NN" w:date="2019-02-12T19:02:00Z">
        <w:r w:rsidDel="00D55ED2">
          <w:delText xml:space="preserve"> y</w:delText>
        </w:r>
      </w:del>
      <w:r>
        <w:t xml:space="preserve"> se realiza su trasplante al campo. </w:t>
      </w:r>
      <w:sdt>
        <w:sdtPr>
          <w:id w:val="-79451317"/>
          <w:citation/>
        </w:sdtPr>
        <w:sdtEndPr/>
        <w:sdtContent>
          <w:r w:rsidR="00B00782">
            <w:fldChar w:fldCharType="begin"/>
          </w:r>
          <w:r>
            <w:rPr>
              <w:lang w:val="es-AR"/>
            </w:rPr>
            <w:instrText xml:space="preserve"> CITATION Her \l 11274 </w:instrText>
          </w:r>
          <w:r w:rsidR="00B00782">
            <w:fldChar w:fldCharType="separate"/>
          </w:r>
          <w:r w:rsidR="003A799D">
            <w:rPr>
              <w:noProof/>
              <w:lang w:val="es-AR"/>
            </w:rPr>
            <w:t>(10)</w:t>
          </w:r>
          <w:r w:rsidR="00B00782">
            <w:fldChar w:fldCharType="end"/>
          </w:r>
        </w:sdtContent>
      </w:sdt>
    </w:p>
    <w:p w14:paraId="5BEBCF51" w14:textId="77777777" w:rsidR="00EC345E" w:rsidRDefault="006038BA" w:rsidP="008D5840">
      <w:r>
        <w:t xml:space="preserve">Los cuidados consisten básicamente </w:t>
      </w:r>
      <w:ins w:id="139" w:author="NN" w:date="2019-02-12T19:02:00Z">
        <w:r w:rsidR="00D55ED2">
          <w:t>en l</w:t>
        </w:r>
      </w:ins>
      <w:r>
        <w:t>a eliminación de malezas y</w:t>
      </w:r>
      <w:ins w:id="140" w:author="NN" w:date="2019-02-12T19:02:00Z">
        <w:r w:rsidR="00D55ED2">
          <w:t>,</w:t>
        </w:r>
      </w:ins>
      <w:r>
        <w:t xml:space="preserve"> </w:t>
      </w:r>
      <w:ins w:id="141" w:author="NN" w:date="2019-02-12T19:02:00Z">
        <w:r w:rsidR="00D55ED2">
          <w:t xml:space="preserve">de ser necesario, </w:t>
        </w:r>
      </w:ins>
      <w:r>
        <w:t>recubrir con tierra</w:t>
      </w:r>
      <w:del w:id="142" w:author="NN" w:date="2019-02-12T19:02:00Z">
        <w:r w:rsidDel="00D55ED2">
          <w:delText xml:space="preserve"> de ser necesario</w:delText>
        </w:r>
      </w:del>
      <w:r>
        <w:t>. Como es una planta resistente a las sequías, los riegos deben realizarse solo en casos necesarios y en el momento del trasplante, de todas formas, estudios sugieren que el estrés por incremento del ingreso de agua a causa de precipitaciones podría promover la producción de ácido carnósico en la planta.</w:t>
      </w:r>
      <w:sdt>
        <w:sdtPr>
          <w:id w:val="1318850680"/>
          <w:citation/>
        </w:sdtPr>
        <w:sdtEndPr/>
        <w:sdtContent>
          <w:r w:rsidR="00B00782">
            <w:fldChar w:fldCharType="begin"/>
          </w:r>
          <w:r>
            <w:rPr>
              <w:lang w:val="es-AR"/>
            </w:rPr>
            <w:instrText xml:space="preserve"> CITATION Mun00 \l 11274 </w:instrText>
          </w:r>
          <w:r w:rsidR="00B00782">
            <w:fldChar w:fldCharType="separate"/>
          </w:r>
          <w:r w:rsidR="003A799D">
            <w:rPr>
              <w:noProof/>
              <w:lang w:val="es-AR"/>
            </w:rPr>
            <w:t xml:space="preserve"> (11)</w:t>
          </w:r>
          <w:r w:rsidR="00B00782">
            <w:fldChar w:fldCharType="end"/>
          </w:r>
        </w:sdtContent>
      </w:sdt>
    </w:p>
    <w:p w14:paraId="5BEBCF52" w14:textId="77777777" w:rsidR="00EC345E" w:rsidRDefault="00EC345E" w:rsidP="00EC345E">
      <w:pPr>
        <w:keepNext/>
        <w:jc w:val="center"/>
      </w:pPr>
      <w:r>
        <w:rPr>
          <w:noProof/>
          <w:lang w:eastAsia="es-ES"/>
        </w:rPr>
        <w:drawing>
          <wp:inline distT="0" distB="0" distL="0" distR="0" wp14:anchorId="5BEBD161" wp14:editId="5BEBD162">
            <wp:extent cx="2543175" cy="3390900"/>
            <wp:effectExtent l="0" t="0" r="9525" b="0"/>
            <wp:docPr id="2044420976" name="Imagen 204442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543175" cy="3390900"/>
                    </a:xfrm>
                    <a:prstGeom prst="rect">
                      <a:avLst/>
                    </a:prstGeom>
                  </pic:spPr>
                </pic:pic>
              </a:graphicData>
            </a:graphic>
          </wp:inline>
        </w:drawing>
      </w:r>
    </w:p>
    <w:p w14:paraId="5BEBCF53" w14:textId="77777777" w:rsidR="00EC345E" w:rsidRDefault="00EC345E" w:rsidP="00EC345E">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3</w:t>
      </w:r>
      <w:r w:rsidR="00B00782">
        <w:fldChar w:fldCharType="end"/>
      </w:r>
      <w:r>
        <w:t xml:space="preserve"> Plantación de romero</w:t>
      </w:r>
    </w:p>
    <w:p w14:paraId="5BEBCF54" w14:textId="77777777" w:rsidR="008D5840" w:rsidRDefault="008D5840" w:rsidP="008D5840"/>
    <w:p w14:paraId="5BEBCF55" w14:textId="77777777" w:rsidR="008D5840" w:rsidRDefault="00EC345E" w:rsidP="008D5840">
      <w:pPr>
        <w:pStyle w:val="Heading3"/>
      </w:pPr>
      <w:bookmarkStart w:id="143" w:name="_Toc535446895"/>
      <w:r>
        <w:t>Cosecha</w:t>
      </w:r>
      <w:bookmarkEnd w:id="143"/>
    </w:p>
    <w:p w14:paraId="5BEBCF56" w14:textId="77777777" w:rsidR="00EC345E" w:rsidRDefault="00EC345E" w:rsidP="00EC345E">
      <w:pPr>
        <w:rPr>
          <w:lang w:eastAsia="es-ES"/>
        </w:rPr>
      </w:pPr>
      <w:r>
        <w:rPr>
          <w:lang w:eastAsia="es-ES"/>
        </w:rPr>
        <w:t>La cosecha se realiza a partir del segundo o tercer año, al comenzar la floración. Se cortan los tallos con tijeras, favoreciendo el posterior rebrote de matas con tallos jóvenes de poca madera y abundantes hojas. La cosecha puede realizarse anualmente, aunque es preferible realizarla cada año y medio para evitar perjudicar el crecimiento de la planta.</w:t>
      </w:r>
    </w:p>
    <w:p w14:paraId="5BEBCF57" w14:textId="77777777" w:rsidR="00585191" w:rsidRDefault="00585191" w:rsidP="00585191">
      <w:pPr>
        <w:pStyle w:val="Heading3"/>
      </w:pPr>
      <w:bookmarkStart w:id="144" w:name="_Toc535446896"/>
      <w:r>
        <w:t>Postcosecha</w:t>
      </w:r>
      <w:bookmarkEnd w:id="144"/>
    </w:p>
    <w:p w14:paraId="5BEBCF58" w14:textId="77777777" w:rsidR="00585191" w:rsidRPr="007165BE" w:rsidRDefault="00585191" w:rsidP="00585191">
      <w:pPr>
        <w:rPr>
          <w:b/>
          <w:lang w:eastAsia="es-ES"/>
        </w:rPr>
      </w:pPr>
      <w:r>
        <w:rPr>
          <w:lang w:eastAsia="es-ES"/>
        </w:rPr>
        <w:t xml:space="preserve">Una vez cosechadas las plantas, se realiza una operación de secado, lo normal es que </w:t>
      </w:r>
      <w:ins w:id="145" w:author="NN" w:date="2019-02-12T19:03:00Z">
        <w:r w:rsidR="00D55ED2">
          <w:rPr>
            <w:lang w:eastAsia="es-ES"/>
          </w:rPr>
          <w:t xml:space="preserve">se </w:t>
        </w:r>
      </w:ins>
      <w:r>
        <w:rPr>
          <w:lang w:eastAsia="es-ES"/>
        </w:rPr>
        <w:t>realice en bandejas, permitiendo el flujo transversal del aire por las hojas. Posteriormente se separan las hojas de los tallos, se limpian, clasifican, seleccionan y embalan. El rendimiento de producción es de entre 1200 a 1600 Kg/ha de hojas secas</w:t>
      </w:r>
      <w:sdt>
        <w:sdtPr>
          <w:rPr>
            <w:lang w:eastAsia="es-ES"/>
          </w:rPr>
          <w:id w:val="-120767529"/>
          <w:citation/>
        </w:sdtPr>
        <w:sdtEndPr/>
        <w:sdtContent>
          <w:r w:rsidR="00B00782">
            <w:rPr>
              <w:lang w:eastAsia="es-ES"/>
            </w:rPr>
            <w:fldChar w:fldCharType="begin"/>
          </w:r>
          <w:r>
            <w:rPr>
              <w:lang w:val="es-AR" w:eastAsia="es-ES"/>
            </w:rPr>
            <w:instrText xml:space="preserve"> CITATION Her \l 11274 </w:instrText>
          </w:r>
          <w:r w:rsidR="00B00782">
            <w:rPr>
              <w:lang w:eastAsia="es-ES"/>
            </w:rPr>
            <w:fldChar w:fldCharType="separate"/>
          </w:r>
          <w:r w:rsidR="003A799D">
            <w:rPr>
              <w:noProof/>
              <w:lang w:val="es-AR" w:eastAsia="es-ES"/>
            </w:rPr>
            <w:t xml:space="preserve"> (10)</w:t>
          </w:r>
          <w:r w:rsidR="00B00782">
            <w:rPr>
              <w:lang w:eastAsia="es-ES"/>
            </w:rPr>
            <w:fldChar w:fldCharType="end"/>
          </w:r>
        </w:sdtContent>
      </w:sdt>
      <w:r>
        <w:rPr>
          <w:lang w:eastAsia="es-ES"/>
        </w:rPr>
        <w:t xml:space="preserve">. </w:t>
      </w:r>
      <w:r w:rsidR="007165BE">
        <w:rPr>
          <w:lang w:eastAsia="es-ES"/>
        </w:rPr>
        <w:t xml:space="preserve">Actualmente la producción de romero en el país se centra principalmente en las provincias de Córdoba y Mendoza, ocupando entre ambas 45 hectáreas de cultivos </w:t>
      </w:r>
      <w:r w:rsidR="007165BE">
        <w:rPr>
          <w:lang w:eastAsia="es-ES"/>
        </w:rPr>
        <w:lastRenderedPageBreak/>
        <w:t xml:space="preserve">de romero </w:t>
      </w:r>
      <w:sdt>
        <w:sdtPr>
          <w:rPr>
            <w:lang w:eastAsia="es-ES"/>
          </w:rPr>
          <w:id w:val="-95866897"/>
          <w:citation/>
        </w:sdtPr>
        <w:sdtEndPr/>
        <w:sdtContent>
          <w:r w:rsidR="00B00782">
            <w:rPr>
              <w:lang w:eastAsia="es-ES"/>
            </w:rPr>
            <w:fldChar w:fldCharType="begin"/>
          </w:r>
          <w:r w:rsidR="007165BE">
            <w:rPr>
              <w:b/>
              <w:lang w:val="es-AR" w:eastAsia="es-ES"/>
            </w:rPr>
            <w:instrText xml:space="preserve"> CITATION Ign17 \l 11274 </w:instrText>
          </w:r>
          <w:r w:rsidR="00B00782">
            <w:rPr>
              <w:lang w:eastAsia="es-ES"/>
            </w:rPr>
            <w:fldChar w:fldCharType="separate"/>
          </w:r>
          <w:r w:rsidR="003A799D">
            <w:rPr>
              <w:noProof/>
              <w:lang w:val="es-AR" w:eastAsia="es-ES"/>
            </w:rPr>
            <w:t>(12)</w:t>
          </w:r>
          <w:r w:rsidR="00B00782">
            <w:rPr>
              <w:lang w:eastAsia="es-ES"/>
            </w:rPr>
            <w:fldChar w:fldCharType="end"/>
          </w:r>
        </w:sdtContent>
      </w:sdt>
      <w:r w:rsidR="007165BE">
        <w:rPr>
          <w:lang w:eastAsia="es-ES"/>
        </w:rPr>
        <w:t>, esto resultaría en la producción anual de entre 36000 y 48000 Kg de hojas secas de romero.</w:t>
      </w:r>
    </w:p>
    <w:p w14:paraId="5BEBCF59" w14:textId="77777777" w:rsidR="00971190" w:rsidRDefault="00971190" w:rsidP="00971190">
      <w:pPr>
        <w:keepNext/>
      </w:pPr>
    </w:p>
    <w:p w14:paraId="5BEBCF5A" w14:textId="77777777" w:rsidR="008C7F3B" w:rsidRDefault="008C7F3B" w:rsidP="006907A2">
      <w:pPr>
        <w:pStyle w:val="Heading2"/>
      </w:pPr>
      <w:bookmarkStart w:id="146" w:name="_Toc535446897"/>
      <w:r>
        <w:t>Métodos extractivos</w:t>
      </w:r>
      <w:bookmarkEnd w:id="146"/>
    </w:p>
    <w:p w14:paraId="5BEBCF5B" w14:textId="41357B35" w:rsidR="004427C4" w:rsidRDefault="00AE0D00" w:rsidP="004427C4">
      <w:r>
        <w:t xml:space="preserve">La extracción de productos naturales probablemente ha existido desde antes de la conformación de las primeras civilizaciones. </w:t>
      </w:r>
      <w:ins w:id="147" w:author="Federico Ezequiel Benelli" w:date="2019-02-15T18:57:00Z">
        <w:r w:rsidR="000E2AF4">
          <w:t>e</w:t>
        </w:r>
      </w:ins>
      <w:del w:id="148" w:author="Federico Ezequiel Benelli" w:date="2019-02-15T18:57:00Z">
        <w:r w:rsidDel="000E2AF4">
          <w:delText>E</w:delText>
        </w:r>
      </w:del>
      <w:r>
        <w:t xml:space="preserve">gipcios, </w:t>
      </w:r>
      <w:commentRangeStart w:id="149"/>
      <w:del w:id="150" w:author="Federico Ezequiel Benelli" w:date="2019-02-15T18:57:00Z">
        <w:r w:rsidDel="000E2AF4">
          <w:delText>F</w:delText>
        </w:r>
      </w:del>
      <w:ins w:id="151" w:author="Federico Ezequiel Benelli" w:date="2019-02-15T18:57:00Z">
        <w:r w:rsidR="000E2AF4">
          <w:t>e</w:t>
        </w:r>
      </w:ins>
      <w:r>
        <w:t xml:space="preserve">enicios, </w:t>
      </w:r>
      <w:del w:id="152" w:author="Federico Ezequiel Benelli" w:date="2019-02-15T18:57:00Z">
        <w:r w:rsidDel="000E2AF4">
          <w:delText>J</w:delText>
        </w:r>
      </w:del>
      <w:ins w:id="153" w:author="Federico Ezequiel Benelli" w:date="2019-02-15T18:57:00Z">
        <w:r w:rsidR="000E2AF4">
          <w:t>j</w:t>
        </w:r>
      </w:ins>
      <w:r>
        <w:t xml:space="preserve">udíos, </w:t>
      </w:r>
      <w:del w:id="154" w:author="Federico Ezequiel Benelli" w:date="2019-02-15T18:57:00Z">
        <w:r w:rsidRPr="1D1D2373" w:rsidDel="000E2AF4">
          <w:rPr>
            <w:rFonts w:eastAsia="Arial"/>
          </w:rPr>
          <w:delText>Á</w:delText>
        </w:r>
      </w:del>
      <w:ins w:id="155" w:author="Federico Ezequiel Benelli" w:date="2019-02-15T18:57:00Z">
        <w:r w:rsidR="000E2AF4">
          <w:rPr>
            <w:rFonts w:eastAsia="Arial"/>
          </w:rPr>
          <w:t>á</w:t>
        </w:r>
      </w:ins>
      <w:r w:rsidRPr="1D1D2373">
        <w:rPr>
          <w:rFonts w:eastAsia="Arial"/>
        </w:rPr>
        <w:t xml:space="preserve">rabes, </w:t>
      </w:r>
      <w:del w:id="156" w:author="Federico Ezequiel Benelli" w:date="2019-02-15T18:57:00Z">
        <w:r w:rsidRPr="1D1D2373" w:rsidDel="000E2AF4">
          <w:rPr>
            <w:rFonts w:eastAsia="Arial"/>
          </w:rPr>
          <w:delText>I</w:delText>
        </w:r>
      </w:del>
      <w:ins w:id="157" w:author="Federico Ezequiel Benelli" w:date="2019-02-15T18:57:00Z">
        <w:r w:rsidR="000E2AF4">
          <w:rPr>
            <w:rFonts w:eastAsia="Arial"/>
          </w:rPr>
          <w:t>i</w:t>
        </w:r>
      </w:ins>
      <w:r w:rsidRPr="1D1D2373">
        <w:rPr>
          <w:rFonts w:eastAsia="Arial"/>
        </w:rPr>
        <w:t xml:space="preserve">ndios, </w:t>
      </w:r>
      <w:del w:id="158" w:author="Federico Ezequiel Benelli" w:date="2019-02-15T18:57:00Z">
        <w:r w:rsidRPr="1D1D2373" w:rsidDel="000E2AF4">
          <w:rPr>
            <w:rFonts w:eastAsia="Arial"/>
          </w:rPr>
          <w:delText>C</w:delText>
        </w:r>
      </w:del>
      <w:ins w:id="159" w:author="Federico Ezequiel Benelli" w:date="2019-02-15T18:57:00Z">
        <w:r w:rsidR="000E2AF4">
          <w:rPr>
            <w:rFonts w:eastAsia="Arial"/>
          </w:rPr>
          <w:t>c</w:t>
        </w:r>
      </w:ins>
      <w:r w:rsidRPr="1D1D2373">
        <w:rPr>
          <w:rFonts w:eastAsia="Arial"/>
        </w:rPr>
        <w:t xml:space="preserve">hinos, </w:t>
      </w:r>
      <w:del w:id="160" w:author="Federico Ezequiel Benelli" w:date="2019-02-15T18:57:00Z">
        <w:r w:rsidRPr="1D1D2373" w:rsidDel="000E2AF4">
          <w:rPr>
            <w:rFonts w:eastAsia="Arial"/>
          </w:rPr>
          <w:delText>G</w:delText>
        </w:r>
      </w:del>
      <w:ins w:id="161" w:author="Federico Ezequiel Benelli" w:date="2019-02-15T18:57:00Z">
        <w:r w:rsidR="000E2AF4">
          <w:rPr>
            <w:rFonts w:eastAsia="Arial"/>
          </w:rPr>
          <w:t>g</w:t>
        </w:r>
      </w:ins>
      <w:r w:rsidRPr="1D1D2373">
        <w:rPr>
          <w:rFonts w:eastAsia="Arial"/>
        </w:rPr>
        <w:t xml:space="preserve">riegos, </w:t>
      </w:r>
      <w:ins w:id="162" w:author="Federico Ezequiel Benelli" w:date="2019-02-15T18:57:00Z">
        <w:r w:rsidR="000E2AF4">
          <w:rPr>
            <w:rFonts w:eastAsia="Arial"/>
          </w:rPr>
          <w:t>r</w:t>
        </w:r>
      </w:ins>
      <w:del w:id="163" w:author="Federico Ezequiel Benelli" w:date="2019-02-15T18:57:00Z">
        <w:r w:rsidRPr="1D1D2373" w:rsidDel="000E2AF4">
          <w:rPr>
            <w:rFonts w:eastAsia="Arial"/>
          </w:rPr>
          <w:delText>R</w:delText>
        </w:r>
      </w:del>
      <w:r w:rsidRPr="1D1D2373">
        <w:rPr>
          <w:rFonts w:eastAsia="Arial"/>
        </w:rPr>
        <w:t xml:space="preserve">omanos, </w:t>
      </w:r>
      <w:del w:id="164" w:author="Federico Ezequiel Benelli" w:date="2019-02-15T18:57:00Z">
        <w:r w:rsidRPr="1D1D2373" w:rsidDel="000E2AF4">
          <w:rPr>
            <w:rFonts w:eastAsia="Arial"/>
          </w:rPr>
          <w:delText>M</w:delText>
        </w:r>
      </w:del>
      <w:ins w:id="165" w:author="Federico Ezequiel Benelli" w:date="2019-02-15T18:57:00Z">
        <w:r w:rsidR="000E2AF4">
          <w:rPr>
            <w:rFonts w:eastAsia="Arial"/>
          </w:rPr>
          <w:t>m</w:t>
        </w:r>
      </w:ins>
      <w:r w:rsidRPr="1D1D2373">
        <w:rPr>
          <w:rFonts w:eastAsia="Arial"/>
        </w:rPr>
        <w:t xml:space="preserve">ayas y </w:t>
      </w:r>
      <w:del w:id="166" w:author="Federico Ezequiel Benelli" w:date="2019-02-15T18:57:00Z">
        <w:r w:rsidRPr="1D1D2373" w:rsidDel="000E2AF4">
          <w:rPr>
            <w:rFonts w:eastAsia="Arial"/>
          </w:rPr>
          <w:delText>A</w:delText>
        </w:r>
      </w:del>
      <w:ins w:id="167" w:author="Federico Ezequiel Benelli" w:date="2019-02-15T18:57:00Z">
        <w:r w:rsidR="000E2AF4">
          <w:rPr>
            <w:rFonts w:eastAsia="Arial"/>
          </w:rPr>
          <w:t>a</w:t>
        </w:r>
      </w:ins>
      <w:r w:rsidRPr="1D1D2373">
        <w:rPr>
          <w:rFonts w:eastAsia="Arial"/>
        </w:rPr>
        <w:t>ztecas</w:t>
      </w:r>
      <w:commentRangeEnd w:id="149"/>
      <w:r w:rsidR="00D55ED2">
        <w:rPr>
          <w:rStyle w:val="CommentReference"/>
        </w:rPr>
        <w:commentReference w:id="149"/>
      </w:r>
      <w:r w:rsidRPr="1D1D2373">
        <w:rPr>
          <w:rFonts w:eastAsia="Arial"/>
        </w:rPr>
        <w:t>, todos poseían procesos innovativos de extracción, como la maceración y la destilación en</w:t>
      </w:r>
      <w:ins w:id="168" w:author="NN" w:date="2019-02-12T19:04:00Z">
        <w:r w:rsidR="00D55ED2">
          <w:rPr>
            <w:rFonts w:eastAsia="Arial"/>
          </w:rPr>
          <w:t xml:space="preserve"> </w:t>
        </w:r>
      </w:ins>
      <w:r w:rsidR="00BC6F8F">
        <w:t>alambiques, utilizados para elaboración de perfumes, medicinas o alimentos</w:t>
      </w:r>
      <w:sdt>
        <w:sdtPr>
          <w:id w:val="-874228471"/>
          <w:citation/>
        </w:sdtPr>
        <w:sdtEndPr/>
        <w:sdtContent>
          <w:r w:rsidR="00B00782">
            <w:fldChar w:fldCharType="begin"/>
          </w:r>
          <w:r w:rsidR="00BC6F8F">
            <w:instrText xml:space="preserve"> CITATION Far12 \l 3082 </w:instrText>
          </w:r>
          <w:r w:rsidR="00B00782">
            <w:fldChar w:fldCharType="separate"/>
          </w:r>
          <w:r w:rsidR="003A799D">
            <w:rPr>
              <w:noProof/>
            </w:rPr>
            <w:t xml:space="preserve"> (13)</w:t>
          </w:r>
          <w:r w:rsidR="00B00782">
            <w:fldChar w:fldCharType="end"/>
          </w:r>
        </w:sdtContent>
      </w:sdt>
      <w:r w:rsidR="00BC6F8F" w:rsidRPr="1B8C96E7">
        <w:t xml:space="preserve">. </w:t>
      </w:r>
      <w:r w:rsidR="00C37CBD">
        <w:t xml:space="preserve">La maceración es una extracción sólido-líquido donde la materia prima sólida se trata con un solvente </w:t>
      </w:r>
      <w:del w:id="169" w:author="NN" w:date="2019-02-12T19:04:00Z">
        <w:r w:rsidR="00C37CBD" w:rsidDel="00D55ED2">
          <w:delText>el cual</w:delText>
        </w:r>
      </w:del>
      <w:ins w:id="170" w:author="NN" w:date="2019-02-12T19:04:00Z">
        <w:r w:rsidR="00D55ED2">
          <w:t>que</w:t>
        </w:r>
      </w:ins>
      <w:r w:rsidR="00C37CBD">
        <w:t xml:space="preserve"> extrae los compuestos solubles presentes en la misma</w:t>
      </w:r>
      <w:r w:rsidR="00406A64">
        <w:t>, mientras que las destilaciones en alambiques consisten en tratar a la materia prima con vapor de agua, el cual arrastra los compuestos volátiles (comúnmente llamados aceites esenciales en el caso de los productos vegetales), separándolos del sólido inicial.</w:t>
      </w:r>
    </w:p>
    <w:p w14:paraId="5BEBCF5C" w14:textId="77777777" w:rsidR="004427C4" w:rsidRDefault="004427C4" w:rsidP="004427C4">
      <w:pPr>
        <w:pStyle w:val="Heading3"/>
      </w:pPr>
      <w:r>
        <w:t>Factores que influyen en la extracción</w:t>
      </w:r>
    </w:p>
    <w:p w14:paraId="5BEBCF5D" w14:textId="77777777" w:rsidR="004427C4" w:rsidRDefault="00CB44EE" w:rsidP="004427C4">
      <w:pPr>
        <w:pStyle w:val="ListParagraph"/>
        <w:numPr>
          <w:ilvl w:val="0"/>
          <w:numId w:val="19"/>
        </w:numPr>
        <w:rPr>
          <w:lang w:eastAsia="es-ES"/>
        </w:rPr>
      </w:pPr>
      <w:r>
        <w:rPr>
          <w:lang w:eastAsia="es-ES"/>
        </w:rPr>
        <w:t>Propiedades de la materia prima</w:t>
      </w:r>
    </w:p>
    <w:p w14:paraId="5BEBCF5E" w14:textId="77777777" w:rsidR="00411442" w:rsidRDefault="004427C4" w:rsidP="00411442">
      <w:pPr>
        <w:rPr>
          <w:lang w:eastAsia="es-ES"/>
        </w:rPr>
      </w:pPr>
      <w:r>
        <w:rPr>
          <w:lang w:eastAsia="es-ES"/>
        </w:rPr>
        <w:t>Las propiedades propias de la materia prima (humedad, porosidad, tamaño de partícula, etc.) influyen en la velocidad de extracción</w:t>
      </w:r>
      <w:r w:rsidR="00411442">
        <w:rPr>
          <w:lang w:eastAsia="es-ES"/>
        </w:rPr>
        <w:t xml:space="preserve">. Normalmente se parte del material molido y deshidratado </w:t>
      </w:r>
      <w:del w:id="171" w:author="NN" w:date="2019-02-12T19:05:00Z">
        <w:r w:rsidR="00411442" w:rsidDel="00D55ED2">
          <w:rPr>
            <w:lang w:eastAsia="es-ES"/>
          </w:rPr>
          <w:delText>con el fin de</w:delText>
        </w:r>
      </w:del>
      <w:ins w:id="172" w:author="NN" w:date="2019-02-12T19:05:00Z">
        <w:r w:rsidR="00D55ED2">
          <w:rPr>
            <w:lang w:eastAsia="es-ES"/>
          </w:rPr>
          <w:t>para</w:t>
        </w:r>
      </w:ins>
      <w:r w:rsidR="00411442">
        <w:rPr>
          <w:lang w:eastAsia="es-ES"/>
        </w:rPr>
        <w:t xml:space="preserve"> </w:t>
      </w:r>
      <w:del w:id="173" w:author="NN" w:date="2019-02-12T19:06:00Z">
        <w:r w:rsidR="00411442" w:rsidDel="00D55ED2">
          <w:rPr>
            <w:lang w:eastAsia="es-ES"/>
          </w:rPr>
          <w:delText xml:space="preserve">la superficie de contacto sea la mayor posible, </w:delText>
        </w:r>
      </w:del>
      <w:r w:rsidR="00411442">
        <w:rPr>
          <w:lang w:eastAsia="es-ES"/>
        </w:rPr>
        <w:t>incrementa</w:t>
      </w:r>
      <w:ins w:id="174" w:author="NN" w:date="2019-02-12T19:06:00Z">
        <w:r w:rsidR="00D55ED2">
          <w:rPr>
            <w:lang w:eastAsia="es-ES"/>
          </w:rPr>
          <w:t>r</w:t>
        </w:r>
      </w:ins>
      <w:del w:id="175" w:author="NN" w:date="2019-02-12T19:06:00Z">
        <w:r w:rsidR="00411442" w:rsidDel="00D55ED2">
          <w:rPr>
            <w:lang w:eastAsia="es-ES"/>
          </w:rPr>
          <w:delText>ndo</w:delText>
        </w:r>
      </w:del>
      <w:r w:rsidR="00411442">
        <w:rPr>
          <w:lang w:eastAsia="es-ES"/>
        </w:rPr>
        <w:t xml:space="preserve"> el área de contacto entre la materia vegetal y el solvente, y evitando la formación de emulsiones entre el agua presente y el solvente. Mientras más pequeñas sean las partículas de la materia prima, mayor será el rendimiento de extracción debido a la mayor disponibilidad de los solutos gracias al fácil acceso del solvente al centro de la partícula</w:t>
      </w:r>
      <w:ins w:id="176" w:author="NN" w:date="2019-02-12T19:06:00Z">
        <w:r w:rsidR="00D55ED2">
          <w:rPr>
            <w:lang w:eastAsia="es-ES"/>
          </w:rPr>
          <w:t>,</w:t>
        </w:r>
      </w:ins>
      <w:del w:id="177" w:author="NN" w:date="2019-02-12T19:06:00Z">
        <w:r w:rsidR="00411442" w:rsidDel="00D55ED2">
          <w:rPr>
            <w:lang w:eastAsia="es-ES"/>
          </w:rPr>
          <w:delText>;</w:delText>
        </w:r>
      </w:del>
      <w:r w:rsidR="00411442">
        <w:rPr>
          <w:lang w:eastAsia="es-ES"/>
        </w:rPr>
        <w:t xml:space="preserve"> además, </w:t>
      </w:r>
      <w:r w:rsidR="00D871FF">
        <w:rPr>
          <w:lang w:eastAsia="es-ES"/>
        </w:rPr>
        <w:t>al incrementar el área de contacto entre el material y el solvente se incrementa la velocidad de extracción.</w:t>
      </w:r>
    </w:p>
    <w:p w14:paraId="5BEBCF5F" w14:textId="77777777" w:rsidR="00D871FF" w:rsidRDefault="00D871FF" w:rsidP="00D871FF">
      <w:pPr>
        <w:pStyle w:val="ListParagraph"/>
        <w:numPr>
          <w:ilvl w:val="0"/>
          <w:numId w:val="19"/>
        </w:numPr>
        <w:rPr>
          <w:lang w:eastAsia="es-ES"/>
        </w:rPr>
      </w:pPr>
      <w:r>
        <w:rPr>
          <w:lang w:eastAsia="es-ES"/>
        </w:rPr>
        <w:t>Naturaleza del solvente</w:t>
      </w:r>
    </w:p>
    <w:p w14:paraId="5BEBCF60" w14:textId="77777777" w:rsidR="00D871FF" w:rsidRDefault="00D871FF" w:rsidP="00D871FF">
      <w:pPr>
        <w:rPr>
          <w:lang w:eastAsia="es-ES"/>
        </w:rPr>
      </w:pPr>
      <w:r>
        <w:rPr>
          <w:lang w:eastAsia="es-ES"/>
        </w:rPr>
        <w:t>La selección del solvente es fundamental en el proceso extractivo ya que de este dependerá en primera medida el rendimiento de la extracción, en función de la afinidad que tenga con el soluto a extraer. Las principales características a tener en cuenta al momento de seleccionar el solvente son: un alto límite de saturación y selectividad con respecto a</w:t>
      </w:r>
      <w:r w:rsidR="00CB44EE">
        <w:rPr>
          <w:lang w:eastAsia="es-ES"/>
        </w:rPr>
        <w:t xml:space="preserve">l compuesto </w:t>
      </w:r>
      <w:r>
        <w:rPr>
          <w:lang w:eastAsia="es-ES"/>
        </w:rPr>
        <w:t xml:space="preserve">a extraer, </w:t>
      </w:r>
      <w:r w:rsidR="00C34A9D">
        <w:rPr>
          <w:lang w:eastAsia="es-ES"/>
        </w:rPr>
        <w:t xml:space="preserve">bajo costo, </w:t>
      </w:r>
      <w:r w:rsidR="00CB44EE">
        <w:rPr>
          <w:lang w:eastAsia="es-ES"/>
        </w:rPr>
        <w:t>fácil de manipular y recuperar, de mínimos riesgos ante una posible contaminación ambiental y seguro de utilizar.</w:t>
      </w:r>
    </w:p>
    <w:p w14:paraId="5BEBCF61" w14:textId="77777777" w:rsidR="00CB44EE" w:rsidRDefault="00CB44EE" w:rsidP="00CB44EE">
      <w:pPr>
        <w:pStyle w:val="ListParagraph"/>
        <w:numPr>
          <w:ilvl w:val="0"/>
          <w:numId w:val="19"/>
        </w:numPr>
        <w:rPr>
          <w:lang w:eastAsia="es-ES"/>
        </w:rPr>
      </w:pPr>
      <w:r>
        <w:rPr>
          <w:lang w:eastAsia="es-ES"/>
        </w:rPr>
        <w:t>Agitación</w:t>
      </w:r>
    </w:p>
    <w:p w14:paraId="5BEBCF62" w14:textId="77777777" w:rsidR="009B66B5" w:rsidRDefault="00CB44EE" w:rsidP="009B66B5">
      <w:pPr>
        <w:rPr>
          <w:lang w:eastAsia="es-ES"/>
        </w:rPr>
      </w:pPr>
      <w:r>
        <w:rPr>
          <w:lang w:eastAsia="es-ES"/>
        </w:rPr>
        <w:t>La agitación es de importancia ya que favorece la velocidad de transferencia de masa de</w:t>
      </w:r>
      <w:r w:rsidR="009B66B5">
        <w:rPr>
          <w:lang w:eastAsia="es-ES"/>
        </w:rPr>
        <w:t>sde la capa límite entre la materia vegetal y el solvente al mismo al incrementar el valor del número de Sherwood, número adimensional que describe la relación entre la transferencia de masa de manera convectiva y la transferencia de masa de manera difusiva (Ec. -X-).</w:t>
      </w:r>
      <w:r w:rsidR="00411029">
        <w:rPr>
          <w:lang w:eastAsia="es-ES"/>
        </w:rPr>
        <w:t xml:space="preserve"> </w:t>
      </w:r>
      <w:moveFromRangeStart w:id="178" w:author="NN" w:date="2019-02-12T19:09:00Z" w:name="move890966"/>
      <w:moveFrom w:id="179" w:author="NN" w:date="2019-02-12T19:09:00Z">
        <w:r w:rsidR="00411029" w:rsidDel="009E4C81">
          <w:rPr>
            <w:lang w:eastAsia="es-ES"/>
          </w:rPr>
          <w:t xml:space="preserve">El número de Sherwood </w:t>
        </w:r>
        <w:r w:rsidR="00BD2C0C" w:rsidDel="009E4C81">
          <w:rPr>
            <w:lang w:eastAsia="es-ES"/>
          </w:rPr>
          <w:t>aumenta</w:t>
        </w:r>
        <w:r w:rsidR="00411029" w:rsidDel="009E4C81">
          <w:rPr>
            <w:lang w:eastAsia="es-ES"/>
          </w:rPr>
          <w:t xml:space="preserve"> con los incrementos de la velocidad de agitación ya </w:t>
        </w:r>
        <w:r w:rsidR="00BD2C0C" w:rsidDel="009E4C81">
          <w:rPr>
            <w:lang w:eastAsia="es-ES"/>
          </w:rPr>
          <w:t xml:space="preserve">que </w:t>
        </w:r>
        <w:r w:rsidR="00411029" w:rsidDel="009E4C81">
          <w:rPr>
            <w:lang w:eastAsia="es-ES"/>
          </w:rPr>
          <w:t xml:space="preserve">es directamente proporcional al número de Reynolds, el cual </w:t>
        </w:r>
        <w:r w:rsidR="00BD2C0C" w:rsidDel="009E4C81">
          <w:rPr>
            <w:lang w:eastAsia="es-ES"/>
          </w:rPr>
          <w:t>aumenta</w:t>
        </w:r>
        <w:r w:rsidR="00411029" w:rsidDel="009E4C81">
          <w:rPr>
            <w:lang w:eastAsia="es-ES"/>
          </w:rPr>
          <w:t xml:space="preserve"> de manera lineal con respecto a la velocidad relativa entre el fluido y las partículas (Ec. -X-)</w:t>
        </w:r>
      </w:moveFrom>
      <w:moveFromRangeEnd w:id="178"/>
    </w:p>
    <w:p w14:paraId="5BEBCF63" w14:textId="2AD9A847" w:rsidR="00411029" w:rsidRPr="004427C4" w:rsidRDefault="00411029" w:rsidP="00411029">
      <w:pPr>
        <w:keepNext/>
        <w:rPr>
          <w:lang w:eastAsia="es-ES"/>
        </w:rPr>
      </w:pPr>
      <m:oMathPara>
        <m:oMath>
          <m:r>
            <w:rPr>
              <w:rFonts w:ascii="Cambria Math" w:hAnsi="Cambria Math"/>
              <w:lang w:eastAsia="es-ES"/>
            </w:rPr>
            <w:lastRenderedPageBreak/>
            <m:t>Sh=</m:t>
          </m:r>
          <m:f>
            <m:fPr>
              <m:ctrlPr>
                <w:rPr>
                  <w:rFonts w:ascii="Cambria Math" w:hAnsi="Cambria Math"/>
                  <w:i/>
                  <w:lang w:eastAsia="es-ES"/>
                </w:rPr>
              </m:ctrlPr>
            </m:fPr>
            <m:num>
              <m:r>
                <w:rPr>
                  <w:rFonts w:ascii="Cambria Math" w:hAnsi="Cambria Math"/>
                  <w:lang w:eastAsia="es-ES"/>
                </w:rPr>
                <m:t>Ks</m:t>
              </m:r>
            </m:num>
            <m:den>
              <m:r>
                <w:del w:id="180" w:author="Federico Ezequiel Benelli" w:date="2019-03-18T19:03:00Z">
                  <w:rPr>
                    <w:rFonts w:ascii="Cambria Math" w:hAnsi="Cambria Math"/>
                    <w:lang w:eastAsia="es-ES"/>
                  </w:rPr>
                  <m:t>D</m:t>
                </w:del>
              </m:r>
              <m:sSub>
                <m:sSubPr>
                  <m:ctrlPr>
                    <w:ins w:id="181" w:author="Federico Ezequiel Benelli" w:date="2019-03-18T19:03:00Z">
                      <w:rPr>
                        <w:rFonts w:ascii="Cambria Math" w:hAnsi="Cambria Math"/>
                        <w:i/>
                        <w:lang w:eastAsia="es-ES"/>
                      </w:rPr>
                    </w:ins>
                  </m:ctrlPr>
                </m:sSubPr>
                <m:e>
                  <m:r>
                    <w:ins w:id="182" w:author="Federico Ezequiel Benelli" w:date="2019-03-18T19:03:00Z">
                      <w:rPr>
                        <w:rFonts w:ascii="Cambria Math" w:hAnsi="Cambria Math"/>
                        <w:lang w:eastAsia="es-ES"/>
                      </w:rPr>
                      <m:t>D</m:t>
                    </w:ins>
                  </m:r>
                </m:e>
                <m:sub>
                  <m:r>
                    <w:ins w:id="183" w:author="Federico Ezequiel Benelli" w:date="2019-03-18T19:03:00Z">
                      <w:rPr>
                        <w:rFonts w:ascii="Cambria Math" w:hAnsi="Cambria Math"/>
                        <w:lang w:eastAsia="es-ES"/>
                      </w:rPr>
                      <m:t>AB</m:t>
                    </w:ins>
                  </m:r>
                </m:sub>
              </m:sSub>
              <m:r>
                <w:rPr>
                  <w:rFonts w:ascii="Cambria Math" w:hAnsi="Cambria Math"/>
                  <w:lang w:eastAsia="es-ES"/>
                </w:rPr>
                <m:t>/Lc</m:t>
              </m:r>
            </m:den>
          </m:f>
        </m:oMath>
      </m:oMathPara>
    </w:p>
    <w:p w14:paraId="5BEBCF64" w14:textId="77777777" w:rsidR="004427C4" w:rsidRDefault="00411029" w:rsidP="004110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w:t>
      </w:r>
      <w:r w:rsidR="00B00782">
        <w:fldChar w:fldCharType="end"/>
      </w:r>
      <w:r>
        <w:t xml:space="preserve"> Número de Sherwood</w:t>
      </w:r>
    </w:p>
    <w:p w14:paraId="5BEBCF65" w14:textId="388BF8E3" w:rsidR="00B00782" w:rsidRDefault="00D55ED2">
      <w:pPr>
        <w:ind w:firstLine="0"/>
        <w:rPr>
          <w:ins w:id="184" w:author="NN" w:date="2019-02-12T19:09:00Z"/>
          <w:lang w:eastAsia="es-ES"/>
        </w:rPr>
        <w:pPrChange w:id="185" w:author="NN" w:date="2019-02-12T19:08:00Z">
          <w:pPr/>
        </w:pPrChange>
      </w:pPr>
      <w:ins w:id="186" w:author="NN" w:date="2019-02-12T19:08:00Z">
        <w:r>
          <w:t>d</w:t>
        </w:r>
      </w:ins>
      <w:del w:id="187" w:author="NN" w:date="2019-02-12T19:08:00Z">
        <w:r w:rsidR="00411029" w:rsidDel="00D55ED2">
          <w:delText>D</w:delText>
        </w:r>
      </w:del>
      <w:r w:rsidR="00411029">
        <w:t xml:space="preserve">onde </w:t>
      </w:r>
      <w:r w:rsidR="00BD2C0C">
        <w:t>Ks</w:t>
      </w:r>
      <w:r w:rsidR="00411029">
        <w:t xml:space="preserve"> es el coeficiente de transferencia de masa entre la </w:t>
      </w:r>
      <w:del w:id="188" w:author="Federico Ezequiel Benelli" w:date="2019-03-18T19:00:00Z">
        <w:r w:rsidR="00411029" w:rsidDel="0029651B">
          <w:delText>materia sólida y el solvente</w:delText>
        </w:r>
      </w:del>
      <w:ins w:id="189" w:author="Federico Ezequiel Benelli" w:date="2019-03-18T19:00:00Z">
        <w:r w:rsidR="0029651B">
          <w:t>capa límite de solvente y el volumen total de este</w:t>
        </w:r>
      </w:ins>
      <w:r w:rsidR="00411029">
        <w:t xml:space="preserve">, </w:t>
      </w:r>
      <m:oMath>
        <m:sSub>
          <m:sSubPr>
            <m:ctrlPr>
              <w:ins w:id="190" w:author="Federico Ezequiel Benelli" w:date="2019-03-18T19:03:00Z">
                <w:rPr>
                  <w:rFonts w:ascii="Cambria Math" w:hAnsi="Cambria Math"/>
                  <w:i/>
                  <w:lang w:eastAsia="es-ES"/>
                </w:rPr>
              </w:ins>
            </m:ctrlPr>
          </m:sSubPr>
          <m:e>
            <m:r>
              <w:ins w:id="191" w:author="Federico Ezequiel Benelli" w:date="2019-03-18T19:03:00Z">
                <w:rPr>
                  <w:rFonts w:ascii="Cambria Math" w:hAnsi="Cambria Math"/>
                  <w:lang w:eastAsia="es-ES"/>
                </w:rPr>
                <m:t>D</m:t>
              </w:ins>
            </m:r>
          </m:e>
          <m:sub>
            <m:r>
              <w:ins w:id="192" w:author="Federico Ezequiel Benelli" w:date="2019-03-18T19:03:00Z">
                <w:rPr>
                  <w:rFonts w:ascii="Cambria Math" w:hAnsi="Cambria Math"/>
                  <w:lang w:eastAsia="es-ES"/>
                </w:rPr>
                <m:t>AB</m:t>
              </w:ins>
            </m:r>
          </m:sub>
        </m:sSub>
      </m:oMath>
      <w:del w:id="193" w:author="Federico Ezequiel Benelli" w:date="2019-03-18T19:03:00Z">
        <w:r w:rsidR="00411029" w:rsidDel="0029651B">
          <w:delText>D</w:delText>
        </w:r>
      </w:del>
      <w:r w:rsidR="00411029">
        <w:t xml:space="preserve"> el coeficiente de difusión </w:t>
      </w:r>
      <w:r w:rsidR="007511FF">
        <w:t>en la capa límite de solvente</w:t>
      </w:r>
      <w:r w:rsidR="005B7445">
        <w:t xml:space="preserve"> y L</w:t>
      </w:r>
      <w:r w:rsidR="00F852F2">
        <w:t>c</w:t>
      </w:r>
      <w:r w:rsidR="005B7445">
        <w:t xml:space="preserve"> la longitud característica de las partículas</w:t>
      </w:r>
      <w:r w:rsidR="00F852F2">
        <w:t>, definida como el volumen de la partícula sobre el área de intercambio de la misma</w:t>
      </w:r>
      <w:r w:rsidR="005B7445">
        <w:t>.</w:t>
      </w:r>
      <w:ins w:id="194" w:author="NN" w:date="2019-02-12T19:09:00Z">
        <w:r w:rsidR="009E4C81" w:rsidRPr="009E4C81">
          <w:rPr>
            <w:lang w:eastAsia="es-ES"/>
          </w:rPr>
          <w:t xml:space="preserve"> </w:t>
        </w:r>
      </w:ins>
    </w:p>
    <w:p w14:paraId="5BEBCF66" w14:textId="28CBD746" w:rsidR="00B00782" w:rsidRDefault="009E4C81">
      <w:pPr>
        <w:ind w:firstLine="0"/>
        <w:pPrChange w:id="195" w:author="NN" w:date="2019-02-12T19:08:00Z">
          <w:pPr/>
        </w:pPrChange>
      </w:pPr>
      <w:moveToRangeStart w:id="196" w:author="NN" w:date="2019-02-12T19:09:00Z" w:name="move890966"/>
      <w:moveTo w:id="197" w:author="NN" w:date="2019-02-12T19:09:00Z">
        <w:r>
          <w:rPr>
            <w:lang w:eastAsia="es-ES"/>
          </w:rPr>
          <w:t xml:space="preserve">El número de Sherwood aumenta con los incrementos de la velocidad de agitación ya que es </w:t>
        </w:r>
        <w:del w:id="198" w:author="Federico Ezequiel Benelli" w:date="2019-03-18T19:00:00Z">
          <w:r w:rsidDel="0029651B">
            <w:rPr>
              <w:lang w:eastAsia="es-ES"/>
            </w:rPr>
            <w:delText xml:space="preserve">directamente </w:delText>
          </w:r>
        </w:del>
        <w:r>
          <w:rPr>
            <w:lang w:eastAsia="es-ES"/>
          </w:rPr>
          <w:t>proporcional al número de Reynolds, el cual aumenta de manera lineal con respecto a la velocidad relativa entre el fluido y las partículas (Ec. -X-)</w:t>
        </w:r>
      </w:moveTo>
      <w:moveToRangeEnd w:id="196"/>
    </w:p>
    <w:p w14:paraId="5BEBCF67" w14:textId="77777777" w:rsidR="00411029" w:rsidRPr="00411029" w:rsidRDefault="00411029" w:rsidP="00411029">
      <w:pPr>
        <w:keepNext/>
        <w:rPr>
          <w:lang w:eastAsia="es-ES"/>
        </w:rPr>
      </w:pPr>
      <m:oMathPara>
        <m:oMath>
          <m:r>
            <w:rPr>
              <w:rFonts w:ascii="Cambria Math" w:hAnsi="Cambria Math"/>
              <w:lang w:eastAsia="es-ES"/>
            </w:rPr>
            <m:t>Re=</m:t>
          </m:r>
          <m:f>
            <m:fPr>
              <m:ctrlPr>
                <w:rPr>
                  <w:rFonts w:ascii="Cambria Math" w:hAnsi="Cambria Math"/>
                  <w:i/>
                  <w:lang w:eastAsia="es-ES"/>
                </w:rPr>
              </m:ctrlPr>
            </m:fPr>
            <m:num>
              <m:r>
                <w:rPr>
                  <w:rFonts w:ascii="Cambria Math" w:hAnsi="Cambria Math"/>
                  <w:lang w:eastAsia="es-ES"/>
                </w:rPr>
                <m:t>ρvLc</m:t>
              </m:r>
            </m:num>
            <m:den>
              <m:r>
                <w:rPr>
                  <w:rFonts w:ascii="Cambria Math" w:hAnsi="Cambria Math"/>
                  <w:lang w:eastAsia="es-ES"/>
                </w:rPr>
                <m:t>μ</m:t>
              </m:r>
            </m:den>
          </m:f>
        </m:oMath>
      </m:oMathPara>
    </w:p>
    <w:p w14:paraId="5BEBCF68" w14:textId="77777777" w:rsidR="00411029" w:rsidRDefault="00411029" w:rsidP="00411029">
      <w:pPr>
        <w:pStyle w:val="Caption"/>
        <w:jc w:val="center"/>
      </w:pPr>
      <w:bookmarkStart w:id="199" w:name="_Toc535446898"/>
      <w:r>
        <w:t xml:space="preserve">Ecuación </w:t>
      </w:r>
      <w:r w:rsidR="00B00782">
        <w:fldChar w:fldCharType="begin"/>
      </w:r>
      <w:r>
        <w:instrText xml:space="preserve"> SEQ Ecuación \* ARABIC </w:instrText>
      </w:r>
      <w:r w:rsidR="00B00782">
        <w:fldChar w:fldCharType="separate"/>
      </w:r>
      <w:r w:rsidR="0082242D">
        <w:rPr>
          <w:noProof/>
        </w:rPr>
        <w:t>2</w:t>
      </w:r>
      <w:r w:rsidR="00B00782">
        <w:fldChar w:fldCharType="end"/>
      </w:r>
      <w:r>
        <w:t xml:space="preserve"> Número de Reynolds</w:t>
      </w:r>
    </w:p>
    <w:p w14:paraId="5BEBCF69" w14:textId="77777777" w:rsidR="00B00782" w:rsidRDefault="009E4C81">
      <w:pPr>
        <w:ind w:firstLine="0"/>
        <w:rPr>
          <w:lang w:eastAsia="es-ES"/>
        </w:rPr>
        <w:pPrChange w:id="200" w:author="NN" w:date="2019-02-12T19:09:00Z">
          <w:pPr/>
        </w:pPrChange>
      </w:pPr>
      <w:ins w:id="201" w:author="NN" w:date="2019-02-12T19:09:00Z">
        <w:r>
          <w:t>d</w:t>
        </w:r>
      </w:ins>
      <w:del w:id="202" w:author="NN" w:date="2019-02-12T19:09:00Z">
        <w:r w:rsidR="005B7445" w:rsidDel="009E4C81">
          <w:delText>D</w:delText>
        </w:r>
      </w:del>
      <w:r w:rsidR="005B7445">
        <w:t xml:space="preserve">onde </w:t>
      </w:r>
      <m:oMath>
        <m:r>
          <w:rPr>
            <w:rFonts w:ascii="Cambria Math" w:hAnsi="Cambria Math"/>
            <w:lang w:eastAsia="es-ES"/>
          </w:rPr>
          <m:t>ρ</m:t>
        </m:r>
      </m:oMath>
      <w:r w:rsidR="005B7445">
        <w:rPr>
          <w:lang w:eastAsia="es-ES"/>
        </w:rPr>
        <w:t xml:space="preserve"> es la densidad del solvente, </w:t>
      </w:r>
      <m:oMath>
        <m:r>
          <w:rPr>
            <w:rFonts w:ascii="Cambria Math" w:hAnsi="Cambria Math"/>
            <w:lang w:eastAsia="es-ES"/>
          </w:rPr>
          <m:t>v</m:t>
        </m:r>
      </m:oMath>
      <w:r w:rsidR="005B7445">
        <w:rPr>
          <w:lang w:eastAsia="es-ES"/>
        </w:rPr>
        <w:t xml:space="preserve"> la velocidad relativa entre el solvente y las partículas, L</w:t>
      </w:r>
      <w:r w:rsidR="00F852F2">
        <w:rPr>
          <w:lang w:eastAsia="es-ES"/>
        </w:rPr>
        <w:t>c</w:t>
      </w:r>
      <w:r w:rsidR="005B7445">
        <w:rPr>
          <w:lang w:eastAsia="es-ES"/>
        </w:rPr>
        <w:t xml:space="preserve"> la longitud característica de las partículas y </w:t>
      </w:r>
      <w:r w:rsidR="005B7445">
        <w:rPr>
          <w:rFonts w:cs="Times New Roman"/>
          <w:lang w:eastAsia="es-ES"/>
        </w:rPr>
        <w:t>µ</w:t>
      </w:r>
      <w:r w:rsidR="005B7445">
        <w:rPr>
          <w:lang w:eastAsia="es-ES"/>
        </w:rPr>
        <w:t xml:space="preserve"> la viscosidad del solvente.</w:t>
      </w:r>
    </w:p>
    <w:p w14:paraId="5BEBCF6A" w14:textId="77777777" w:rsidR="005B7445" w:rsidRDefault="005B7445" w:rsidP="005B7445">
      <w:pPr>
        <w:pStyle w:val="ListParagraph"/>
        <w:numPr>
          <w:ilvl w:val="0"/>
          <w:numId w:val="19"/>
        </w:numPr>
      </w:pPr>
      <w:r>
        <w:t>Temperatura</w:t>
      </w:r>
    </w:p>
    <w:p w14:paraId="5BEBCF6B" w14:textId="77777777" w:rsidR="005B7445" w:rsidRDefault="005B7445" w:rsidP="005B7445">
      <w:r>
        <w:t>La temperatura es de suma importancia en los procesos extractivos ya que, en la mayoría de los casos, incrementos de la misma causan un aumento tanto del rendimiento de extracción como de la velocidad de la misma. En el caso de las extracciones de productos naturales es necesario tener</w:t>
      </w:r>
      <w:r w:rsidR="00791D81">
        <w:t xml:space="preserve"> los</w:t>
      </w:r>
      <w:ins w:id="203" w:author="NN" w:date="2019-02-12T19:09:00Z">
        <w:r w:rsidR="009E4C81">
          <w:t xml:space="preserve"> </w:t>
        </w:r>
      </w:ins>
      <w:r w:rsidR="00791D81">
        <w:t>cuidados necesarios según el compuesto que se desea extraer, ya que estos suelen degradarse a temperaturas elevadas.</w:t>
      </w:r>
    </w:p>
    <w:p w14:paraId="5BEBCF6C" w14:textId="77777777" w:rsidR="00411029" w:rsidRPr="00411029" w:rsidRDefault="00411029" w:rsidP="00411029"/>
    <w:p w14:paraId="5BEBCF6D" w14:textId="77777777" w:rsidR="1D1D2373" w:rsidRDefault="1D1D2373" w:rsidP="1D1D2373">
      <w:pPr>
        <w:pStyle w:val="Heading3"/>
      </w:pPr>
      <w:r w:rsidRPr="1D1D2373">
        <w:t>Operaciones en batch</w:t>
      </w:r>
      <w:bookmarkEnd w:id="199"/>
    </w:p>
    <w:p w14:paraId="5BEBCF6E" w14:textId="77777777" w:rsidR="1D1D2373" w:rsidRDefault="1D1D2373" w:rsidP="1D1D2373">
      <w:r w:rsidRPr="1D1D2373">
        <w:t xml:space="preserve">Los equipamientos más comunes para las extracciones con solventes en plantas son maceradores, los cuales consisten en tanques agitados con sistemas de control de temperatura. La maceración normalmente finaliza tras un tiempo determinado normalmente dependiente de coeficientes de partición, difusión y transferencia de masa, por lo que típicamente se realizan en etapas múltiples con el fin de alcanzar el máximo rendimiento posible, normalmente los maceradores están equipados con un doble fondo y un filtro para separar el líquido de los sólidos. </w:t>
      </w:r>
      <w:sdt>
        <w:sdtPr>
          <w:id w:val="1337585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6F" w14:textId="77777777" w:rsidR="1D1D2373" w:rsidRDefault="1D1D2373" w:rsidP="1D1D2373">
      <w:r w:rsidRPr="1D1D2373">
        <w:t>Otro método es el de percolación, el cual consiste en el flujo del solvente de extracción a través de un lecho fijo de la matriz sólida, normalmente favorecido por la gravedad. Presenta la ventaja de mantener siempre un alto gradiente de concentración debido al constante ingreso de solvente, lo cual permite un alto rendimiento de extracción.</w:t>
      </w:r>
    </w:p>
    <w:p w14:paraId="5BEBCF70" w14:textId="77777777" w:rsidR="1D1D2373" w:rsidRDefault="1D1D2373" w:rsidP="1D1D2373">
      <w:r w:rsidRPr="1D1D2373">
        <w:t xml:space="preserve">La extracción de material botánico utilizando fluidos supercríticos es una temática de creciente interés, ya que permite el procesamiento del material a bajas temperaturas y, por lo tanto, disminuyendo </w:t>
      </w:r>
      <w:r w:rsidRPr="1D1D2373">
        <w:lastRenderedPageBreak/>
        <w:t>la degradación térmica. La extracción utilizando gases comprimidos en condiciones críticas y cercanas a las críticas se basa en propiedades físicas, mientras sus densidades son similares a la de los líquidos</w:t>
      </w:r>
      <w:ins w:id="204" w:author="NN" w:date="2019-02-12T19:18:00Z">
        <w:r w:rsidR="00EB276C">
          <w:t>,</w:t>
        </w:r>
      </w:ins>
      <w:r w:rsidRPr="1D1D2373">
        <w:t xml:space="preserve"> presentan viscosidades bajas y coeficientes de difusión altos</w:t>
      </w:r>
      <w:del w:id="205" w:author="NN" w:date="2019-02-12T19:18:00Z">
        <w:r w:rsidRPr="1D1D2373" w:rsidDel="00EB276C">
          <w:delText>,</w:delText>
        </w:r>
      </w:del>
      <w:r w:rsidRPr="1D1D2373">
        <w:t xml:space="preserve"> como los gases. </w:t>
      </w:r>
      <w:sdt>
        <w:sdtPr>
          <w:id w:val="10520346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1" w14:textId="77777777" w:rsidR="1D1D2373" w:rsidRDefault="1D1D2373" w:rsidP="1D1D2373"/>
    <w:p w14:paraId="5BEBCF72" w14:textId="77777777" w:rsidR="1D1D2373" w:rsidRDefault="1D1D2373" w:rsidP="1D1D2373">
      <w:pPr>
        <w:pStyle w:val="Heading3"/>
      </w:pPr>
      <w:bookmarkStart w:id="206" w:name="_Toc535446899"/>
      <w:r w:rsidRPr="1D1D2373">
        <w:t>Procesos continuos</w:t>
      </w:r>
      <w:bookmarkEnd w:id="206"/>
    </w:p>
    <w:p w14:paraId="5BEBCF73" w14:textId="77777777" w:rsidR="1D1D2373" w:rsidRDefault="1D1D2373" w:rsidP="1D1D2373">
      <w:r w:rsidRPr="1D1D2373">
        <w:t xml:space="preserve">Los procesos continuos son utilizados principalmente para producción a gran escala de productos individuales. Los extractores continuos presentan dimensiones relativamente pequeñas y diseños compactos. El diseño del proceso puede diferir según el sentido del flujo de los materiales, si tanto el solvente como el material a extraer se transportan en el mismo sentido, el proceso es cocorriente, en el caso contrario se denominan contracorriente. </w:t>
      </w:r>
      <w:sdt>
        <w:sdtPr>
          <w:id w:val="164750270"/>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14:paraId="5BEBCF74" w14:textId="77777777" w:rsidR="1D1D2373" w:rsidRPr="004427C4" w:rsidRDefault="1D1D2373" w:rsidP="004427C4">
      <w:r w:rsidRPr="1D1D2373">
        <w:t>La extracción contracorriente permite obtener productos de altas concentraciones y rendimientos gracias a que siempre mantiene un gra</w:t>
      </w:r>
      <w:del w:id="207" w:author="NN" w:date="2019-02-12T19:19:00Z">
        <w:r w:rsidRPr="1D1D2373" w:rsidDel="00EB276C">
          <w:delText>n</w:delText>
        </w:r>
      </w:del>
      <w:r w:rsidRPr="1D1D2373">
        <w:t>diente de concentración elevado entre la materia prima y el solvente</w:t>
      </w:r>
      <w:ins w:id="208" w:author="NN" w:date="2019-02-12T19:19:00Z">
        <w:r w:rsidR="00EB276C">
          <w:t>,</w:t>
        </w:r>
      </w:ins>
      <w:del w:id="209" w:author="NN" w:date="2019-02-12T19:19:00Z">
        <w:r w:rsidRPr="1D1D2373" w:rsidDel="00EB276C">
          <w:delText>;</w:delText>
        </w:r>
      </w:del>
      <w:r w:rsidRPr="1D1D2373">
        <w:t xml:space="preserve"> esto permite menores tiempos de extracción y productos finales de mayor calidad a comparación de los procesos batch. En la actualidad son pocas las empresas que manufacturan extractores continuos a contracorriente y la mayoría apunta a la extracción de aceite de oliva, en la tabla –X- se pueden observar los distintos tipos de extractores realizados por estas empresas. </w:t>
      </w:r>
      <w:sdt>
        <w:sdtPr>
          <w:id w:val="-1883247036"/>
          <w:citation/>
        </w:sdtPr>
        <w:sdtEnd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r w:rsidR="00CA47C3">
        <w:br w:type="page"/>
      </w:r>
    </w:p>
    <w:tbl>
      <w:tblPr>
        <w:tblStyle w:val="TableGrid"/>
        <w:tblW w:w="5000" w:type="pct"/>
        <w:tblLook w:val="04A0" w:firstRow="1" w:lastRow="0" w:firstColumn="1" w:lastColumn="0" w:noHBand="0" w:noVBand="1"/>
      </w:tblPr>
      <w:tblGrid>
        <w:gridCol w:w="1068"/>
        <w:gridCol w:w="911"/>
        <w:gridCol w:w="2496"/>
        <w:gridCol w:w="991"/>
        <w:gridCol w:w="986"/>
        <w:gridCol w:w="1026"/>
        <w:gridCol w:w="823"/>
        <w:gridCol w:w="761"/>
      </w:tblGrid>
      <w:tr w:rsidR="00202EF4" w:rsidRPr="00085F48" w14:paraId="5BEBCF7B" w14:textId="77777777" w:rsidTr="59ACAEAB">
        <w:trPr>
          <w:trHeight w:val="903"/>
        </w:trPr>
        <w:tc>
          <w:tcPr>
            <w:tcW w:w="2306" w:type="pct"/>
            <w:gridSpan w:val="3"/>
            <w:vAlign w:val="center"/>
          </w:tcPr>
          <w:p w14:paraId="5BEBCF75" w14:textId="77777777" w:rsidR="00CA47C3" w:rsidRPr="00202EF4" w:rsidRDefault="00CA47C3" w:rsidP="00202EF4">
            <w:pPr>
              <w:ind w:firstLine="0"/>
              <w:jc w:val="center"/>
              <w:rPr>
                <w:b/>
                <w:sz w:val="16"/>
                <w:szCs w:val="16"/>
              </w:rPr>
            </w:pPr>
            <w:r w:rsidRPr="00202EF4">
              <w:rPr>
                <w:b/>
                <w:sz w:val="16"/>
                <w:szCs w:val="16"/>
              </w:rPr>
              <w:lastRenderedPageBreak/>
              <w:t>Extractor</w:t>
            </w:r>
          </w:p>
        </w:tc>
        <w:tc>
          <w:tcPr>
            <w:tcW w:w="759" w:type="pct"/>
            <w:vAlign w:val="center"/>
          </w:tcPr>
          <w:p w14:paraId="5BEBCF76" w14:textId="77777777" w:rsidR="00CA47C3" w:rsidRPr="00202EF4" w:rsidRDefault="00CA47C3" w:rsidP="00202EF4">
            <w:pPr>
              <w:ind w:firstLine="0"/>
              <w:jc w:val="center"/>
              <w:rPr>
                <w:b/>
                <w:sz w:val="14"/>
                <w:szCs w:val="14"/>
              </w:rPr>
            </w:pPr>
            <w:r w:rsidRPr="00202EF4">
              <w:rPr>
                <w:b/>
                <w:sz w:val="14"/>
                <w:szCs w:val="14"/>
              </w:rPr>
              <w:t xml:space="preserve">Capacidad </w:t>
            </w:r>
            <w:r w:rsidR="00B00782" w:rsidRPr="00B00782">
              <w:rPr>
                <w:b/>
                <w:sz w:val="14"/>
                <w:szCs w:val="14"/>
                <w:highlight w:val="yellow"/>
                <w:rPrChange w:id="210" w:author="NN" w:date="2019-02-12T19:23:00Z">
                  <w:rPr>
                    <w:b/>
                    <w:sz w:val="14"/>
                    <w:szCs w:val="14"/>
                  </w:rPr>
                </w:rPrChange>
              </w:rPr>
              <w:t>(tpd)</w:t>
            </w:r>
            <w:ins w:id="211" w:author="NN" w:date="2019-02-12T19:21:00Z">
              <w:r w:rsidR="00B00782" w:rsidRPr="00B00782">
                <w:rPr>
                  <w:b/>
                  <w:sz w:val="14"/>
                  <w:szCs w:val="14"/>
                  <w:highlight w:val="yellow"/>
                  <w:rPrChange w:id="212" w:author="NN" w:date="2019-02-12T19:23:00Z">
                    <w:rPr>
                      <w:b/>
                      <w:sz w:val="14"/>
                      <w:szCs w:val="14"/>
                    </w:rPr>
                  </w:rPrChange>
                </w:rPr>
                <w:t xml:space="preserve"> ¿toneladas por día? ¿de aceituna</w:t>
              </w:r>
            </w:ins>
            <w:ins w:id="213" w:author="NN" w:date="2019-02-12T19:23:00Z">
              <w:r w:rsidR="00B00782" w:rsidRPr="00B00782">
                <w:rPr>
                  <w:b/>
                  <w:sz w:val="14"/>
                  <w:szCs w:val="14"/>
                  <w:highlight w:val="yellow"/>
                  <w:rPrChange w:id="214" w:author="NN" w:date="2019-02-12T19:23:00Z">
                    <w:rPr>
                      <w:b/>
                      <w:sz w:val="14"/>
                      <w:szCs w:val="14"/>
                    </w:rPr>
                  </w:rPrChange>
                </w:rPr>
                <w:t xml:space="preserve"> molida</w:t>
              </w:r>
            </w:ins>
            <w:ins w:id="215" w:author="NN" w:date="2019-02-12T19:21:00Z">
              <w:r w:rsidR="00B00782" w:rsidRPr="00B00782">
                <w:rPr>
                  <w:b/>
                  <w:sz w:val="14"/>
                  <w:szCs w:val="14"/>
                  <w:highlight w:val="yellow"/>
                  <w:rPrChange w:id="216" w:author="NN" w:date="2019-02-12T19:23:00Z">
                    <w:rPr>
                      <w:b/>
                      <w:sz w:val="14"/>
                      <w:szCs w:val="14"/>
                    </w:rPr>
                  </w:rPrChange>
                </w:rPr>
                <w:t>? ¿de masa total</w:t>
              </w:r>
            </w:ins>
            <w:ins w:id="217" w:author="NN" w:date="2019-02-12T19:22:00Z">
              <w:r w:rsidR="00B00782" w:rsidRPr="00B00782">
                <w:rPr>
                  <w:b/>
                  <w:sz w:val="14"/>
                  <w:szCs w:val="14"/>
                  <w:highlight w:val="yellow"/>
                  <w:rPrChange w:id="218" w:author="NN" w:date="2019-02-12T19:23:00Z">
                    <w:rPr>
                      <w:b/>
                      <w:sz w:val="14"/>
                      <w:szCs w:val="14"/>
                    </w:rPr>
                  </w:rPrChange>
                </w:rPr>
                <w:t>? …</w:t>
              </w:r>
            </w:ins>
          </w:p>
        </w:tc>
        <w:tc>
          <w:tcPr>
            <w:tcW w:w="374" w:type="pct"/>
            <w:vAlign w:val="center"/>
          </w:tcPr>
          <w:p w14:paraId="5BEBCF77" w14:textId="77777777" w:rsidR="00CA47C3" w:rsidRPr="00202EF4" w:rsidRDefault="00CA47C3" w:rsidP="00202EF4">
            <w:pPr>
              <w:ind w:firstLine="0"/>
              <w:jc w:val="center"/>
              <w:rPr>
                <w:b/>
                <w:sz w:val="14"/>
                <w:szCs w:val="14"/>
              </w:rPr>
            </w:pPr>
            <w:r w:rsidRPr="00202EF4">
              <w:rPr>
                <w:b/>
                <w:sz w:val="14"/>
                <w:szCs w:val="14"/>
              </w:rPr>
              <w:t>Rendimiento</w:t>
            </w:r>
          </w:p>
        </w:tc>
        <w:tc>
          <w:tcPr>
            <w:tcW w:w="580" w:type="pct"/>
            <w:vAlign w:val="center"/>
          </w:tcPr>
          <w:p w14:paraId="5BEBCF78" w14:textId="77777777" w:rsidR="00CA47C3" w:rsidRPr="00202EF4" w:rsidRDefault="00CA47C3" w:rsidP="00202EF4">
            <w:pPr>
              <w:ind w:firstLine="0"/>
              <w:jc w:val="center"/>
              <w:rPr>
                <w:b/>
                <w:sz w:val="14"/>
                <w:szCs w:val="14"/>
              </w:rPr>
            </w:pPr>
            <w:r w:rsidRPr="00202EF4">
              <w:rPr>
                <w:b/>
                <w:sz w:val="14"/>
                <w:szCs w:val="14"/>
              </w:rPr>
              <w:t>Relación volumétrica sólido/líquido</w:t>
            </w:r>
          </w:p>
        </w:tc>
        <w:tc>
          <w:tcPr>
            <w:tcW w:w="401" w:type="pct"/>
            <w:vAlign w:val="center"/>
          </w:tcPr>
          <w:p w14:paraId="5BEBCF79" w14:textId="77777777" w:rsidR="00CA47C3" w:rsidRPr="00202EF4" w:rsidRDefault="00CA47C3" w:rsidP="00202EF4">
            <w:pPr>
              <w:ind w:firstLine="0"/>
              <w:jc w:val="center"/>
              <w:rPr>
                <w:b/>
                <w:sz w:val="14"/>
                <w:szCs w:val="14"/>
              </w:rPr>
            </w:pPr>
            <w:r w:rsidRPr="00202EF4">
              <w:rPr>
                <w:b/>
                <w:sz w:val="14"/>
                <w:szCs w:val="14"/>
              </w:rPr>
              <w:t>Tiempo de residencia (min)</w:t>
            </w:r>
          </w:p>
        </w:tc>
        <w:tc>
          <w:tcPr>
            <w:tcW w:w="580" w:type="pct"/>
            <w:vAlign w:val="center"/>
          </w:tcPr>
          <w:p w14:paraId="5BEBCF7A" w14:textId="77777777" w:rsidR="00CA47C3" w:rsidRPr="00202EF4" w:rsidRDefault="00CA47C3" w:rsidP="00202EF4">
            <w:pPr>
              <w:ind w:firstLine="0"/>
              <w:jc w:val="center"/>
              <w:rPr>
                <w:b/>
                <w:sz w:val="14"/>
                <w:szCs w:val="14"/>
              </w:rPr>
            </w:pPr>
            <w:r w:rsidRPr="00202EF4">
              <w:rPr>
                <w:b/>
                <w:sz w:val="14"/>
                <w:szCs w:val="14"/>
              </w:rPr>
              <w:t>Tamaño de partícula (mm)</w:t>
            </w:r>
          </w:p>
        </w:tc>
      </w:tr>
      <w:tr w:rsidR="00202EF4" w:rsidRPr="00085F48" w14:paraId="5BEBCF84" w14:textId="77777777" w:rsidTr="59ACAEAB">
        <w:tc>
          <w:tcPr>
            <w:tcW w:w="467" w:type="pct"/>
            <w:vAlign w:val="center"/>
          </w:tcPr>
          <w:p w14:paraId="5BEBCF7C" w14:textId="77777777" w:rsidR="00CA47C3" w:rsidRPr="00085F48" w:rsidRDefault="00CA47C3" w:rsidP="00202EF4">
            <w:pPr>
              <w:ind w:firstLine="0"/>
              <w:jc w:val="center"/>
              <w:rPr>
                <w:sz w:val="14"/>
                <w:szCs w:val="14"/>
              </w:rPr>
            </w:pPr>
            <w:r>
              <w:rPr>
                <w:sz w:val="14"/>
                <w:szCs w:val="14"/>
              </w:rPr>
              <w:t>BMA, Alemania</w:t>
            </w:r>
          </w:p>
        </w:tc>
        <w:tc>
          <w:tcPr>
            <w:tcW w:w="462" w:type="pct"/>
            <w:vAlign w:val="center"/>
          </w:tcPr>
          <w:p w14:paraId="5BEBCF7D" w14:textId="77777777" w:rsidR="00CA47C3" w:rsidRPr="00085F48" w:rsidRDefault="00CA47C3" w:rsidP="00202EF4">
            <w:pPr>
              <w:ind w:firstLine="0"/>
              <w:jc w:val="center"/>
              <w:rPr>
                <w:sz w:val="14"/>
                <w:szCs w:val="14"/>
              </w:rPr>
            </w:pPr>
            <w:r>
              <w:rPr>
                <w:sz w:val="14"/>
                <w:szCs w:val="14"/>
              </w:rPr>
              <w:t>BMA torre de extracción</w:t>
            </w:r>
          </w:p>
        </w:tc>
        <w:tc>
          <w:tcPr>
            <w:tcW w:w="1377" w:type="pct"/>
            <w:vAlign w:val="center"/>
          </w:tcPr>
          <w:p w14:paraId="5BEBCF7E" w14:textId="77777777" w:rsidR="00CA47C3" w:rsidRPr="00085F48" w:rsidRDefault="00CA47C3" w:rsidP="00202EF4">
            <w:pPr>
              <w:ind w:firstLine="0"/>
              <w:jc w:val="center"/>
              <w:rPr>
                <w:sz w:val="14"/>
                <w:szCs w:val="14"/>
              </w:rPr>
            </w:pPr>
            <w:r>
              <w:rPr>
                <w:noProof/>
                <w:lang w:eastAsia="es-ES"/>
              </w:rPr>
              <w:drawing>
                <wp:inline distT="0" distB="0" distL="0" distR="0" wp14:anchorId="5BEBD163" wp14:editId="5BEBD164">
                  <wp:extent cx="771949" cy="1362075"/>
                  <wp:effectExtent l="0" t="0" r="9525" b="0"/>
                  <wp:docPr id="1153555550" name="Imagen 115355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val="0"/>
                              </a:ext>
                            </a:extLst>
                          </a:blip>
                          <a:stretch>
                            <a:fillRect/>
                          </a:stretch>
                        </pic:blipFill>
                        <pic:spPr>
                          <a:xfrm>
                            <a:off x="0" y="0"/>
                            <a:ext cx="771949" cy="1362075"/>
                          </a:xfrm>
                          <a:prstGeom prst="rect">
                            <a:avLst/>
                          </a:prstGeom>
                        </pic:spPr>
                      </pic:pic>
                    </a:graphicData>
                  </a:graphic>
                </wp:inline>
              </w:drawing>
            </w:r>
          </w:p>
        </w:tc>
        <w:tc>
          <w:tcPr>
            <w:tcW w:w="759" w:type="pct"/>
            <w:vAlign w:val="center"/>
          </w:tcPr>
          <w:p w14:paraId="5BEBCF7F" w14:textId="77777777" w:rsidR="00CA47C3" w:rsidRPr="00085F48" w:rsidRDefault="00CA47C3" w:rsidP="00202EF4">
            <w:pPr>
              <w:ind w:firstLine="0"/>
              <w:jc w:val="center"/>
              <w:rPr>
                <w:sz w:val="14"/>
                <w:szCs w:val="14"/>
              </w:rPr>
            </w:pPr>
            <w:r>
              <w:rPr>
                <w:sz w:val="14"/>
                <w:szCs w:val="14"/>
              </w:rPr>
              <w:t>4000-17000</w:t>
            </w:r>
          </w:p>
        </w:tc>
        <w:tc>
          <w:tcPr>
            <w:tcW w:w="374" w:type="pct"/>
            <w:vAlign w:val="center"/>
          </w:tcPr>
          <w:p w14:paraId="5BEBCF80" w14:textId="77777777" w:rsidR="00CA47C3" w:rsidRPr="00085F48" w:rsidRDefault="00CA47C3" w:rsidP="00202EF4">
            <w:pPr>
              <w:ind w:firstLine="0"/>
              <w:jc w:val="center"/>
              <w:rPr>
                <w:sz w:val="14"/>
                <w:szCs w:val="14"/>
              </w:rPr>
            </w:pPr>
            <w:r>
              <w:rPr>
                <w:sz w:val="14"/>
                <w:szCs w:val="14"/>
              </w:rPr>
              <w:t>90</w:t>
            </w:r>
          </w:p>
        </w:tc>
        <w:tc>
          <w:tcPr>
            <w:tcW w:w="580" w:type="pct"/>
            <w:vAlign w:val="center"/>
          </w:tcPr>
          <w:p w14:paraId="5BEBCF81" w14:textId="77777777" w:rsidR="00CA47C3" w:rsidRPr="00085F48" w:rsidRDefault="00CA47C3" w:rsidP="00202EF4">
            <w:pPr>
              <w:ind w:firstLine="0"/>
              <w:jc w:val="center"/>
              <w:rPr>
                <w:sz w:val="14"/>
                <w:szCs w:val="14"/>
              </w:rPr>
            </w:pPr>
            <w:r>
              <w:rPr>
                <w:sz w:val="14"/>
                <w:szCs w:val="14"/>
              </w:rPr>
              <w:t>3-5</w:t>
            </w:r>
          </w:p>
        </w:tc>
        <w:tc>
          <w:tcPr>
            <w:tcW w:w="401" w:type="pct"/>
            <w:vAlign w:val="center"/>
          </w:tcPr>
          <w:p w14:paraId="5BEBCF82" w14:textId="77777777" w:rsidR="00CA47C3" w:rsidRPr="00085F48" w:rsidRDefault="00CA47C3" w:rsidP="00202EF4">
            <w:pPr>
              <w:ind w:firstLine="0"/>
              <w:jc w:val="center"/>
              <w:rPr>
                <w:sz w:val="14"/>
                <w:szCs w:val="14"/>
              </w:rPr>
            </w:pPr>
            <w:r>
              <w:rPr>
                <w:sz w:val="14"/>
                <w:szCs w:val="14"/>
              </w:rPr>
              <w:t>90-150</w:t>
            </w:r>
          </w:p>
        </w:tc>
        <w:tc>
          <w:tcPr>
            <w:tcW w:w="580" w:type="pct"/>
            <w:vAlign w:val="center"/>
          </w:tcPr>
          <w:p w14:paraId="5BEBCF83" w14:textId="77777777" w:rsidR="00CA47C3" w:rsidRPr="00085F48" w:rsidRDefault="00CA47C3" w:rsidP="00202EF4">
            <w:pPr>
              <w:ind w:firstLine="0"/>
              <w:jc w:val="center"/>
              <w:rPr>
                <w:sz w:val="14"/>
                <w:szCs w:val="14"/>
              </w:rPr>
            </w:pPr>
            <w:r>
              <w:rPr>
                <w:sz w:val="14"/>
                <w:szCs w:val="14"/>
              </w:rPr>
              <w:t>5-100</w:t>
            </w:r>
          </w:p>
        </w:tc>
      </w:tr>
      <w:tr w:rsidR="00202EF4" w:rsidRPr="00085F48" w14:paraId="5BEBCF8D" w14:textId="77777777" w:rsidTr="59ACAEAB">
        <w:tc>
          <w:tcPr>
            <w:tcW w:w="467" w:type="pct"/>
            <w:vMerge w:val="restart"/>
            <w:vAlign w:val="center"/>
          </w:tcPr>
          <w:p w14:paraId="5BEBCF85" w14:textId="77777777" w:rsidR="00CA47C3" w:rsidRPr="00085F48" w:rsidRDefault="00CA47C3" w:rsidP="00202EF4">
            <w:pPr>
              <w:ind w:firstLine="0"/>
              <w:jc w:val="center"/>
              <w:rPr>
                <w:sz w:val="14"/>
                <w:szCs w:val="14"/>
              </w:rPr>
            </w:pPr>
            <w:r>
              <w:rPr>
                <w:sz w:val="14"/>
                <w:szCs w:val="14"/>
              </w:rPr>
              <w:t>CrowmIron Works, EUA</w:t>
            </w:r>
          </w:p>
        </w:tc>
        <w:tc>
          <w:tcPr>
            <w:tcW w:w="462" w:type="pct"/>
            <w:vAlign w:val="center"/>
          </w:tcPr>
          <w:p w14:paraId="5BEBCF86" w14:textId="77777777" w:rsidR="00CA47C3" w:rsidRPr="00085F48" w:rsidRDefault="00CA47C3" w:rsidP="00202EF4">
            <w:pPr>
              <w:ind w:firstLine="0"/>
              <w:jc w:val="center"/>
              <w:rPr>
                <w:sz w:val="14"/>
                <w:szCs w:val="14"/>
              </w:rPr>
            </w:pPr>
            <w:r>
              <w:rPr>
                <w:sz w:val="14"/>
                <w:szCs w:val="14"/>
              </w:rPr>
              <w:t>Model III</w:t>
            </w:r>
            <w:r>
              <w:rPr>
                <w:sz w:val="14"/>
                <w:szCs w:val="14"/>
                <w:vertAlign w:val="superscript"/>
              </w:rPr>
              <w:t>TM</w:t>
            </w:r>
            <w:r>
              <w:rPr>
                <w:sz w:val="14"/>
                <w:szCs w:val="14"/>
              </w:rPr>
              <w:t xml:space="preserve"> Percolador</w:t>
            </w:r>
          </w:p>
        </w:tc>
        <w:tc>
          <w:tcPr>
            <w:tcW w:w="1377" w:type="pct"/>
            <w:vAlign w:val="center"/>
          </w:tcPr>
          <w:p w14:paraId="5BEBCF87" w14:textId="77777777" w:rsidR="00CA47C3" w:rsidRPr="00085F48" w:rsidRDefault="00CA47C3" w:rsidP="00202EF4">
            <w:pPr>
              <w:ind w:firstLine="0"/>
              <w:jc w:val="center"/>
              <w:rPr>
                <w:sz w:val="14"/>
                <w:szCs w:val="14"/>
              </w:rPr>
            </w:pPr>
            <w:r>
              <w:rPr>
                <w:noProof/>
                <w:lang w:eastAsia="es-ES"/>
              </w:rPr>
              <w:drawing>
                <wp:inline distT="0" distB="0" distL="0" distR="0" wp14:anchorId="5BEBD165" wp14:editId="5BEBD166">
                  <wp:extent cx="1178719" cy="628650"/>
                  <wp:effectExtent l="0" t="0" r="2540" b="0"/>
                  <wp:docPr id="2074565293" name="Imagen 207456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1178719" cy="628650"/>
                          </a:xfrm>
                          <a:prstGeom prst="rect">
                            <a:avLst/>
                          </a:prstGeom>
                        </pic:spPr>
                      </pic:pic>
                    </a:graphicData>
                  </a:graphic>
                </wp:inline>
              </w:drawing>
            </w:r>
          </w:p>
        </w:tc>
        <w:tc>
          <w:tcPr>
            <w:tcW w:w="759" w:type="pct"/>
            <w:vAlign w:val="center"/>
          </w:tcPr>
          <w:p w14:paraId="5BEBCF88" w14:textId="77777777" w:rsidR="00CA47C3" w:rsidRPr="00085F48" w:rsidRDefault="00CA47C3" w:rsidP="00202EF4">
            <w:pPr>
              <w:ind w:firstLine="0"/>
              <w:jc w:val="center"/>
              <w:rPr>
                <w:sz w:val="14"/>
                <w:szCs w:val="14"/>
              </w:rPr>
            </w:pPr>
            <w:r>
              <w:rPr>
                <w:sz w:val="14"/>
                <w:szCs w:val="14"/>
              </w:rPr>
              <w:t>Hasta 12000</w:t>
            </w:r>
          </w:p>
        </w:tc>
        <w:tc>
          <w:tcPr>
            <w:tcW w:w="374" w:type="pct"/>
            <w:vAlign w:val="center"/>
          </w:tcPr>
          <w:p w14:paraId="5BEBCF89"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8A"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8B" w14:textId="77777777" w:rsidR="00CA47C3" w:rsidRPr="00085F48" w:rsidRDefault="00CA47C3" w:rsidP="00202EF4">
            <w:pPr>
              <w:ind w:firstLine="0"/>
              <w:jc w:val="center"/>
              <w:rPr>
                <w:sz w:val="14"/>
                <w:szCs w:val="14"/>
              </w:rPr>
            </w:pPr>
            <w:r>
              <w:rPr>
                <w:sz w:val="14"/>
                <w:szCs w:val="14"/>
              </w:rPr>
              <w:t>30-180</w:t>
            </w:r>
          </w:p>
        </w:tc>
        <w:tc>
          <w:tcPr>
            <w:tcW w:w="580" w:type="pct"/>
            <w:vAlign w:val="center"/>
          </w:tcPr>
          <w:p w14:paraId="5BEBCF8C" w14:textId="77777777" w:rsidR="00CA47C3" w:rsidRPr="00085F48" w:rsidRDefault="00CA47C3" w:rsidP="00202EF4">
            <w:pPr>
              <w:ind w:firstLine="0"/>
              <w:jc w:val="center"/>
              <w:rPr>
                <w:sz w:val="14"/>
                <w:szCs w:val="14"/>
              </w:rPr>
            </w:pPr>
            <w:r>
              <w:rPr>
                <w:sz w:val="14"/>
                <w:szCs w:val="14"/>
              </w:rPr>
              <w:t>1-20</w:t>
            </w:r>
          </w:p>
        </w:tc>
      </w:tr>
      <w:tr w:rsidR="00202EF4" w:rsidRPr="00085F48" w14:paraId="5BEBCF96" w14:textId="77777777" w:rsidTr="59ACAEAB">
        <w:tc>
          <w:tcPr>
            <w:tcW w:w="467" w:type="pct"/>
            <w:vMerge/>
            <w:vAlign w:val="center"/>
          </w:tcPr>
          <w:p w14:paraId="5BEBCF8E" w14:textId="77777777" w:rsidR="00CA47C3" w:rsidRDefault="00CA47C3" w:rsidP="00202EF4">
            <w:pPr>
              <w:ind w:firstLine="0"/>
              <w:jc w:val="center"/>
              <w:rPr>
                <w:sz w:val="14"/>
                <w:szCs w:val="14"/>
              </w:rPr>
            </w:pPr>
          </w:p>
        </w:tc>
        <w:tc>
          <w:tcPr>
            <w:tcW w:w="462" w:type="pct"/>
            <w:vAlign w:val="center"/>
          </w:tcPr>
          <w:p w14:paraId="5BEBCF8F" w14:textId="77777777" w:rsidR="00CA47C3" w:rsidRDefault="00CA47C3" w:rsidP="00202EF4">
            <w:pPr>
              <w:ind w:firstLine="0"/>
              <w:jc w:val="center"/>
              <w:rPr>
                <w:sz w:val="14"/>
                <w:szCs w:val="14"/>
              </w:rPr>
            </w:pPr>
            <w:r>
              <w:rPr>
                <w:sz w:val="14"/>
                <w:szCs w:val="14"/>
              </w:rPr>
              <w:t>Model IV</w:t>
            </w:r>
            <w:r>
              <w:rPr>
                <w:sz w:val="14"/>
                <w:szCs w:val="14"/>
                <w:vertAlign w:val="superscript"/>
              </w:rPr>
              <w:t>TM</w:t>
            </w:r>
            <w:r>
              <w:rPr>
                <w:sz w:val="14"/>
                <w:szCs w:val="14"/>
              </w:rPr>
              <w:t xml:space="preserve"> Percolador</w:t>
            </w:r>
          </w:p>
        </w:tc>
        <w:tc>
          <w:tcPr>
            <w:tcW w:w="1377" w:type="pct"/>
            <w:vAlign w:val="center"/>
          </w:tcPr>
          <w:p w14:paraId="5BEBCF90" w14:textId="77777777" w:rsidR="00CA47C3" w:rsidRPr="00085F48" w:rsidRDefault="00CA47C3" w:rsidP="00202EF4">
            <w:pPr>
              <w:ind w:firstLine="0"/>
              <w:jc w:val="center"/>
              <w:rPr>
                <w:sz w:val="14"/>
                <w:szCs w:val="14"/>
              </w:rPr>
            </w:pPr>
            <w:r>
              <w:rPr>
                <w:noProof/>
                <w:lang w:eastAsia="es-ES"/>
              </w:rPr>
              <w:drawing>
                <wp:inline distT="0" distB="0" distL="0" distR="0" wp14:anchorId="5BEBD167" wp14:editId="5BEBD168">
                  <wp:extent cx="1447800" cy="508301"/>
                  <wp:effectExtent l="0" t="0" r="0" b="6350"/>
                  <wp:docPr id="1210353891" name="Imagen 121035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val="0"/>
                              </a:ext>
                            </a:extLst>
                          </a:blip>
                          <a:stretch>
                            <a:fillRect/>
                          </a:stretch>
                        </pic:blipFill>
                        <pic:spPr>
                          <a:xfrm>
                            <a:off x="0" y="0"/>
                            <a:ext cx="1447800" cy="508301"/>
                          </a:xfrm>
                          <a:prstGeom prst="rect">
                            <a:avLst/>
                          </a:prstGeom>
                        </pic:spPr>
                      </pic:pic>
                    </a:graphicData>
                  </a:graphic>
                </wp:inline>
              </w:drawing>
            </w:r>
          </w:p>
        </w:tc>
        <w:tc>
          <w:tcPr>
            <w:tcW w:w="759" w:type="pct"/>
            <w:vAlign w:val="center"/>
          </w:tcPr>
          <w:p w14:paraId="5BEBCF91" w14:textId="77777777" w:rsidR="00CA47C3" w:rsidRPr="00085F48" w:rsidRDefault="00CA47C3" w:rsidP="00202EF4">
            <w:pPr>
              <w:ind w:firstLine="0"/>
              <w:jc w:val="center"/>
              <w:rPr>
                <w:sz w:val="14"/>
                <w:szCs w:val="14"/>
              </w:rPr>
            </w:pPr>
            <w:r>
              <w:rPr>
                <w:sz w:val="14"/>
                <w:szCs w:val="14"/>
              </w:rPr>
              <w:t>Hasta 800</w:t>
            </w:r>
          </w:p>
        </w:tc>
        <w:tc>
          <w:tcPr>
            <w:tcW w:w="374" w:type="pct"/>
            <w:vAlign w:val="center"/>
          </w:tcPr>
          <w:p w14:paraId="5BEBCF92" w14:textId="77777777" w:rsidR="00CA47C3" w:rsidRPr="00085F48" w:rsidRDefault="00CA47C3" w:rsidP="00202EF4">
            <w:pPr>
              <w:ind w:firstLine="0"/>
              <w:jc w:val="center"/>
              <w:rPr>
                <w:sz w:val="14"/>
                <w:szCs w:val="14"/>
              </w:rPr>
            </w:pPr>
            <w:r>
              <w:rPr>
                <w:sz w:val="14"/>
                <w:szCs w:val="14"/>
              </w:rPr>
              <w:t>80-99</w:t>
            </w:r>
          </w:p>
        </w:tc>
        <w:tc>
          <w:tcPr>
            <w:tcW w:w="580" w:type="pct"/>
            <w:vAlign w:val="center"/>
          </w:tcPr>
          <w:p w14:paraId="5BEBCF93" w14:textId="77777777" w:rsidR="00CA47C3" w:rsidRPr="00085F48" w:rsidRDefault="00CA47C3" w:rsidP="00202EF4">
            <w:pPr>
              <w:ind w:firstLine="0"/>
              <w:jc w:val="center"/>
              <w:rPr>
                <w:sz w:val="14"/>
                <w:szCs w:val="14"/>
              </w:rPr>
            </w:pPr>
            <w:r>
              <w:rPr>
                <w:sz w:val="14"/>
                <w:szCs w:val="14"/>
              </w:rPr>
              <w:t>0,8-8</w:t>
            </w:r>
          </w:p>
        </w:tc>
        <w:tc>
          <w:tcPr>
            <w:tcW w:w="401" w:type="pct"/>
            <w:vAlign w:val="center"/>
          </w:tcPr>
          <w:p w14:paraId="5BEBCF94" w14:textId="77777777" w:rsidR="00CA47C3" w:rsidRPr="00085F48" w:rsidRDefault="00CA47C3" w:rsidP="00202EF4">
            <w:pPr>
              <w:ind w:firstLine="0"/>
              <w:jc w:val="center"/>
              <w:rPr>
                <w:sz w:val="14"/>
                <w:szCs w:val="14"/>
              </w:rPr>
            </w:pPr>
            <w:r>
              <w:rPr>
                <w:sz w:val="14"/>
                <w:szCs w:val="14"/>
              </w:rPr>
              <w:t>30-300</w:t>
            </w:r>
          </w:p>
        </w:tc>
        <w:tc>
          <w:tcPr>
            <w:tcW w:w="580" w:type="pct"/>
            <w:vAlign w:val="center"/>
          </w:tcPr>
          <w:p w14:paraId="5BEBCF95" w14:textId="77777777" w:rsidR="00CA47C3" w:rsidRPr="00085F48" w:rsidRDefault="00CA47C3" w:rsidP="00202EF4">
            <w:pPr>
              <w:ind w:firstLine="0"/>
              <w:jc w:val="center"/>
              <w:rPr>
                <w:sz w:val="14"/>
                <w:szCs w:val="14"/>
              </w:rPr>
            </w:pPr>
            <w:r>
              <w:rPr>
                <w:sz w:val="14"/>
                <w:szCs w:val="14"/>
              </w:rPr>
              <w:t>1-20</w:t>
            </w:r>
          </w:p>
        </w:tc>
      </w:tr>
      <w:tr w:rsidR="00202EF4" w:rsidRPr="00085F48" w14:paraId="5BEBCF9F" w14:textId="77777777" w:rsidTr="59ACAEAB">
        <w:tc>
          <w:tcPr>
            <w:tcW w:w="467" w:type="pct"/>
            <w:vMerge w:val="restart"/>
            <w:vAlign w:val="center"/>
          </w:tcPr>
          <w:p w14:paraId="5BEBCF97" w14:textId="77777777" w:rsidR="00CA47C3" w:rsidRPr="00085F48" w:rsidRDefault="00CA47C3" w:rsidP="00202EF4">
            <w:pPr>
              <w:ind w:firstLine="0"/>
              <w:jc w:val="center"/>
              <w:rPr>
                <w:sz w:val="14"/>
                <w:szCs w:val="14"/>
              </w:rPr>
            </w:pPr>
            <w:r>
              <w:rPr>
                <w:sz w:val="14"/>
                <w:szCs w:val="14"/>
              </w:rPr>
              <w:t>De Smet, Bélgica</w:t>
            </w:r>
          </w:p>
        </w:tc>
        <w:tc>
          <w:tcPr>
            <w:tcW w:w="462" w:type="pct"/>
            <w:vAlign w:val="center"/>
          </w:tcPr>
          <w:p w14:paraId="5BEBCF98" w14:textId="77777777" w:rsidR="00CA47C3" w:rsidRPr="00085F48" w:rsidRDefault="00CA47C3" w:rsidP="00202EF4">
            <w:pPr>
              <w:ind w:firstLine="0"/>
              <w:jc w:val="center"/>
              <w:rPr>
                <w:sz w:val="14"/>
                <w:szCs w:val="14"/>
              </w:rPr>
            </w:pPr>
            <w:r>
              <w:rPr>
                <w:sz w:val="14"/>
                <w:szCs w:val="14"/>
              </w:rPr>
              <w:t>Extractor LM</w:t>
            </w:r>
            <w:r>
              <w:rPr>
                <w:sz w:val="14"/>
                <w:szCs w:val="14"/>
                <w:vertAlign w:val="superscript"/>
              </w:rPr>
              <w:t>TM</w:t>
            </w:r>
          </w:p>
        </w:tc>
        <w:tc>
          <w:tcPr>
            <w:tcW w:w="1377" w:type="pct"/>
            <w:vAlign w:val="center"/>
          </w:tcPr>
          <w:p w14:paraId="5BEBCF99" w14:textId="77777777" w:rsidR="00CA47C3" w:rsidRPr="00085F48" w:rsidRDefault="00CA47C3" w:rsidP="00202EF4">
            <w:pPr>
              <w:ind w:firstLine="0"/>
              <w:jc w:val="center"/>
              <w:rPr>
                <w:sz w:val="14"/>
                <w:szCs w:val="14"/>
              </w:rPr>
            </w:pPr>
            <w:r>
              <w:rPr>
                <w:noProof/>
                <w:lang w:eastAsia="es-ES"/>
              </w:rPr>
              <w:drawing>
                <wp:inline distT="0" distB="0" distL="0" distR="0" wp14:anchorId="5BEBD169" wp14:editId="5BEBD16A">
                  <wp:extent cx="1421130" cy="839071"/>
                  <wp:effectExtent l="0" t="0" r="7620" b="0"/>
                  <wp:docPr id="1822112262" name="Imagen 18221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val="0"/>
                              </a:ext>
                            </a:extLst>
                          </a:blip>
                          <a:stretch>
                            <a:fillRect/>
                          </a:stretch>
                        </pic:blipFill>
                        <pic:spPr>
                          <a:xfrm>
                            <a:off x="0" y="0"/>
                            <a:ext cx="1421130" cy="839071"/>
                          </a:xfrm>
                          <a:prstGeom prst="rect">
                            <a:avLst/>
                          </a:prstGeom>
                        </pic:spPr>
                      </pic:pic>
                    </a:graphicData>
                  </a:graphic>
                </wp:inline>
              </w:drawing>
            </w:r>
          </w:p>
        </w:tc>
        <w:tc>
          <w:tcPr>
            <w:tcW w:w="759" w:type="pct"/>
            <w:vAlign w:val="center"/>
          </w:tcPr>
          <w:p w14:paraId="5BEBCF9A" w14:textId="77777777" w:rsidR="00CA47C3" w:rsidRPr="00085F48" w:rsidRDefault="00CA47C3" w:rsidP="00202EF4">
            <w:pPr>
              <w:ind w:firstLine="0"/>
              <w:jc w:val="center"/>
              <w:rPr>
                <w:sz w:val="14"/>
                <w:szCs w:val="14"/>
              </w:rPr>
            </w:pPr>
            <w:r>
              <w:rPr>
                <w:sz w:val="14"/>
                <w:szCs w:val="14"/>
              </w:rPr>
              <w:t>500-5000</w:t>
            </w:r>
          </w:p>
        </w:tc>
        <w:tc>
          <w:tcPr>
            <w:tcW w:w="374" w:type="pct"/>
            <w:vAlign w:val="center"/>
          </w:tcPr>
          <w:p w14:paraId="5BEBCF9B"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9C"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9D"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9E" w14:textId="77777777" w:rsidR="00CA47C3" w:rsidRPr="00085F48" w:rsidRDefault="00CA47C3" w:rsidP="00202EF4">
            <w:pPr>
              <w:ind w:firstLine="0"/>
              <w:jc w:val="center"/>
              <w:rPr>
                <w:sz w:val="14"/>
                <w:szCs w:val="14"/>
              </w:rPr>
            </w:pPr>
            <w:r>
              <w:rPr>
                <w:sz w:val="14"/>
                <w:szCs w:val="14"/>
              </w:rPr>
              <w:t>5-10</w:t>
            </w:r>
          </w:p>
        </w:tc>
      </w:tr>
      <w:tr w:rsidR="00202EF4" w:rsidRPr="00085F48" w14:paraId="5BEBCFA8" w14:textId="77777777" w:rsidTr="59ACAEAB">
        <w:tc>
          <w:tcPr>
            <w:tcW w:w="467" w:type="pct"/>
            <w:vMerge/>
            <w:vAlign w:val="center"/>
          </w:tcPr>
          <w:p w14:paraId="5BEBCFA0" w14:textId="77777777" w:rsidR="00CA47C3" w:rsidRDefault="00CA47C3" w:rsidP="00202EF4">
            <w:pPr>
              <w:ind w:firstLine="0"/>
              <w:jc w:val="center"/>
              <w:rPr>
                <w:sz w:val="14"/>
                <w:szCs w:val="14"/>
              </w:rPr>
            </w:pPr>
          </w:p>
        </w:tc>
        <w:tc>
          <w:tcPr>
            <w:tcW w:w="462" w:type="pct"/>
            <w:vAlign w:val="center"/>
          </w:tcPr>
          <w:p w14:paraId="5BEBCFA1" w14:textId="77777777" w:rsidR="00CA47C3" w:rsidRPr="00085F48" w:rsidRDefault="00CA47C3" w:rsidP="00202EF4">
            <w:pPr>
              <w:ind w:firstLine="0"/>
              <w:jc w:val="center"/>
              <w:rPr>
                <w:sz w:val="14"/>
                <w:szCs w:val="14"/>
                <w:vertAlign w:val="superscript"/>
              </w:rPr>
            </w:pPr>
            <w:r>
              <w:rPr>
                <w:sz w:val="14"/>
                <w:szCs w:val="14"/>
              </w:rPr>
              <w:t>Extractor Reflex</w:t>
            </w:r>
            <w:r>
              <w:rPr>
                <w:sz w:val="14"/>
                <w:szCs w:val="14"/>
                <w:vertAlign w:val="superscript"/>
              </w:rPr>
              <w:t>TM</w:t>
            </w:r>
          </w:p>
        </w:tc>
        <w:tc>
          <w:tcPr>
            <w:tcW w:w="1377" w:type="pct"/>
            <w:vAlign w:val="center"/>
          </w:tcPr>
          <w:p w14:paraId="5BEBCFA2" w14:textId="77777777" w:rsidR="00CA47C3" w:rsidRPr="00085F48" w:rsidRDefault="00CA47C3" w:rsidP="00202EF4">
            <w:pPr>
              <w:ind w:firstLine="0"/>
              <w:jc w:val="center"/>
              <w:rPr>
                <w:sz w:val="14"/>
                <w:szCs w:val="14"/>
              </w:rPr>
            </w:pPr>
            <w:r>
              <w:rPr>
                <w:noProof/>
                <w:lang w:eastAsia="es-ES"/>
              </w:rPr>
              <w:drawing>
                <wp:inline distT="0" distB="0" distL="0" distR="0" wp14:anchorId="5BEBD16B" wp14:editId="5BEBD16C">
                  <wp:extent cx="1152525" cy="668043"/>
                  <wp:effectExtent l="0" t="0" r="0" b="0"/>
                  <wp:docPr id="1749231983" name="Imagen 174923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val="0"/>
                              </a:ext>
                            </a:extLst>
                          </a:blip>
                          <a:stretch>
                            <a:fillRect/>
                          </a:stretch>
                        </pic:blipFill>
                        <pic:spPr>
                          <a:xfrm>
                            <a:off x="0" y="0"/>
                            <a:ext cx="1152525" cy="668043"/>
                          </a:xfrm>
                          <a:prstGeom prst="rect">
                            <a:avLst/>
                          </a:prstGeom>
                        </pic:spPr>
                      </pic:pic>
                    </a:graphicData>
                  </a:graphic>
                </wp:inline>
              </w:drawing>
            </w:r>
          </w:p>
        </w:tc>
        <w:tc>
          <w:tcPr>
            <w:tcW w:w="759" w:type="pct"/>
            <w:vAlign w:val="center"/>
          </w:tcPr>
          <w:p w14:paraId="5BEBCFA3" w14:textId="77777777" w:rsidR="00CA47C3" w:rsidRPr="00085F48" w:rsidRDefault="00CA47C3" w:rsidP="00202EF4">
            <w:pPr>
              <w:ind w:firstLine="0"/>
              <w:jc w:val="center"/>
              <w:rPr>
                <w:sz w:val="14"/>
                <w:szCs w:val="14"/>
              </w:rPr>
            </w:pPr>
            <w:r>
              <w:rPr>
                <w:sz w:val="14"/>
                <w:szCs w:val="14"/>
              </w:rPr>
              <w:t>500-12000</w:t>
            </w:r>
          </w:p>
        </w:tc>
        <w:tc>
          <w:tcPr>
            <w:tcW w:w="374" w:type="pct"/>
            <w:vAlign w:val="center"/>
          </w:tcPr>
          <w:p w14:paraId="5BEBCFA4" w14:textId="77777777" w:rsidR="00CA47C3" w:rsidRPr="00085F48" w:rsidRDefault="00CA47C3" w:rsidP="00202EF4">
            <w:pPr>
              <w:ind w:firstLine="0"/>
              <w:jc w:val="center"/>
              <w:rPr>
                <w:sz w:val="14"/>
                <w:szCs w:val="14"/>
              </w:rPr>
            </w:pPr>
            <w:r>
              <w:rPr>
                <w:sz w:val="14"/>
                <w:szCs w:val="14"/>
              </w:rPr>
              <w:t>99</w:t>
            </w:r>
          </w:p>
        </w:tc>
        <w:tc>
          <w:tcPr>
            <w:tcW w:w="580" w:type="pct"/>
            <w:vAlign w:val="center"/>
          </w:tcPr>
          <w:p w14:paraId="5BEBCFA5" w14:textId="77777777" w:rsidR="00CA47C3" w:rsidRPr="00085F48" w:rsidRDefault="00CA47C3" w:rsidP="00202EF4">
            <w:pPr>
              <w:ind w:firstLine="0"/>
              <w:jc w:val="center"/>
              <w:rPr>
                <w:sz w:val="14"/>
                <w:szCs w:val="14"/>
              </w:rPr>
            </w:pPr>
            <w:r>
              <w:rPr>
                <w:sz w:val="14"/>
                <w:szCs w:val="14"/>
              </w:rPr>
              <w:t>1</w:t>
            </w:r>
          </w:p>
        </w:tc>
        <w:tc>
          <w:tcPr>
            <w:tcW w:w="401" w:type="pct"/>
            <w:vAlign w:val="center"/>
          </w:tcPr>
          <w:p w14:paraId="5BEBCFA6" w14:textId="77777777" w:rsidR="00CA47C3" w:rsidRPr="00085F48" w:rsidRDefault="00CA47C3" w:rsidP="00202EF4">
            <w:pPr>
              <w:ind w:firstLine="0"/>
              <w:jc w:val="center"/>
              <w:rPr>
                <w:sz w:val="14"/>
                <w:szCs w:val="14"/>
              </w:rPr>
            </w:pPr>
            <w:r>
              <w:rPr>
                <w:sz w:val="14"/>
                <w:szCs w:val="14"/>
              </w:rPr>
              <w:t>60-120</w:t>
            </w:r>
          </w:p>
        </w:tc>
        <w:tc>
          <w:tcPr>
            <w:tcW w:w="580" w:type="pct"/>
            <w:vAlign w:val="center"/>
          </w:tcPr>
          <w:p w14:paraId="5BEBCFA7" w14:textId="77777777" w:rsidR="00CA47C3" w:rsidRPr="00085F48" w:rsidRDefault="00CA47C3" w:rsidP="00202EF4">
            <w:pPr>
              <w:ind w:firstLine="0"/>
              <w:jc w:val="center"/>
              <w:rPr>
                <w:sz w:val="14"/>
                <w:szCs w:val="14"/>
              </w:rPr>
            </w:pPr>
            <w:r>
              <w:rPr>
                <w:sz w:val="14"/>
                <w:szCs w:val="14"/>
              </w:rPr>
              <w:t>0,3-15</w:t>
            </w:r>
          </w:p>
        </w:tc>
      </w:tr>
      <w:tr w:rsidR="00202EF4" w:rsidRPr="00085F48" w14:paraId="5BEBCFB1" w14:textId="77777777" w:rsidTr="59ACAEAB">
        <w:tc>
          <w:tcPr>
            <w:tcW w:w="467" w:type="pct"/>
            <w:vAlign w:val="center"/>
          </w:tcPr>
          <w:p w14:paraId="5BEBCFA9" w14:textId="77777777" w:rsidR="00CA47C3" w:rsidRPr="00085F48" w:rsidRDefault="00CA47C3" w:rsidP="00202EF4">
            <w:pPr>
              <w:ind w:firstLine="0"/>
              <w:jc w:val="center"/>
              <w:rPr>
                <w:sz w:val="14"/>
                <w:szCs w:val="14"/>
              </w:rPr>
            </w:pPr>
            <w:r>
              <w:rPr>
                <w:sz w:val="14"/>
                <w:szCs w:val="14"/>
              </w:rPr>
              <w:t>GEA Niro, Dinamarca</w:t>
            </w:r>
          </w:p>
        </w:tc>
        <w:tc>
          <w:tcPr>
            <w:tcW w:w="462" w:type="pct"/>
            <w:vAlign w:val="center"/>
          </w:tcPr>
          <w:p w14:paraId="5BEBCFAA" w14:textId="77777777" w:rsidR="00CA47C3" w:rsidRPr="00085F48" w:rsidRDefault="00CA47C3" w:rsidP="00202EF4">
            <w:pPr>
              <w:ind w:firstLine="0"/>
              <w:jc w:val="center"/>
              <w:rPr>
                <w:sz w:val="14"/>
                <w:szCs w:val="14"/>
              </w:rPr>
            </w:pPr>
            <w:r>
              <w:rPr>
                <w:sz w:val="14"/>
                <w:szCs w:val="14"/>
              </w:rPr>
              <w:t>Extractor Contex</w:t>
            </w:r>
            <w:r>
              <w:rPr>
                <w:sz w:val="14"/>
                <w:szCs w:val="14"/>
                <w:vertAlign w:val="superscript"/>
              </w:rPr>
              <w:t>TM</w:t>
            </w:r>
          </w:p>
        </w:tc>
        <w:tc>
          <w:tcPr>
            <w:tcW w:w="1377" w:type="pct"/>
            <w:vAlign w:val="center"/>
          </w:tcPr>
          <w:p w14:paraId="5BEBCFAB" w14:textId="77777777" w:rsidR="00CA47C3" w:rsidRPr="00085F48" w:rsidRDefault="00202EF4" w:rsidP="00202EF4">
            <w:pPr>
              <w:ind w:firstLine="0"/>
              <w:jc w:val="center"/>
              <w:rPr>
                <w:sz w:val="14"/>
                <w:szCs w:val="14"/>
              </w:rPr>
            </w:pPr>
            <w:r>
              <w:rPr>
                <w:noProof/>
                <w:lang w:eastAsia="es-ES"/>
              </w:rPr>
              <w:drawing>
                <wp:inline distT="0" distB="0" distL="0" distR="0" wp14:anchorId="5BEBD16D" wp14:editId="5BEBD16E">
                  <wp:extent cx="1438275" cy="853149"/>
                  <wp:effectExtent l="0" t="0" r="0" b="4445"/>
                  <wp:docPr id="459215711" name="Imagen 45921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val="0"/>
                              </a:ext>
                            </a:extLst>
                          </a:blip>
                          <a:stretch>
                            <a:fillRect/>
                          </a:stretch>
                        </pic:blipFill>
                        <pic:spPr>
                          <a:xfrm>
                            <a:off x="0" y="0"/>
                            <a:ext cx="1438275" cy="853149"/>
                          </a:xfrm>
                          <a:prstGeom prst="rect">
                            <a:avLst/>
                          </a:prstGeom>
                        </pic:spPr>
                      </pic:pic>
                    </a:graphicData>
                  </a:graphic>
                </wp:inline>
              </w:drawing>
            </w:r>
          </w:p>
        </w:tc>
        <w:tc>
          <w:tcPr>
            <w:tcW w:w="759" w:type="pct"/>
            <w:vAlign w:val="center"/>
          </w:tcPr>
          <w:p w14:paraId="5BEBCFAC" w14:textId="77777777" w:rsidR="00CA47C3" w:rsidRPr="00085F48" w:rsidRDefault="00CA47C3" w:rsidP="00202EF4">
            <w:pPr>
              <w:ind w:firstLine="0"/>
              <w:jc w:val="center"/>
              <w:rPr>
                <w:sz w:val="14"/>
                <w:szCs w:val="14"/>
              </w:rPr>
            </w:pPr>
            <w:r>
              <w:rPr>
                <w:sz w:val="14"/>
                <w:szCs w:val="14"/>
              </w:rPr>
              <w:t>12-24</w:t>
            </w:r>
          </w:p>
        </w:tc>
        <w:tc>
          <w:tcPr>
            <w:tcW w:w="374" w:type="pct"/>
            <w:vAlign w:val="center"/>
          </w:tcPr>
          <w:p w14:paraId="5BEBCFAD" w14:textId="77777777" w:rsidR="00CA47C3" w:rsidRPr="00085F48" w:rsidRDefault="00CA47C3" w:rsidP="00202EF4">
            <w:pPr>
              <w:ind w:firstLine="0"/>
              <w:jc w:val="center"/>
              <w:rPr>
                <w:sz w:val="14"/>
                <w:szCs w:val="14"/>
              </w:rPr>
            </w:pPr>
            <w:r>
              <w:rPr>
                <w:sz w:val="14"/>
                <w:szCs w:val="14"/>
              </w:rPr>
              <w:t>&gt;90</w:t>
            </w:r>
          </w:p>
        </w:tc>
        <w:tc>
          <w:tcPr>
            <w:tcW w:w="580" w:type="pct"/>
            <w:vAlign w:val="center"/>
          </w:tcPr>
          <w:p w14:paraId="5BEBCFAE" w14:textId="77777777" w:rsidR="00CA47C3" w:rsidRPr="00085F48" w:rsidRDefault="00CA47C3" w:rsidP="00202EF4">
            <w:pPr>
              <w:ind w:firstLine="0"/>
              <w:jc w:val="center"/>
              <w:rPr>
                <w:sz w:val="14"/>
                <w:szCs w:val="14"/>
              </w:rPr>
            </w:pPr>
            <w:r>
              <w:rPr>
                <w:sz w:val="14"/>
                <w:szCs w:val="14"/>
              </w:rPr>
              <w:t>6</w:t>
            </w:r>
          </w:p>
        </w:tc>
        <w:tc>
          <w:tcPr>
            <w:tcW w:w="401" w:type="pct"/>
            <w:vAlign w:val="center"/>
          </w:tcPr>
          <w:p w14:paraId="5BEBCFAF" w14:textId="77777777" w:rsidR="00CA47C3" w:rsidRPr="00085F48" w:rsidRDefault="00CA47C3" w:rsidP="00202EF4">
            <w:pPr>
              <w:ind w:firstLine="0"/>
              <w:jc w:val="center"/>
              <w:rPr>
                <w:sz w:val="14"/>
                <w:szCs w:val="14"/>
              </w:rPr>
            </w:pPr>
            <w:r>
              <w:rPr>
                <w:sz w:val="14"/>
                <w:szCs w:val="14"/>
              </w:rPr>
              <w:t>30-120</w:t>
            </w:r>
          </w:p>
        </w:tc>
        <w:tc>
          <w:tcPr>
            <w:tcW w:w="580" w:type="pct"/>
            <w:vAlign w:val="center"/>
          </w:tcPr>
          <w:p w14:paraId="5BEBCFB0" w14:textId="77777777" w:rsidR="00CA47C3" w:rsidRPr="00085F48" w:rsidRDefault="00CA47C3" w:rsidP="00202EF4">
            <w:pPr>
              <w:ind w:firstLine="0"/>
              <w:jc w:val="center"/>
              <w:rPr>
                <w:sz w:val="14"/>
                <w:szCs w:val="14"/>
              </w:rPr>
            </w:pPr>
            <w:r>
              <w:rPr>
                <w:sz w:val="14"/>
                <w:szCs w:val="14"/>
              </w:rPr>
              <w:t>0,9-50</w:t>
            </w:r>
          </w:p>
        </w:tc>
      </w:tr>
      <w:tr w:rsidR="00202EF4" w:rsidRPr="00085F48" w14:paraId="5BEBCFBA" w14:textId="77777777" w:rsidTr="59ACAEAB">
        <w:tc>
          <w:tcPr>
            <w:tcW w:w="467" w:type="pct"/>
            <w:vAlign w:val="center"/>
          </w:tcPr>
          <w:p w14:paraId="5BEBCFB2" w14:textId="77777777" w:rsidR="00CA47C3" w:rsidRPr="00085F48" w:rsidRDefault="00CA47C3" w:rsidP="00202EF4">
            <w:pPr>
              <w:ind w:firstLine="0"/>
              <w:jc w:val="center"/>
              <w:rPr>
                <w:sz w:val="14"/>
                <w:szCs w:val="14"/>
              </w:rPr>
            </w:pPr>
            <w:r>
              <w:rPr>
                <w:sz w:val="14"/>
                <w:szCs w:val="14"/>
              </w:rPr>
              <w:t>Harburg-Freudenberger, Alemania</w:t>
            </w:r>
          </w:p>
        </w:tc>
        <w:tc>
          <w:tcPr>
            <w:tcW w:w="462" w:type="pct"/>
            <w:vAlign w:val="center"/>
          </w:tcPr>
          <w:p w14:paraId="5BEBCFB3" w14:textId="77777777" w:rsidR="00CA47C3" w:rsidRPr="00085F48" w:rsidRDefault="00CA47C3" w:rsidP="00202EF4">
            <w:pPr>
              <w:ind w:firstLine="0"/>
              <w:jc w:val="center"/>
              <w:rPr>
                <w:sz w:val="14"/>
                <w:szCs w:val="14"/>
              </w:rPr>
            </w:pPr>
            <w:r>
              <w:rPr>
                <w:sz w:val="14"/>
                <w:szCs w:val="14"/>
              </w:rPr>
              <w:t>Extractor de carrusel</w:t>
            </w:r>
            <w:r>
              <w:rPr>
                <w:sz w:val="14"/>
                <w:szCs w:val="14"/>
                <w:vertAlign w:val="superscript"/>
              </w:rPr>
              <w:t>TM</w:t>
            </w:r>
          </w:p>
        </w:tc>
        <w:tc>
          <w:tcPr>
            <w:tcW w:w="1377" w:type="pct"/>
            <w:vAlign w:val="center"/>
          </w:tcPr>
          <w:p w14:paraId="5BEBCFB4" w14:textId="77777777" w:rsidR="00CA47C3" w:rsidRPr="00085F48" w:rsidRDefault="00202EF4" w:rsidP="00202EF4">
            <w:pPr>
              <w:ind w:firstLine="0"/>
              <w:jc w:val="center"/>
              <w:rPr>
                <w:sz w:val="14"/>
                <w:szCs w:val="14"/>
              </w:rPr>
            </w:pPr>
            <w:r>
              <w:rPr>
                <w:noProof/>
                <w:lang w:eastAsia="es-ES"/>
              </w:rPr>
              <w:drawing>
                <wp:inline distT="0" distB="0" distL="0" distR="0" wp14:anchorId="5BEBD16F" wp14:editId="5BEBD170">
                  <wp:extent cx="1230944" cy="1009650"/>
                  <wp:effectExtent l="0" t="0" r="7620" b="0"/>
                  <wp:docPr id="1890146795" name="Imagen 189014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val="0"/>
                              </a:ext>
                            </a:extLst>
                          </a:blip>
                          <a:stretch>
                            <a:fillRect/>
                          </a:stretch>
                        </pic:blipFill>
                        <pic:spPr>
                          <a:xfrm>
                            <a:off x="0" y="0"/>
                            <a:ext cx="1230944" cy="1009650"/>
                          </a:xfrm>
                          <a:prstGeom prst="rect">
                            <a:avLst/>
                          </a:prstGeom>
                        </pic:spPr>
                      </pic:pic>
                    </a:graphicData>
                  </a:graphic>
                </wp:inline>
              </w:drawing>
            </w:r>
          </w:p>
        </w:tc>
        <w:tc>
          <w:tcPr>
            <w:tcW w:w="759" w:type="pct"/>
            <w:vAlign w:val="center"/>
          </w:tcPr>
          <w:p w14:paraId="5BEBCFB5" w14:textId="77777777" w:rsidR="00CA47C3" w:rsidRPr="00085F48" w:rsidRDefault="00CA47C3" w:rsidP="00202EF4">
            <w:pPr>
              <w:ind w:firstLine="0"/>
              <w:jc w:val="center"/>
              <w:rPr>
                <w:sz w:val="14"/>
                <w:szCs w:val="14"/>
              </w:rPr>
            </w:pPr>
            <w:r>
              <w:rPr>
                <w:sz w:val="14"/>
                <w:szCs w:val="14"/>
              </w:rPr>
              <w:t>50-5000</w:t>
            </w:r>
          </w:p>
        </w:tc>
        <w:tc>
          <w:tcPr>
            <w:tcW w:w="374" w:type="pct"/>
            <w:vAlign w:val="center"/>
          </w:tcPr>
          <w:p w14:paraId="5BEBCFB6" w14:textId="77777777" w:rsidR="00CA47C3" w:rsidRPr="00085F48" w:rsidRDefault="00CA47C3" w:rsidP="00202EF4">
            <w:pPr>
              <w:ind w:firstLine="0"/>
              <w:jc w:val="center"/>
              <w:rPr>
                <w:sz w:val="14"/>
                <w:szCs w:val="14"/>
              </w:rPr>
            </w:pPr>
            <w:r>
              <w:rPr>
                <w:sz w:val="14"/>
                <w:szCs w:val="14"/>
              </w:rPr>
              <w:t>92-98</w:t>
            </w:r>
          </w:p>
        </w:tc>
        <w:tc>
          <w:tcPr>
            <w:tcW w:w="580" w:type="pct"/>
            <w:vAlign w:val="center"/>
          </w:tcPr>
          <w:p w14:paraId="5BEBCFB7" w14:textId="77777777" w:rsidR="00CA47C3" w:rsidRPr="00085F48" w:rsidRDefault="00CA47C3" w:rsidP="00202EF4">
            <w:pPr>
              <w:ind w:firstLine="0"/>
              <w:jc w:val="center"/>
              <w:rPr>
                <w:sz w:val="14"/>
                <w:szCs w:val="14"/>
              </w:rPr>
            </w:pPr>
            <w:r>
              <w:rPr>
                <w:sz w:val="14"/>
                <w:szCs w:val="14"/>
              </w:rPr>
              <w:t>0,85-1</w:t>
            </w:r>
          </w:p>
        </w:tc>
        <w:tc>
          <w:tcPr>
            <w:tcW w:w="401" w:type="pct"/>
            <w:vAlign w:val="center"/>
          </w:tcPr>
          <w:p w14:paraId="5BEBCFB8" w14:textId="77777777" w:rsidR="00CA47C3" w:rsidRPr="00085F48" w:rsidRDefault="00CA47C3" w:rsidP="00202EF4">
            <w:pPr>
              <w:ind w:firstLine="0"/>
              <w:jc w:val="center"/>
              <w:rPr>
                <w:sz w:val="14"/>
                <w:szCs w:val="14"/>
              </w:rPr>
            </w:pPr>
            <w:r>
              <w:rPr>
                <w:sz w:val="14"/>
                <w:szCs w:val="14"/>
              </w:rPr>
              <w:t>30-90</w:t>
            </w:r>
          </w:p>
        </w:tc>
        <w:tc>
          <w:tcPr>
            <w:tcW w:w="580" w:type="pct"/>
            <w:vAlign w:val="center"/>
          </w:tcPr>
          <w:p w14:paraId="5BEBCFB9" w14:textId="77777777" w:rsidR="00CA47C3" w:rsidRPr="00085F48" w:rsidRDefault="00CA47C3" w:rsidP="00202EF4">
            <w:pPr>
              <w:ind w:firstLine="0"/>
              <w:jc w:val="center"/>
              <w:rPr>
                <w:sz w:val="14"/>
                <w:szCs w:val="14"/>
              </w:rPr>
            </w:pPr>
            <w:r>
              <w:rPr>
                <w:sz w:val="14"/>
                <w:szCs w:val="14"/>
              </w:rPr>
              <w:t>-</w:t>
            </w:r>
          </w:p>
        </w:tc>
      </w:tr>
      <w:tr w:rsidR="00202EF4" w:rsidRPr="00085F48" w14:paraId="5BEBCFC3" w14:textId="77777777" w:rsidTr="59ACAEAB">
        <w:tc>
          <w:tcPr>
            <w:tcW w:w="467" w:type="pct"/>
            <w:vAlign w:val="center"/>
          </w:tcPr>
          <w:p w14:paraId="5BEBCFBB" w14:textId="77777777" w:rsidR="00CA47C3" w:rsidRPr="00085F48" w:rsidRDefault="00CA47C3" w:rsidP="00202EF4">
            <w:pPr>
              <w:ind w:firstLine="0"/>
              <w:jc w:val="center"/>
              <w:rPr>
                <w:sz w:val="14"/>
                <w:szCs w:val="14"/>
              </w:rPr>
            </w:pPr>
            <w:r>
              <w:rPr>
                <w:sz w:val="14"/>
                <w:szCs w:val="14"/>
              </w:rPr>
              <w:lastRenderedPageBreak/>
              <w:t>Lurgi, Alemania</w:t>
            </w:r>
          </w:p>
        </w:tc>
        <w:tc>
          <w:tcPr>
            <w:tcW w:w="462" w:type="pct"/>
            <w:vAlign w:val="center"/>
          </w:tcPr>
          <w:p w14:paraId="5BEBCFBC" w14:textId="77777777" w:rsidR="00CA47C3" w:rsidRPr="00085F48" w:rsidRDefault="00CA47C3" w:rsidP="00202EF4">
            <w:pPr>
              <w:ind w:firstLine="0"/>
              <w:jc w:val="center"/>
              <w:rPr>
                <w:sz w:val="14"/>
                <w:szCs w:val="14"/>
              </w:rPr>
            </w:pPr>
            <w:r>
              <w:rPr>
                <w:sz w:val="14"/>
                <w:szCs w:val="14"/>
              </w:rPr>
              <w:t>Extractor de celda deslizante</w:t>
            </w:r>
            <w:r>
              <w:rPr>
                <w:sz w:val="14"/>
                <w:szCs w:val="14"/>
                <w:vertAlign w:val="superscript"/>
              </w:rPr>
              <w:t>TM</w:t>
            </w:r>
          </w:p>
        </w:tc>
        <w:tc>
          <w:tcPr>
            <w:tcW w:w="1377" w:type="pct"/>
            <w:vAlign w:val="center"/>
          </w:tcPr>
          <w:p w14:paraId="5BEBCFBD" w14:textId="77777777" w:rsidR="00CA47C3" w:rsidRPr="00085F48" w:rsidRDefault="00202EF4" w:rsidP="00202EF4">
            <w:pPr>
              <w:ind w:firstLine="0"/>
              <w:jc w:val="center"/>
              <w:rPr>
                <w:sz w:val="14"/>
                <w:szCs w:val="14"/>
              </w:rPr>
            </w:pPr>
            <w:r>
              <w:rPr>
                <w:noProof/>
                <w:lang w:eastAsia="es-ES"/>
              </w:rPr>
              <w:drawing>
                <wp:inline distT="0" distB="0" distL="0" distR="0" wp14:anchorId="5BEBD171" wp14:editId="5BEBD172">
                  <wp:extent cx="1333500" cy="898487"/>
                  <wp:effectExtent l="0" t="0" r="0" b="0"/>
                  <wp:docPr id="1910650846" name="Imagen 191065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val="0"/>
                              </a:ext>
                            </a:extLst>
                          </a:blip>
                          <a:stretch>
                            <a:fillRect/>
                          </a:stretch>
                        </pic:blipFill>
                        <pic:spPr>
                          <a:xfrm>
                            <a:off x="0" y="0"/>
                            <a:ext cx="1333500" cy="898487"/>
                          </a:xfrm>
                          <a:prstGeom prst="rect">
                            <a:avLst/>
                          </a:prstGeom>
                        </pic:spPr>
                      </pic:pic>
                    </a:graphicData>
                  </a:graphic>
                </wp:inline>
              </w:drawing>
            </w:r>
          </w:p>
        </w:tc>
        <w:tc>
          <w:tcPr>
            <w:tcW w:w="759" w:type="pct"/>
            <w:vAlign w:val="center"/>
          </w:tcPr>
          <w:p w14:paraId="5BEBCFBE" w14:textId="77777777" w:rsidR="00CA47C3" w:rsidRPr="00085F48" w:rsidRDefault="00CA47C3" w:rsidP="00202EF4">
            <w:pPr>
              <w:ind w:firstLine="0"/>
              <w:jc w:val="center"/>
              <w:rPr>
                <w:sz w:val="14"/>
                <w:szCs w:val="14"/>
              </w:rPr>
            </w:pPr>
            <w:r>
              <w:rPr>
                <w:sz w:val="14"/>
                <w:szCs w:val="14"/>
              </w:rPr>
              <w:t>100-5000</w:t>
            </w:r>
          </w:p>
        </w:tc>
        <w:tc>
          <w:tcPr>
            <w:tcW w:w="374" w:type="pct"/>
            <w:vAlign w:val="center"/>
          </w:tcPr>
          <w:p w14:paraId="5BEBCFBF" w14:textId="77777777" w:rsidR="00CA47C3" w:rsidRPr="00085F48" w:rsidRDefault="00CA47C3" w:rsidP="00202EF4">
            <w:pPr>
              <w:ind w:firstLine="0"/>
              <w:jc w:val="center"/>
              <w:rPr>
                <w:sz w:val="14"/>
                <w:szCs w:val="14"/>
              </w:rPr>
            </w:pPr>
            <w:r>
              <w:rPr>
                <w:sz w:val="14"/>
                <w:szCs w:val="14"/>
              </w:rPr>
              <w:t>98-99</w:t>
            </w:r>
          </w:p>
        </w:tc>
        <w:tc>
          <w:tcPr>
            <w:tcW w:w="580" w:type="pct"/>
            <w:vAlign w:val="center"/>
          </w:tcPr>
          <w:p w14:paraId="5BEBCFC0" w14:textId="77777777" w:rsidR="00CA47C3" w:rsidRPr="00085F48" w:rsidRDefault="00CA47C3" w:rsidP="00202EF4">
            <w:pPr>
              <w:ind w:firstLine="0"/>
              <w:jc w:val="center"/>
              <w:rPr>
                <w:sz w:val="14"/>
                <w:szCs w:val="14"/>
              </w:rPr>
            </w:pPr>
            <w:r>
              <w:rPr>
                <w:sz w:val="14"/>
                <w:szCs w:val="14"/>
              </w:rPr>
              <w:t>-</w:t>
            </w:r>
          </w:p>
        </w:tc>
        <w:tc>
          <w:tcPr>
            <w:tcW w:w="401" w:type="pct"/>
            <w:vAlign w:val="center"/>
          </w:tcPr>
          <w:p w14:paraId="5BEBCFC1" w14:textId="77777777" w:rsidR="00CA47C3" w:rsidRPr="00085F48" w:rsidRDefault="00CA47C3" w:rsidP="00202EF4">
            <w:pPr>
              <w:ind w:firstLine="0"/>
              <w:jc w:val="center"/>
              <w:rPr>
                <w:sz w:val="14"/>
                <w:szCs w:val="14"/>
              </w:rPr>
            </w:pPr>
            <w:r>
              <w:rPr>
                <w:sz w:val="14"/>
                <w:szCs w:val="14"/>
              </w:rPr>
              <w:t>-</w:t>
            </w:r>
          </w:p>
        </w:tc>
        <w:tc>
          <w:tcPr>
            <w:tcW w:w="580" w:type="pct"/>
            <w:vAlign w:val="center"/>
          </w:tcPr>
          <w:p w14:paraId="5BEBCFC2" w14:textId="77777777" w:rsidR="00CA47C3" w:rsidRPr="00085F48" w:rsidRDefault="00CA47C3" w:rsidP="00202EF4">
            <w:pPr>
              <w:keepNext/>
              <w:ind w:firstLine="0"/>
              <w:jc w:val="center"/>
              <w:rPr>
                <w:sz w:val="14"/>
                <w:szCs w:val="14"/>
              </w:rPr>
            </w:pPr>
            <w:r>
              <w:rPr>
                <w:sz w:val="14"/>
                <w:szCs w:val="14"/>
              </w:rPr>
              <w:t>0,5-20</w:t>
            </w:r>
          </w:p>
        </w:tc>
      </w:tr>
    </w:tbl>
    <w:p w14:paraId="5BEBCFC4" w14:textId="77777777" w:rsidR="00085F48" w:rsidRPr="00A25E5D" w:rsidRDefault="00202EF4" w:rsidP="00202EF4">
      <w:pPr>
        <w:pStyle w:val="Caption"/>
        <w:jc w:val="center"/>
        <w:rPr>
          <w:lang w:val="en-US"/>
        </w:rPr>
      </w:pPr>
      <w:r w:rsidRPr="00A25E5D">
        <w:rPr>
          <w:lang w:val="en-US"/>
        </w:rPr>
        <w:t>Tabla</w:t>
      </w:r>
      <w:ins w:id="219" w:author="NN" w:date="2019-02-12T19:20:00Z">
        <w:r w:rsidR="00EB276C">
          <w:rPr>
            <w:lang w:val="en-US"/>
          </w:rPr>
          <w:t xml:space="preserve"> </w:t>
        </w:r>
      </w:ins>
      <w:r w:rsidR="00B00782">
        <w:rPr>
          <w:lang w:val="en-US"/>
        </w:rPr>
        <w:fldChar w:fldCharType="begin"/>
      </w:r>
      <w:r w:rsidR="00113909">
        <w:rPr>
          <w:lang w:val="en-US"/>
        </w:rPr>
        <w:instrText xml:space="preserve"> SEQ Tabla \* ARABIC </w:instrText>
      </w:r>
      <w:r w:rsidR="00B00782">
        <w:rPr>
          <w:lang w:val="en-US"/>
        </w:rPr>
        <w:fldChar w:fldCharType="separate"/>
      </w:r>
      <w:r w:rsidR="00113909">
        <w:rPr>
          <w:noProof/>
          <w:lang w:val="en-US"/>
        </w:rPr>
        <w:t>1</w:t>
      </w:r>
      <w:r w:rsidR="00B00782">
        <w:rPr>
          <w:lang w:val="en-US"/>
        </w:rPr>
        <w:fldChar w:fldCharType="end"/>
      </w:r>
      <w:ins w:id="220" w:author="NN" w:date="2019-02-12T19:19:00Z">
        <w:r w:rsidR="00EB276C">
          <w:rPr>
            <w:lang w:val="en-US"/>
          </w:rPr>
          <w:t xml:space="preserve"> </w:t>
        </w:r>
      </w:ins>
      <w:r w:rsidRPr="00A25E5D">
        <w:rPr>
          <w:lang w:val="en-US"/>
        </w:rPr>
        <w:t>Extractores</w:t>
      </w:r>
      <w:ins w:id="221" w:author="NN" w:date="2019-02-12T19:19:00Z">
        <w:r w:rsidR="00EB276C">
          <w:rPr>
            <w:lang w:val="en-US"/>
          </w:rPr>
          <w:t xml:space="preserve"> </w:t>
        </w:r>
      </w:ins>
      <w:r w:rsidRPr="00A25E5D">
        <w:rPr>
          <w:lang w:val="en-US"/>
        </w:rPr>
        <w:t>sólido-líquido</w:t>
      </w:r>
      <w:ins w:id="222" w:author="NN" w:date="2019-02-12T19:20:00Z">
        <w:r w:rsidR="00EB276C">
          <w:rPr>
            <w:lang w:val="en-US"/>
          </w:rPr>
          <w:t xml:space="preserve"> </w:t>
        </w:r>
      </w:ins>
      <w:r w:rsidRPr="00A25E5D">
        <w:rPr>
          <w:lang w:val="en-US"/>
        </w:rPr>
        <w:t>contracorriente</w:t>
      </w:r>
      <w:r w:rsidR="00A25E5D">
        <w:rPr>
          <w:lang w:val="en-US"/>
        </w:rPr>
        <w:t xml:space="preserve"> -</w:t>
      </w:r>
      <w:r w:rsidR="00A25E5D" w:rsidRPr="00A25E5D">
        <w:rPr>
          <w:lang w:val="en-US"/>
        </w:rPr>
        <w:t xml:space="preserve"> Fuente</w:t>
      </w:r>
      <w:r w:rsidR="00A25E5D">
        <w:rPr>
          <w:lang w:val="en-US"/>
        </w:rPr>
        <w:t>:</w:t>
      </w:r>
      <w:r w:rsidR="00A25E5D" w:rsidRPr="00A25E5D">
        <w:rPr>
          <w:lang w:val="en-US"/>
        </w:rPr>
        <w:t xml:space="preserve"> “A New Approach for Process Development of Plant-Based Extraction Processes</w:t>
      </w:r>
      <w:r w:rsidR="00A25E5D">
        <w:rPr>
          <w:lang w:val="en-US"/>
        </w:rPr>
        <w:t>”</w:t>
      </w:r>
    </w:p>
    <w:p w14:paraId="5BEBCFC5" w14:textId="77777777" w:rsidR="1D1D2373" w:rsidRDefault="1D1D2373" w:rsidP="1D1D2373">
      <w:pPr>
        <w:pStyle w:val="Heading3"/>
      </w:pPr>
      <w:bookmarkStart w:id="223" w:name="_Toc535446900"/>
      <w:r w:rsidRPr="1D1D2373">
        <w:t>Enfoques para el modelado de extracciones de plantas</w:t>
      </w:r>
      <w:bookmarkEnd w:id="223"/>
    </w:p>
    <w:p w14:paraId="5BEBCFC6" w14:textId="77777777" w:rsidR="1D1D2373" w:rsidRDefault="1D1D2373" w:rsidP="1D1D2373">
      <w:pPr>
        <w:pStyle w:val="Heading4"/>
      </w:pPr>
      <w:r w:rsidRPr="1D1D2373">
        <w:t>Modelos estadísticos mediante superficie de respuesta</w:t>
      </w:r>
    </w:p>
    <w:p w14:paraId="5BEBCFC7" w14:textId="77777777" w:rsidR="1D1D2373" w:rsidRDefault="1D1D2373" w:rsidP="1D1D2373">
      <w:r w:rsidRPr="1D1D2373">
        <w:t xml:space="preserve">Estos modelos se utilizan especialmente para procesos de optimización de combinaciones multifactoriales, ayudando a identificar los parámetros significativos en los procesos y poder visualizar sus interacciones mutuas. En el caso de extracciones de plantas, </w:t>
      </w:r>
      <w:r w:rsidR="00CB08B1" w:rsidRPr="1D1D2373">
        <w:t>las superficies de respuesta se utilizan</w:t>
      </w:r>
      <w:r w:rsidRPr="1D1D2373">
        <w:t xml:space="preserve"> para encontrar un valor óptimo de rendimiento de extracción en función de distintas variables, como temperatura, presión, relaciones masa/solvente, entre otras. Estos modelos estadísticos son capaces de describir el proceso solo en un rango predefinido de parámetros mediante el ajuste de datos experimentales y no evidencian información sobre los mecanismos de extracción del material por lo que aportan una base muy restringida pero que permite desarrollar un mejor entendimiento del proceso.</w:t>
      </w:r>
    </w:p>
    <w:p w14:paraId="5BEBCFC8" w14:textId="77777777" w:rsidR="1D1D2373" w:rsidRDefault="1D1D2373" w:rsidP="1D1D2373">
      <w:pPr>
        <w:pStyle w:val="Heading4"/>
      </w:pPr>
      <w:r w:rsidRPr="1D1D2373">
        <w:t>Modelos rigurosos</w:t>
      </w:r>
    </w:p>
    <w:p w14:paraId="5BEBCFC9" w14:textId="77777777" w:rsidR="1D1D2373" w:rsidRDefault="1D1D2373" w:rsidP="1D1D2373">
      <w:r w:rsidRPr="1D1D2373">
        <w:t xml:space="preserve">A diferencia de los anteriores, los modelos rigurosos son modelos matemáticos que se basan en las propiedades fisicoquímicas intrínsecas de los componentes que participan del proceso y ecuaciones diferenciales que describen el mismo, se pueden dividir en aquellos que analizan solo al nivel macroscópico (por ejemplo, al nivel del equipamiento) o aquellos que analizan al nivel microscópico (por </w:t>
      </w:r>
      <w:r w:rsidR="003471CB" w:rsidRPr="1D1D2373">
        <w:t>ejemplo,</w:t>
      </w:r>
      <w:r w:rsidRPr="1D1D2373">
        <w:t xml:space="preserve"> al nivel de una partícula).</w:t>
      </w:r>
    </w:p>
    <w:p w14:paraId="5BEBCFCA" w14:textId="77777777" w:rsidR="1D1D2373" w:rsidRDefault="1D1D2373" w:rsidP="1D1D2373">
      <w:r w:rsidRPr="1D1D2373">
        <w:t xml:space="preserve">El equipamiento puede ser caracterizado por sus dimensiones geométricas y parámetros de proceso. Por </w:t>
      </w:r>
      <w:r w:rsidR="004C1234" w:rsidRPr="1D1D2373">
        <w:t>ejemplo,</w:t>
      </w:r>
      <w:r w:rsidRPr="1D1D2373">
        <w:t xml:space="preserve"> para el caso de una columna</w:t>
      </w:r>
      <w:r w:rsidR="004C1234">
        <w:t>, considerando dispersión axial</w:t>
      </w:r>
      <w:r w:rsidRPr="1D1D2373">
        <w:t>:</w:t>
      </w:r>
    </w:p>
    <w:p w14:paraId="5BEBCFCB" w14:textId="77777777" w:rsidR="004C1234" w:rsidRPr="004C1234" w:rsidRDefault="00B1138F" w:rsidP="00753429">
      <w:pPr>
        <w:keepNext/>
      </w:pPr>
      <m:oMathPara>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CL</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-ϑ</m:t>
          </m:r>
          <m:f>
            <m:fPr>
              <m:ctrlPr>
                <w:rPr>
                  <w:rFonts w:ascii="Cambria Math" w:hAnsi="Cambria Math"/>
                  <w:i/>
                </w:rPr>
              </m:ctrlPr>
            </m:fPr>
            <m:num>
              <m:r>
                <w:rPr>
                  <w:rFonts w:ascii="Cambria Math" w:hAnsi="Cambria Math"/>
                </w:rPr>
                <m:t>∂CL</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CC" w14:textId="77777777" w:rsidR="00753429" w:rsidRDefault="00753429" w:rsidP="007534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3</w:t>
      </w:r>
      <w:r w:rsidR="00B00782">
        <w:fldChar w:fldCharType="end"/>
      </w:r>
    </w:p>
    <w:p w14:paraId="5BEBCFCD" w14:textId="77777777" w:rsidR="00B00782" w:rsidRDefault="00EB276C">
      <w:pPr>
        <w:ind w:firstLine="0"/>
        <w:pPrChange w:id="224" w:author="NN" w:date="2019-02-12T19:24:00Z">
          <w:pPr/>
        </w:pPrChange>
      </w:pPr>
      <w:ins w:id="225" w:author="NN" w:date="2019-02-12T19:24:00Z">
        <w:r>
          <w:t>d</w:t>
        </w:r>
      </w:ins>
      <w:del w:id="226" w:author="NN" w:date="2019-02-12T19:24:00Z">
        <w:r w:rsidR="004C1234" w:rsidDel="00EB276C">
          <w:delText>D</w:delText>
        </w:r>
      </w:del>
      <w:r w:rsidR="004C1234">
        <w:t xml:space="preserve">onde CL, t, Dax, x, </w:t>
      </w:r>
      <m:oMath>
        <m:r>
          <w:rPr>
            <w:rFonts w:ascii="Cambria Math" w:hAnsi="Cambria Math"/>
          </w:rPr>
          <m:t>ϑ</m:t>
        </m:r>
      </m:oMath>
      <w:r w:rsidR="004C1234">
        <w:t xml:space="preserve">, </w:t>
      </w:r>
      <m:oMath>
        <m:sSub>
          <m:sSubPr>
            <m:ctrlPr>
              <w:rPr>
                <w:rFonts w:ascii="Cambria Math" w:hAnsi="Cambria Math"/>
                <w:i/>
              </w:rPr>
            </m:ctrlPr>
          </m:sSubPr>
          <m:e>
            <m:r>
              <w:rPr>
                <w:rFonts w:ascii="Cambria Math" w:hAnsi="Cambria Math"/>
              </w:rPr>
              <m:t>k</m:t>
            </m:r>
          </m:e>
          <m:sub>
            <m:r>
              <w:rPr>
                <w:rFonts w:ascii="Cambria Math" w:hAnsi="Cambria Math"/>
              </w:rPr>
              <m:t>eff</m:t>
            </m:r>
          </m:sub>
        </m:sSub>
      </m:oMath>
      <w:r w:rsidR="004C1234">
        <w:t xml:space="preserve"> y CS son</w:t>
      </w:r>
      <w:ins w:id="227" w:author="NN" w:date="2019-02-12T19:24:00Z">
        <w:r w:rsidRPr="00EB276C">
          <w:t xml:space="preserve"> </w:t>
        </w:r>
        <w:r>
          <w:t>respectivamente</w:t>
        </w:r>
      </w:ins>
      <w:r w:rsidR="004C1234">
        <w:t xml:space="preserve"> la concentración en la solución, la variable tiempo, el coeficiente de dispersión axial, el caudal volumétrico de solvente, la variable del espacio</w:t>
      </w:r>
      <w:ins w:id="228" w:author="NN" w:date="2019-02-12T19:24:00Z">
        <w:r>
          <w:t>,</w:t>
        </w:r>
      </w:ins>
      <w:del w:id="229" w:author="NN" w:date="2019-02-12T19:24:00Z">
        <w:r w:rsidR="004C1234" w:rsidDel="00EB276C">
          <w:delText>.</w:delText>
        </w:r>
      </w:del>
      <w:r w:rsidR="004C1234">
        <w:t xml:space="preserve"> el coeficiente de transferencia de masa efectivo y la concentración en el sólido,</w:t>
      </w:r>
      <w:del w:id="230" w:author="NN" w:date="2019-02-12T19:24:00Z">
        <w:r w:rsidR="004C1234" w:rsidDel="00EB276C">
          <w:delText xml:space="preserve"> respectivamente</w:delText>
        </w:r>
      </w:del>
      <w:r w:rsidR="004C1234">
        <w:t>.</w:t>
      </w:r>
    </w:p>
    <w:p w14:paraId="5BEBCFCE" w14:textId="77777777" w:rsidR="004C1234" w:rsidRDefault="0048087F" w:rsidP="004C1234">
      <w:ins w:id="231" w:author="NN" w:date="2019-02-12T19:25:00Z">
        <w:r>
          <w:t>Para</w:t>
        </w:r>
      </w:ins>
      <w:del w:id="232" w:author="NN" w:date="2019-02-12T19:25:00Z">
        <w:r w:rsidR="004C1234" w:rsidDel="0048087F">
          <w:delText>O</w:delText>
        </w:r>
      </w:del>
      <w:r w:rsidR="004C1234">
        <w:t xml:space="preserve"> un reactor agitado continuamente</w:t>
      </w:r>
      <w:ins w:id="233" w:author="NN" w:date="2019-02-12T19:25:00Z">
        <w:r>
          <w:t>, el modelo básico sería</w:t>
        </w:r>
      </w:ins>
      <w:r w:rsidR="004C1234">
        <w:t>:</w:t>
      </w:r>
    </w:p>
    <w:p w14:paraId="5BEBCFCF" w14:textId="77777777" w:rsidR="004C1234" w:rsidRPr="00753429" w:rsidRDefault="00B1138F" w:rsidP="00753429">
      <w:pPr>
        <w:keepNext/>
      </w:pPr>
      <m:oMathPara>
        <m:oMathParaPr>
          <m:jc m:val="center"/>
        </m:oMathParaPr>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14:paraId="5BEBCFD0" w14:textId="77777777" w:rsidR="00753429" w:rsidRDefault="00753429" w:rsidP="00753429">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4</w:t>
      </w:r>
      <w:r w:rsidR="00B00782">
        <w:fldChar w:fldCharType="end"/>
      </w:r>
    </w:p>
    <w:p w14:paraId="5BEBCFD1" w14:textId="77777777" w:rsidR="1D1D2373" w:rsidRDefault="1D1D2373" w:rsidP="1D1D2373">
      <w:r w:rsidRPr="1D1D2373">
        <w:lastRenderedPageBreak/>
        <w:t>En el caso de los modelos a nivel microscópico,</w:t>
      </w:r>
      <w:r w:rsidR="002A7A30">
        <w:t xml:space="preserve"> los más comunes</w:t>
      </w:r>
      <w:r w:rsidRPr="1D1D2373">
        <w:t xml:space="preserve"> pueden ser divididos en tres tipos distintos:</w:t>
      </w:r>
    </w:p>
    <w:p w14:paraId="5BEBCFD2" w14:textId="77777777" w:rsidR="1D1D2373" w:rsidRDefault="00753429" w:rsidP="1D1D2373">
      <w:pPr>
        <w:pStyle w:val="ListParagraph"/>
        <w:numPr>
          <w:ilvl w:val="0"/>
          <w:numId w:val="2"/>
        </w:numPr>
      </w:pPr>
      <w:r>
        <w:t>Núcleo decreciente:</w:t>
      </w:r>
    </w:p>
    <w:p w14:paraId="5BEBCFD3" w14:textId="77777777" w:rsidR="00B00782" w:rsidRDefault="00753429">
      <w:pPr>
        <w:ind w:left="720" w:firstLine="0"/>
        <w:pPrChange w:id="234" w:author="NN" w:date="2019-02-12T19:26:00Z">
          <w:pPr>
            <w:pStyle w:val="ListParagraph"/>
            <w:numPr>
              <w:ilvl w:val="1"/>
              <w:numId w:val="2"/>
            </w:numPr>
            <w:ind w:left="1080"/>
          </w:pPr>
        </w:pPrChange>
      </w:pPr>
      <w:r>
        <w:t>El modelo del núcleo decreciente describe la cinética de extracción asumiendo partículas esféricas de las cuales el soluto se separa comenzando por las moléculas presentes en la superficie de la partícula y el resto que se encuentra dentro de la partícula difunde hacia el exterior a medida que el solvente avanza hacia el centro, por lo que el frente de moléculas de soluto disminuye en sentido al centro de la partícula, donde este se asemeja a un núcleo disminuyendo su tamaño. El proceso se considera finalizado cuando el radio del núcleo es igual a cero y puede describirse mediante la siguiente ecuación:</w:t>
      </w:r>
    </w:p>
    <w:p w14:paraId="5BEBCFD4" w14:textId="77777777" w:rsidR="00753429" w:rsidRPr="00753429" w:rsidRDefault="00B1138F" w:rsidP="00237347">
      <w:pPr>
        <w:pStyle w:val="ListParagraph"/>
        <w:keepNext/>
        <w:numPr>
          <w:ilvl w:val="0"/>
          <w:numId w:val="0"/>
        </w:numPr>
        <w:ind w:left="360"/>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3k</m:t>
                  </m:r>
                </m:e>
                <m:sub>
                  <m:r>
                    <w:rPr>
                      <w:rFonts w:ascii="Cambria Math" w:hAnsi="Cambria Math"/>
                    </w:rPr>
                    <m:t>f</m:t>
                  </m:r>
                </m:sub>
              </m:sSub>
            </m:num>
            <m:den>
              <m:r>
                <w:rPr>
                  <w:rFonts w:ascii="Cambria Math" w:hAnsi="Cambria Math"/>
                </w:rPr>
                <m:t>r</m:t>
              </m:r>
            </m:den>
          </m:f>
          <m:r>
            <w:rPr>
              <w:rFonts w:ascii="Cambria Math" w:hAnsi="Cambria Math"/>
            </w:rPr>
            <m:t>(CL-CS(r))</m:t>
          </m:r>
        </m:oMath>
      </m:oMathPara>
    </w:p>
    <w:p w14:paraId="5BEBCFD5" w14:textId="77777777" w:rsidR="00753429" w:rsidRDefault="00237347" w:rsidP="00237347">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5</w:t>
      </w:r>
      <w:r w:rsidR="00B00782">
        <w:fldChar w:fldCharType="end"/>
      </w:r>
    </w:p>
    <w:p w14:paraId="5BEBCFD6" w14:textId="77777777" w:rsidR="00B00782" w:rsidRDefault="0048087F">
      <w:pPr>
        <w:ind w:left="993" w:firstLine="0"/>
        <w:pPrChange w:id="235" w:author="NN" w:date="2019-02-12T19:25:00Z">
          <w:pPr>
            <w:ind w:left="1134" w:hanging="141"/>
          </w:pPr>
        </w:pPrChange>
      </w:pPr>
      <w:ins w:id="236" w:author="NN" w:date="2019-02-12T19:26:00Z">
        <w:r>
          <w:t>d</w:t>
        </w:r>
      </w:ins>
      <w:del w:id="237" w:author="NN" w:date="2019-02-12T19:25:00Z">
        <w:r w:rsidR="00237347" w:rsidDel="0048087F">
          <w:tab/>
          <w:delText xml:space="preserve"> </w:delText>
        </w:r>
      </w:del>
      <w:del w:id="238" w:author="NN" w:date="2019-02-12T19:26:00Z">
        <w:r w:rsidR="00237347" w:rsidDel="0048087F">
          <w:delText>D</w:delText>
        </w:r>
      </w:del>
      <w:r w:rsidR="00237347">
        <w:t xml:space="preserve">onde q es la masa de soluto no extraída, r el radio del núcleo y kf una constante de </w:t>
      </w:r>
      <w:del w:id="239" w:author="NN" w:date="2019-02-12T19:26:00Z">
        <w:r w:rsidR="00237347" w:rsidDel="0048087F">
          <w:tab/>
        </w:r>
      </w:del>
      <w:r w:rsidR="00237347">
        <w:t>transferencia de masa.</w:t>
      </w:r>
    </w:p>
    <w:p w14:paraId="5BEBCFD7" w14:textId="77777777" w:rsidR="1D1D2373" w:rsidRDefault="1D1D2373" w:rsidP="1D1D2373">
      <w:pPr>
        <w:pStyle w:val="ListParagraph"/>
        <w:numPr>
          <w:ilvl w:val="0"/>
          <w:numId w:val="2"/>
        </w:numPr>
      </w:pPr>
      <w:r w:rsidRPr="1D1D2373">
        <w:t>Células rotas e intactas</w:t>
      </w:r>
      <w:r w:rsidR="00237347">
        <w:t>:</w:t>
      </w:r>
    </w:p>
    <w:p w14:paraId="5BEBCFD8" w14:textId="77777777" w:rsidR="00B00782" w:rsidRDefault="00237347">
      <w:pPr>
        <w:ind w:left="720" w:firstLine="0"/>
        <w:pPrChange w:id="240" w:author="NN" w:date="2019-02-12T19:26:00Z">
          <w:pPr>
            <w:pStyle w:val="ListParagraph"/>
            <w:numPr>
              <w:ilvl w:val="1"/>
              <w:numId w:val="2"/>
            </w:numPr>
            <w:ind w:left="1080"/>
          </w:pPr>
        </w:pPrChange>
      </w:pPr>
      <w:r>
        <w:t>Debido a pretratamientos mecánicos como la molienda algunas de las células que contienen en soluto de interés son destruidas, lo que lleva al modelo de las células rotas e intactas. Este modelo asume que el soluto de las células rotas está más accesible que el de las células intactas</w:t>
      </w:r>
      <w:del w:id="241" w:author="NN" w:date="2019-02-12T19:27:00Z">
        <w:r w:rsidDel="0048087F">
          <w:delText>,</w:delText>
        </w:r>
      </w:del>
      <w:r>
        <w:t xml:space="preserve"> </w:t>
      </w:r>
      <w:del w:id="242" w:author="NN" w:date="2019-02-12T19:27:00Z">
        <w:r w:rsidDel="0048087F">
          <w:delText>el cual</w:delText>
        </w:r>
      </w:del>
      <w:ins w:id="243" w:author="NN" w:date="2019-02-12T19:27:00Z">
        <w:r w:rsidR="0048087F">
          <w:t>donde</w:t>
        </w:r>
      </w:ins>
      <w:r>
        <w:t xml:space="preserve"> debe atravesar la pared celular</w:t>
      </w:r>
      <w:del w:id="244" w:author="NN" w:date="2019-02-12T19:28:00Z">
        <w:r w:rsidDel="0048087F">
          <w:delText xml:space="preserve"> de las mismas</w:delText>
        </w:r>
      </w:del>
      <w:r>
        <w:t>, por lo tanto, las curvas de extracción pueden dividirse e</w:t>
      </w:r>
      <w:commentRangeStart w:id="245"/>
      <w:r>
        <w:t>n tres secciones:</w:t>
      </w:r>
    </w:p>
    <w:p w14:paraId="5BEBCFD9" w14:textId="77777777" w:rsidR="00237347" w:rsidRDefault="00237347" w:rsidP="00237347">
      <w:pPr>
        <w:pStyle w:val="ListParagraph"/>
        <w:numPr>
          <w:ilvl w:val="2"/>
          <w:numId w:val="2"/>
        </w:numPr>
      </w:pPr>
      <w:r>
        <w:t>Velocidad de extracción constante: Las partículas están cubiertas con el soluto libre y la mayor resistencia a la transferencia de masa se encuentra en la fase del solvente.</w:t>
      </w:r>
    </w:p>
    <w:p w14:paraId="5BEBCFDA" w14:textId="77777777" w:rsidR="00237347" w:rsidRDefault="00237347" w:rsidP="00237347">
      <w:pPr>
        <w:pStyle w:val="ListParagraph"/>
        <w:numPr>
          <w:ilvl w:val="2"/>
          <w:numId w:val="2"/>
        </w:numPr>
      </w:pPr>
      <w:r>
        <w:t xml:space="preserve">Velocidad de extracción nula: El soluto libre se disuelve inmediatamente en el solvente de extracción al entrar al extractor y </w:t>
      </w:r>
      <w:r w:rsidR="007449CA">
        <w:t>el soluto ligado comienza a difundir al solvente</w:t>
      </w:r>
      <w:r>
        <w:t>.</w:t>
      </w:r>
    </w:p>
    <w:p w14:paraId="5BEBCFDB" w14:textId="77777777" w:rsidR="00237347" w:rsidRDefault="007449CA" w:rsidP="00237347">
      <w:pPr>
        <w:pStyle w:val="ListParagraph"/>
        <w:numPr>
          <w:ilvl w:val="2"/>
          <w:numId w:val="2"/>
        </w:numPr>
      </w:pPr>
      <w:r>
        <w:t>Velocidad limitada por difusión: El soluto se encuentra totalmente libre y la velocidad de extracción es limitada por la difusión dentro de la partícula.</w:t>
      </w:r>
    </w:p>
    <w:commentRangeEnd w:id="245"/>
    <w:p w14:paraId="5BEBCFDC" w14:textId="77777777" w:rsidR="007449CA" w:rsidRDefault="00395663" w:rsidP="007449CA">
      <w:pPr>
        <w:pStyle w:val="ListParagraph"/>
        <w:numPr>
          <w:ilvl w:val="0"/>
          <w:numId w:val="2"/>
        </w:numPr>
      </w:pPr>
      <w:r>
        <w:rPr>
          <w:rStyle w:val="CommentReference"/>
        </w:rPr>
        <w:commentReference w:id="245"/>
      </w:r>
      <w:r w:rsidR="007449CA">
        <w:t xml:space="preserve">Equilibrio </w:t>
      </w:r>
      <w:r w:rsidR="1D1D2373" w:rsidRPr="1D1D2373">
        <w:t>Adsorción/Desorción</w:t>
      </w:r>
      <w:r w:rsidR="007449CA">
        <w:t>:</w:t>
      </w:r>
    </w:p>
    <w:p w14:paraId="5BEBCFDD" w14:textId="77777777" w:rsidR="00B00782" w:rsidRDefault="007449CA">
      <w:pPr>
        <w:ind w:left="720" w:firstLine="0"/>
        <w:pPrChange w:id="246" w:author="NN" w:date="2019-02-12T19:26:00Z">
          <w:pPr>
            <w:pStyle w:val="ListParagraph"/>
            <w:numPr>
              <w:ilvl w:val="1"/>
              <w:numId w:val="2"/>
            </w:numPr>
            <w:ind w:left="1080"/>
          </w:pPr>
        </w:pPrChange>
      </w:pPr>
      <w:r>
        <w:t xml:space="preserve">Este modelo consiste en asumir que </w:t>
      </w:r>
      <w:r w:rsidR="00792692">
        <w:t>las partículas de sólidos tienen poros a los cuales se encuentra adsorbido el soluto de interés. Para la extracción sólido-líquido el solvente debe difundir a través de la capa externa de la partícula y a través del poro, extrayendo el compuesto y luego retornando a la fase líquida. Este proceso puede ser descripto mediante distintas ecuaciones, donde algunas de ellas son:</w:t>
      </w:r>
    </w:p>
    <w:p w14:paraId="5BEBCFDE" w14:textId="77777777" w:rsidR="00792692" w:rsidRDefault="00792692" w:rsidP="00792692">
      <w:pPr>
        <w:pStyle w:val="ListParagraph"/>
        <w:keepNext/>
        <w:numPr>
          <w:ilvl w:val="0"/>
          <w:numId w:val="0"/>
        </w:numPr>
        <w:ind w:left="360"/>
        <w:jc w:val="center"/>
      </w:pPr>
    </w:p>
    <w:p w14:paraId="5BEBCFDF"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q=K∙CL</m:t>
          </m:r>
        </m:oMath>
      </m:oMathPara>
    </w:p>
    <w:p w14:paraId="5BEBCFE0"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6</w:t>
      </w:r>
      <w:r w:rsidR="00B00782">
        <w:fldChar w:fldCharType="end"/>
      </w:r>
      <w:r>
        <w:t xml:space="preserve"> Isoterma de Henry</w:t>
      </w:r>
    </w:p>
    <w:p w14:paraId="5BEBCFE1" w14:textId="77777777" w:rsidR="00792692" w:rsidRDefault="00792692" w:rsidP="00792692">
      <w:pPr>
        <w:pStyle w:val="ListParagraph"/>
        <w:keepNext/>
        <w:numPr>
          <w:ilvl w:val="0"/>
          <w:numId w:val="0"/>
        </w:numPr>
        <w:ind w:left="360"/>
        <w:jc w:val="center"/>
        <w:rPr>
          <w:i/>
        </w:rPr>
      </w:pPr>
    </w:p>
    <w:p w14:paraId="5BEBCFE2"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q=K∙C</m:t>
          </m:r>
          <m:sSup>
            <m:sSupPr>
              <m:ctrlPr>
                <w:rPr>
                  <w:rFonts w:ascii="Cambria Math" w:hAnsi="Cambria Math"/>
                  <w:i/>
                </w:rPr>
              </m:ctrlPr>
            </m:sSupPr>
            <m:e>
              <m:r>
                <w:rPr>
                  <w:rFonts w:ascii="Cambria Math" w:hAnsi="Cambria Math"/>
                </w:rPr>
                <m:t>L</m:t>
              </m:r>
            </m:e>
            <m:sup>
              <m:r>
                <w:rPr>
                  <w:rFonts w:ascii="Cambria Math" w:hAnsi="Cambria Math"/>
                </w:rPr>
                <m:t>n</m:t>
              </m:r>
            </m:sup>
          </m:sSup>
        </m:oMath>
      </m:oMathPara>
    </w:p>
    <w:p w14:paraId="5BEBCFE3"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7</w:t>
      </w:r>
      <w:r w:rsidR="00B00782">
        <w:fldChar w:fldCharType="end"/>
      </w:r>
      <w:r>
        <w:t xml:space="preserve"> Isoterma de Freundlich</w:t>
      </w:r>
    </w:p>
    <w:p w14:paraId="5BEBCFE4"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1+K∙CL</m:t>
              </m:r>
            </m:den>
          </m:f>
        </m:oMath>
      </m:oMathPara>
    </w:p>
    <w:p w14:paraId="5BEBCFE5"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8</w:t>
      </w:r>
      <w:r w:rsidR="00B00782">
        <w:fldChar w:fldCharType="end"/>
      </w:r>
      <w:r>
        <w:t xml:space="preserve"> Isoterma de Langmuir</w:t>
      </w:r>
    </w:p>
    <w:p w14:paraId="5BEBCFE6" w14:textId="77777777" w:rsidR="00792692" w:rsidRPr="00753429" w:rsidRDefault="00792692" w:rsidP="00792692">
      <w:pPr>
        <w:pStyle w:val="ListParagraph"/>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sat</m:t>
                  </m:r>
                </m:sub>
              </m:sSub>
              <m:r>
                <w:rPr>
                  <w:rFonts w:ascii="Cambria Math" w:hAnsi="Cambria Math"/>
                </w:rPr>
                <m:t>-CL)(1+(K-1)∙</m:t>
              </m:r>
              <m:f>
                <m:fPr>
                  <m:ctrlPr>
                    <w:rPr>
                      <w:rFonts w:ascii="Cambria Math" w:hAnsi="Cambria Math"/>
                      <w:i/>
                    </w:rPr>
                  </m:ctrlPr>
                </m:fPr>
                <m:num>
                  <m:r>
                    <w:rPr>
                      <w:rFonts w:ascii="Cambria Math" w:hAnsi="Cambria Math"/>
                    </w:rPr>
                    <m:t>CL</m:t>
                  </m:r>
                </m:num>
                <m:den>
                  <m:sSub>
                    <m:sSubPr>
                      <m:ctrlPr>
                        <w:rPr>
                          <w:rFonts w:ascii="Cambria Math" w:hAnsi="Cambria Math"/>
                          <w:i/>
                        </w:rPr>
                      </m:ctrlPr>
                    </m:sSubPr>
                    <m:e>
                      <m:r>
                        <w:rPr>
                          <w:rFonts w:ascii="Cambria Math" w:hAnsi="Cambria Math"/>
                        </w:rPr>
                        <m:t>C</m:t>
                      </m:r>
                    </m:e>
                    <m:sub>
                      <m:r>
                        <w:rPr>
                          <w:rFonts w:ascii="Cambria Math" w:hAnsi="Cambria Math"/>
                        </w:rPr>
                        <m:t>sat</m:t>
                      </m:r>
                    </m:sub>
                  </m:sSub>
                </m:den>
              </m:f>
              <m:r>
                <w:rPr>
                  <w:rFonts w:ascii="Cambria Math" w:hAnsi="Cambria Math"/>
                </w:rPr>
                <m:t>)</m:t>
              </m:r>
            </m:den>
          </m:f>
        </m:oMath>
      </m:oMathPara>
    </w:p>
    <w:p w14:paraId="5BEBCFE7" w14:textId="77777777" w:rsidR="00792692" w:rsidRDefault="00792692" w:rsidP="00792692">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9</w:t>
      </w:r>
      <w:r w:rsidR="00B00782">
        <w:fldChar w:fldCharType="end"/>
      </w:r>
      <w:r>
        <w:t xml:space="preserve"> Isoterma de BET</w:t>
      </w:r>
    </w:p>
    <w:p w14:paraId="5BEBCFE8" w14:textId="77777777" w:rsidR="00792692" w:rsidRPr="00792692" w:rsidRDefault="00792692" w:rsidP="00792692"/>
    <w:p w14:paraId="5BEBCFE9" w14:textId="77777777" w:rsidR="008C7F3B" w:rsidRDefault="1D1D2373" w:rsidP="008C7F3B">
      <w:pPr>
        <w:pStyle w:val="Heading2"/>
      </w:pPr>
      <w:bookmarkStart w:id="247" w:name="_Toc535446901"/>
      <w:r>
        <w:t>Métodos de purificación</w:t>
      </w:r>
      <w:bookmarkEnd w:id="247"/>
    </w:p>
    <w:p w14:paraId="5BEBCFEA" w14:textId="77777777" w:rsidR="1D1D2373" w:rsidRDefault="49FB8D04" w:rsidP="1D1D2373">
      <w:r>
        <w:t>Una vez obtenido el extracto, es importante separarlo lo más posible de aquellas impurezas que no presentan valor económico. En el caso de los productos naturales, las operaciones de purificación más comunes son la extracción líquido-líquido, precipitaciones, cristalizaciones y cromatografía líquida:</w:t>
      </w:r>
    </w:p>
    <w:p w14:paraId="5BEBCFEB" w14:textId="77777777" w:rsidR="00CB08B1" w:rsidRDefault="00CB08B1" w:rsidP="00CB08B1">
      <w:pPr>
        <w:rPr>
          <w:lang w:eastAsia="es-ES"/>
        </w:rPr>
      </w:pPr>
      <w:r>
        <w:rPr>
          <w:lang w:eastAsia="es-ES"/>
        </w:rPr>
        <w:t>La extracción líquido-líquido se fundament</w:t>
      </w:r>
      <w:r w:rsidR="002D7BA5">
        <w:rPr>
          <w:lang w:eastAsia="es-ES"/>
        </w:rPr>
        <w:t>a</w:t>
      </w:r>
      <w:r>
        <w:rPr>
          <w:lang w:eastAsia="es-ES"/>
        </w:rPr>
        <w:t xml:space="preserve"> esencialmente en la diferencia de solubilidades entre dos solventes que presenta el producto de interés con respecto a las impurezas y esta consiste en</w:t>
      </w:r>
      <w:r w:rsidR="002D7BA5">
        <w:rPr>
          <w:lang w:eastAsia="es-ES"/>
        </w:rPr>
        <w:t xml:space="preserve"> la </w:t>
      </w:r>
      <w:r w:rsidR="000B2FEE">
        <w:rPr>
          <w:lang w:eastAsia="es-ES"/>
        </w:rPr>
        <w:t>mezcla íntima entre el solvente extractor y el solvente original hasta llegar a una concentración de equilibrio, la cual se ve identificada por la constante de reparto K</w:t>
      </w:r>
      <w:r w:rsidR="000B2FEE">
        <w:rPr>
          <w:lang w:eastAsia="es-ES"/>
        </w:rPr>
        <w:softHyphen/>
      </w:r>
      <w:r w:rsidR="000B2FEE">
        <w:rPr>
          <w:vertAlign w:val="subscript"/>
          <w:lang w:eastAsia="es-ES"/>
        </w:rPr>
        <w:t>D</w:t>
      </w:r>
      <w:r w:rsidR="000B2FEE">
        <w:rPr>
          <w:lang w:eastAsia="es-ES"/>
        </w:rPr>
        <w:t xml:space="preserve"> de la siguiente manera:</w:t>
      </w:r>
    </w:p>
    <w:p w14:paraId="5BEBCFEC" w14:textId="77777777" w:rsidR="000B2FEE" w:rsidRPr="000B2FEE" w:rsidRDefault="00B1138F" w:rsidP="00AC15FF">
      <w:pPr>
        <w:keepNext/>
        <w:rPr>
          <w:lang w:eastAsia="es-ES"/>
        </w:rPr>
      </w:pPr>
      <m:oMathPara>
        <m:oMath>
          <m:sSub>
            <m:sSubPr>
              <m:ctrlPr>
                <w:rPr>
                  <w:rFonts w:ascii="Cambria Math" w:hAnsi="Cambria Math"/>
                  <w:i/>
                  <w:lang w:eastAsia="es-ES"/>
                </w:rPr>
              </m:ctrlPr>
            </m:sSubPr>
            <m:e>
              <m:r>
                <w:rPr>
                  <w:rFonts w:ascii="Cambria Math" w:hAnsi="Cambria Math"/>
                  <w:lang w:eastAsia="es-ES"/>
                </w:rPr>
                <m:t>K</m:t>
              </m:r>
            </m:e>
            <m:sub>
              <m:r>
                <w:rPr>
                  <w:rFonts w:ascii="Cambria Math" w:hAnsi="Cambria Math"/>
                  <w:lang w:eastAsia="es-ES"/>
                </w:rPr>
                <m:t>D</m:t>
              </m:r>
            </m:sub>
          </m:sSub>
          <m:r>
            <w:rPr>
              <w:rFonts w:ascii="Cambria Math" w:hAnsi="Cambria Math"/>
              <w:lang w:eastAsia="es-ES"/>
            </w:rPr>
            <m:t>=</m:t>
          </m:r>
          <m:f>
            <m:fPr>
              <m:ctrlPr>
                <w:rPr>
                  <w:rFonts w:ascii="Cambria Math" w:hAnsi="Cambria Math"/>
                  <w:i/>
                  <w:lang w:eastAsia="es-ES"/>
                </w:rPr>
              </m:ctrlPr>
            </m:fPr>
            <m:num>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num>
            <m:den>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den>
          </m:f>
        </m:oMath>
      </m:oMathPara>
    </w:p>
    <w:p w14:paraId="5BEBCFED" w14:textId="77777777" w:rsidR="00AC15FF" w:rsidRDefault="00AC15FF" w:rsidP="00AC15F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10</w:t>
      </w:r>
      <w:r w:rsidR="00B00782">
        <w:fldChar w:fldCharType="end"/>
      </w:r>
    </w:p>
    <w:p w14:paraId="5BEBCFEE" w14:textId="77777777" w:rsidR="00B00782" w:rsidRDefault="00395663">
      <w:pPr>
        <w:ind w:firstLine="0"/>
        <w:rPr>
          <w:lang w:eastAsia="es-ES"/>
        </w:rPr>
        <w:pPrChange w:id="248" w:author="NN" w:date="2019-02-12T19:43:00Z">
          <w:pPr/>
        </w:pPrChange>
      </w:pPr>
      <w:ins w:id="249" w:author="NN" w:date="2019-02-12T19:43:00Z">
        <w:r>
          <w:rPr>
            <w:lang w:eastAsia="es-ES"/>
          </w:rPr>
          <w:t>d</w:t>
        </w:r>
      </w:ins>
      <w:del w:id="250" w:author="NN" w:date="2019-02-12T19:43:00Z">
        <w:r w:rsidR="000B2FEE" w:rsidDel="00395663">
          <w:rPr>
            <w:lang w:eastAsia="es-ES"/>
          </w:rPr>
          <w:delText>D</w:delText>
        </w:r>
      </w:del>
      <w:r w:rsidR="000B2FEE">
        <w:rPr>
          <w:lang w:eastAsia="es-ES"/>
        </w:rPr>
        <w:t xml:space="preserve">onde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oMath>
      <w:r w:rsidR="000B2FEE">
        <w:rPr>
          <w:lang w:eastAsia="es-ES"/>
        </w:rPr>
        <w:t xml:space="preserve"> es la concentración de equilibrio del soluto “a” en el solvente extractor y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oMath>
      <w:r w:rsidR="000B2FEE">
        <w:rPr>
          <w:lang w:eastAsia="es-ES"/>
        </w:rPr>
        <w:t xml:space="preserve"> es su concentración de equilibrio en el solvente original.</w:t>
      </w:r>
    </w:p>
    <w:p w14:paraId="5BEBCFEF" w14:textId="77777777" w:rsidR="004D717C" w:rsidRDefault="00AC15FF" w:rsidP="00AC15FF">
      <w:pPr>
        <w:rPr>
          <w:lang w:eastAsia="es-ES"/>
        </w:rPr>
      </w:pPr>
      <w:r>
        <w:rPr>
          <w:lang w:eastAsia="es-ES"/>
        </w:rPr>
        <w:t xml:space="preserve">Las cristalizaciones son procedimientos de purificación donde </w:t>
      </w:r>
      <w:r w:rsidR="008E1351">
        <w:rPr>
          <w:lang w:eastAsia="es-ES"/>
        </w:rPr>
        <w:t xml:space="preserve">se obtiene un sólido cristalino a partir de una disolución. En esta operación los iones y/o moléculas forman una red cristalina en la cual se forman enlaces hasta llegar a formar cristales, de esta forma puede separarse un compuesto de interés del resto de los compuestos presentes en la disolución. Las cristalizaciones se realizan partiendo de una solución concentrada del compuesto de interés a la cual se </w:t>
      </w:r>
      <w:r w:rsidR="004D717C">
        <w:rPr>
          <w:lang w:eastAsia="es-ES"/>
        </w:rPr>
        <w:t>le pueden realizar distintos tratamientos:</w:t>
      </w:r>
    </w:p>
    <w:p w14:paraId="5BEBCFF0" w14:textId="77777777" w:rsidR="004D717C" w:rsidRDefault="004D717C" w:rsidP="004D717C">
      <w:pPr>
        <w:pStyle w:val="ListParagraph"/>
        <w:numPr>
          <w:ilvl w:val="0"/>
          <w:numId w:val="16"/>
        </w:numPr>
        <w:rPr>
          <w:lang w:eastAsia="es-ES"/>
        </w:rPr>
      </w:pPr>
      <w:r>
        <w:rPr>
          <w:lang w:eastAsia="es-ES"/>
        </w:rPr>
        <w:t xml:space="preserve">Someterla a bajas temperaturas para disminuir </w:t>
      </w:r>
      <w:r w:rsidR="00C74863">
        <w:rPr>
          <w:lang w:eastAsia="es-ES"/>
        </w:rPr>
        <w:t>la</w:t>
      </w:r>
      <w:r>
        <w:rPr>
          <w:lang w:eastAsia="es-ES"/>
        </w:rPr>
        <w:t xml:space="preserve"> solubilidad </w:t>
      </w:r>
      <w:r w:rsidR="00C74863">
        <w:rPr>
          <w:lang w:eastAsia="es-ES"/>
        </w:rPr>
        <w:t xml:space="preserve">del compuesto de interés </w:t>
      </w:r>
      <w:r>
        <w:rPr>
          <w:lang w:eastAsia="es-ES"/>
        </w:rPr>
        <w:t>en el solvente, causando su cristalización.</w:t>
      </w:r>
    </w:p>
    <w:p w14:paraId="5BEBCFF1" w14:textId="77777777" w:rsidR="00AC15FF" w:rsidRDefault="004D717C" w:rsidP="004D717C">
      <w:pPr>
        <w:pStyle w:val="ListParagraph"/>
        <w:numPr>
          <w:ilvl w:val="0"/>
          <w:numId w:val="16"/>
        </w:numPr>
        <w:rPr>
          <w:lang w:eastAsia="es-ES"/>
        </w:rPr>
      </w:pPr>
      <w:r>
        <w:rPr>
          <w:lang w:eastAsia="es-ES"/>
        </w:rPr>
        <w:lastRenderedPageBreak/>
        <w:t>Agregado de un solvente miscible con el original en el cual el compuesto de interés sea insoluble, causando la cristalización del mismo.</w:t>
      </w:r>
    </w:p>
    <w:p w14:paraId="5BEBCFF2" w14:textId="77777777" w:rsidR="004D717C" w:rsidRDefault="004D717C" w:rsidP="004D717C">
      <w:pPr>
        <w:pStyle w:val="ListParagraph"/>
        <w:numPr>
          <w:ilvl w:val="0"/>
          <w:numId w:val="16"/>
        </w:numPr>
        <w:rPr>
          <w:lang w:eastAsia="es-ES"/>
        </w:rPr>
      </w:pPr>
      <w:r>
        <w:rPr>
          <w:lang w:eastAsia="es-ES"/>
        </w:rPr>
        <w:t>Evaporación parcial del disolvente, causando la concentración del soluto y su posterior cristalización al superar la concentración de saturación.</w:t>
      </w:r>
    </w:p>
    <w:p w14:paraId="5BEBCFF3" w14:textId="77777777" w:rsidR="004D717C" w:rsidRDefault="004D717C" w:rsidP="004D717C">
      <w:pPr>
        <w:ind w:left="1069" w:firstLine="0"/>
        <w:rPr>
          <w:lang w:eastAsia="es-ES"/>
        </w:rPr>
      </w:pPr>
      <w:r>
        <w:rPr>
          <w:lang w:eastAsia="es-ES"/>
        </w:rPr>
        <w:t xml:space="preserve">En los tres casos descriptos, para que la separación sea efectiva es necesario que los cambios realizados afecten en mayor manera al compuesto de interés con respecto a las impurezas. </w:t>
      </w:r>
      <w:r w:rsidR="00C74863">
        <w:rPr>
          <w:lang w:eastAsia="es-ES"/>
        </w:rPr>
        <w:t xml:space="preserve">Nótese </w:t>
      </w:r>
      <w:r w:rsidR="002A7A30">
        <w:rPr>
          <w:lang w:eastAsia="es-ES"/>
        </w:rPr>
        <w:t>que la separación también es efectiva si los cambios realizados afectan a las impurezas en lugar de al soluto de interés, a diferencia de que este quedaría en solución en lugar de cristalizar.</w:t>
      </w:r>
    </w:p>
    <w:p w14:paraId="5BEBCFF4" w14:textId="77777777" w:rsidR="002A7A30" w:rsidRDefault="002A7A30" w:rsidP="002A7A30">
      <w:pPr>
        <w:rPr>
          <w:lang w:eastAsia="es-ES"/>
        </w:rPr>
      </w:pPr>
      <w:r>
        <w:rPr>
          <w:lang w:eastAsia="es-ES"/>
        </w:rPr>
        <w:t>Las precipitaciones son similares a las cristalizaciones, a diferencia de que se realizan mediante el agregado de otro compuesto, el cual al interaccionar con el soluto causa su precipitación como un sólido que puede o no ser de estructura cristalina.</w:t>
      </w:r>
    </w:p>
    <w:p w14:paraId="5BEBCFF5" w14:textId="77777777" w:rsidR="00C06B32" w:rsidRDefault="49FB8D04" w:rsidP="00147264">
      <w:pPr>
        <w:spacing w:after="0"/>
        <w:rPr>
          <w:lang w:eastAsia="es-ES"/>
        </w:rPr>
      </w:pPr>
      <w:r w:rsidRPr="49FB8D04">
        <w:rPr>
          <w:lang w:eastAsia="es-ES"/>
        </w:rPr>
        <w:t>La cromatografía líquida es un método de separación de mezclas complejas basado en el principio de retención selectiva entre dos fases de los distintos compuestos presentes, una de estas fases se mantiene estática y es denominada fase estacionaria mientras la otra, denominada fase móvil, fluye a través de la fase estacionaria arrastrando los compuestos los cuales son retenidos diferencialmente a la fase estacionaria en función de sus coeficientes de reparto entre ambas fases. Los compuestos con mayor afinidad a la fase estacionaria son retenidos a la misma por tiempos mayores que aquellos que tienen menor afinidad, dando como resultado una separación en bandas de los distintos compuestos presentes en la mezcla inicial. Los distintos tipos de cromatografía líquida pueden clasificarse de diversas formas, la más habitual es en base a la naturaleza de la fase estacionaria, ya que esta es impone fundamentalmente el mecanismo de separación, pueden enumerarse cuatro tipos distintos:</w:t>
      </w:r>
    </w:p>
    <w:p w14:paraId="5BEBCFF6" w14:textId="77777777" w:rsidR="00C06B32" w:rsidRDefault="49FB8D04" w:rsidP="00147264">
      <w:pPr>
        <w:pStyle w:val="ListParagraph"/>
        <w:numPr>
          <w:ilvl w:val="0"/>
          <w:numId w:val="1"/>
        </w:numPr>
        <w:spacing w:after="0"/>
        <w:rPr>
          <w:lang w:eastAsia="es-ES"/>
        </w:rPr>
      </w:pPr>
      <w:r w:rsidRPr="49FB8D04">
        <w:rPr>
          <w:lang w:eastAsia="es-ES"/>
        </w:rPr>
        <w:t>Cromatografía de adsorción:</w:t>
      </w:r>
    </w:p>
    <w:p w14:paraId="5BEBCFF7" w14:textId="77777777" w:rsidR="00B00782" w:rsidRDefault="49FB8D04">
      <w:pPr>
        <w:spacing w:after="0"/>
        <w:ind w:left="1080" w:firstLine="0"/>
        <w:rPr>
          <w:lang w:eastAsia="es-ES"/>
        </w:rPr>
        <w:pPrChange w:id="251" w:author="NN" w:date="2019-02-12T20:01:00Z">
          <w:pPr>
            <w:pStyle w:val="ListParagraph"/>
            <w:numPr>
              <w:ilvl w:val="1"/>
              <w:numId w:val="1"/>
            </w:numPr>
            <w:spacing w:after="0"/>
            <w:ind w:left="1440"/>
          </w:pPr>
        </w:pPrChange>
      </w:pPr>
      <w:r w:rsidRPr="49FB8D04">
        <w:rPr>
          <w:lang w:eastAsia="es-ES"/>
        </w:rPr>
        <w:t>La fase estacionaria es un adsorbente y la separación se basa en repetidas etapas de adsorción-desorción.</w:t>
      </w:r>
    </w:p>
    <w:p w14:paraId="5BEBCFF8" w14:textId="77777777" w:rsidR="00C06B32" w:rsidRDefault="49FB8D04" w:rsidP="00147264">
      <w:pPr>
        <w:pStyle w:val="ListParagraph"/>
        <w:numPr>
          <w:ilvl w:val="0"/>
          <w:numId w:val="1"/>
        </w:numPr>
        <w:spacing w:after="0"/>
        <w:rPr>
          <w:lang w:eastAsia="es-ES"/>
        </w:rPr>
      </w:pPr>
      <w:r w:rsidRPr="49FB8D04">
        <w:rPr>
          <w:lang w:eastAsia="es-ES"/>
        </w:rPr>
        <w:t>Cromatografía de reparto:</w:t>
      </w:r>
    </w:p>
    <w:p w14:paraId="5BEBCFF9" w14:textId="77777777" w:rsidR="00B00782" w:rsidRDefault="49FB8D04">
      <w:pPr>
        <w:spacing w:after="0"/>
        <w:ind w:left="1080" w:firstLine="0"/>
        <w:rPr>
          <w:lang w:eastAsia="es-ES"/>
        </w:rPr>
        <w:pPrChange w:id="252" w:author="NN" w:date="2019-02-12T20:02:00Z">
          <w:pPr>
            <w:pStyle w:val="ListParagraph"/>
            <w:numPr>
              <w:ilvl w:val="1"/>
              <w:numId w:val="1"/>
            </w:numPr>
            <w:spacing w:after="0"/>
            <w:ind w:left="1440"/>
          </w:pPr>
        </w:pPrChange>
      </w:pPr>
      <w:r w:rsidRPr="49FB8D04">
        <w:rPr>
          <w:lang w:eastAsia="es-ES"/>
        </w:rPr>
        <w:t>La separación se basa en un reparto del soluto entre la fase móvil y la fase estacionaria según las distintas solubilidades del mismo.</w:t>
      </w:r>
    </w:p>
    <w:p w14:paraId="5BEBCFFA" w14:textId="77777777" w:rsidR="00C06B32" w:rsidRDefault="49FB8D04" w:rsidP="00147264">
      <w:pPr>
        <w:pStyle w:val="ListParagraph"/>
        <w:numPr>
          <w:ilvl w:val="0"/>
          <w:numId w:val="1"/>
        </w:numPr>
        <w:spacing w:after="0"/>
        <w:rPr>
          <w:lang w:eastAsia="es-ES"/>
        </w:rPr>
      </w:pPr>
      <w:r w:rsidRPr="49FB8D04">
        <w:rPr>
          <w:lang w:eastAsia="es-ES"/>
        </w:rPr>
        <w:t>Cromatografía de intercambio iónico:</w:t>
      </w:r>
    </w:p>
    <w:p w14:paraId="5BEBCFFB" w14:textId="77777777" w:rsidR="00B00782" w:rsidRDefault="49FB8D04">
      <w:pPr>
        <w:spacing w:after="0"/>
        <w:ind w:left="1080" w:firstLine="0"/>
        <w:rPr>
          <w:lang w:eastAsia="es-ES"/>
        </w:rPr>
        <w:pPrChange w:id="253" w:author="NN" w:date="2019-02-12T20:02:00Z">
          <w:pPr>
            <w:pStyle w:val="ListParagraph"/>
            <w:numPr>
              <w:ilvl w:val="1"/>
              <w:numId w:val="1"/>
            </w:numPr>
            <w:spacing w:after="0"/>
            <w:ind w:left="1440"/>
          </w:pPr>
        </w:pPrChange>
      </w:pPr>
      <w:r w:rsidRPr="49FB8D04">
        <w:rPr>
          <w:lang w:eastAsia="es-ES"/>
        </w:rPr>
        <w:t>En este caso la fase estacionaria presenta en su superficie grupos ionizados capaces de retener selectivamente a iones de carga opuesta presentes en la fase móvil.</w:t>
      </w:r>
    </w:p>
    <w:p w14:paraId="5BEBCFFC" w14:textId="77777777" w:rsidR="00C06B32" w:rsidRDefault="49FB8D04" w:rsidP="00147264">
      <w:pPr>
        <w:pStyle w:val="ListParagraph"/>
        <w:numPr>
          <w:ilvl w:val="0"/>
          <w:numId w:val="1"/>
        </w:numPr>
        <w:spacing w:after="0"/>
        <w:rPr>
          <w:lang w:eastAsia="es-ES"/>
        </w:rPr>
      </w:pPr>
      <w:r w:rsidRPr="49FB8D04">
        <w:rPr>
          <w:lang w:eastAsia="es-ES"/>
        </w:rPr>
        <w:t>Cromatografía de exclusión molecular:</w:t>
      </w:r>
    </w:p>
    <w:p w14:paraId="5BEBCFFD" w14:textId="77777777" w:rsidR="00B00782" w:rsidRDefault="49FB8D04">
      <w:pPr>
        <w:spacing w:after="0"/>
        <w:ind w:left="1080" w:firstLine="0"/>
        <w:rPr>
          <w:lang w:eastAsia="es-ES"/>
        </w:rPr>
        <w:pPrChange w:id="254" w:author="NN" w:date="2019-02-12T20:02:00Z">
          <w:pPr>
            <w:pStyle w:val="ListParagraph"/>
            <w:numPr>
              <w:ilvl w:val="1"/>
              <w:numId w:val="1"/>
            </w:numPr>
            <w:spacing w:after="0"/>
            <w:ind w:left="1440"/>
          </w:pPr>
        </w:pPrChange>
      </w:pPr>
      <w:r w:rsidRPr="49FB8D04">
        <w:rPr>
          <w:lang w:eastAsia="es-ES"/>
        </w:rPr>
        <w:t>La fase estacionaria es un material poroso de tamaño de poro controlado, esto permite que ciertas moléculas entren a los poros de manera selectiva en función del tamaño, reteniendo a las moléculas más pequeñas por más tiempo mientras las más grandes son arrastradas por la fase móvil.</w:t>
      </w:r>
    </w:p>
    <w:p w14:paraId="5BEBCFFE" w14:textId="77777777" w:rsidR="00C06B32" w:rsidRDefault="00C06B32" w:rsidP="00147264">
      <w:pPr>
        <w:spacing w:after="0"/>
        <w:rPr>
          <w:lang w:eastAsia="es-ES"/>
        </w:rPr>
      </w:pPr>
      <w:r w:rsidRPr="49FB8D04">
        <w:rPr>
          <w:lang w:eastAsia="es-ES"/>
        </w:rPr>
        <w:br w:type="page"/>
      </w:r>
    </w:p>
    <w:p w14:paraId="5BEBCFFF" w14:textId="77777777" w:rsidR="00614644" w:rsidRDefault="00614644" w:rsidP="00614644">
      <w:pPr>
        <w:pStyle w:val="Heading1"/>
      </w:pPr>
      <w:bookmarkStart w:id="255" w:name="_Toc535446904"/>
      <w:r>
        <w:lastRenderedPageBreak/>
        <w:t>CARACTERIZACIÓN DE MATERIA PRIMA</w:t>
      </w:r>
      <w:bookmarkEnd w:id="255"/>
    </w:p>
    <w:p w14:paraId="5BEBD000" w14:textId="77777777" w:rsidR="008C7F3B" w:rsidRDefault="008C7F3B" w:rsidP="008C7F3B">
      <w:pPr>
        <w:pStyle w:val="Heading2"/>
      </w:pPr>
      <w:bookmarkStart w:id="256" w:name="_Toc535446905"/>
      <w:r>
        <w:t>Humedad</w:t>
      </w:r>
      <w:bookmarkEnd w:id="256"/>
    </w:p>
    <w:p w14:paraId="5BEBD001" w14:textId="77777777" w:rsidR="003A6626" w:rsidRDefault="003A6626" w:rsidP="003A6626">
      <w:pPr>
        <w:ind w:firstLine="708"/>
      </w:pPr>
      <w:r>
        <w:t xml:space="preserve">La humedad de la materia prima se determinó </w:t>
      </w:r>
      <w:r w:rsidR="00A874AA">
        <w:t xml:space="preserve">en las instalaciones de CEPROCOR </w:t>
      </w:r>
      <w:r>
        <w:t>utilizando el equipo Sartorius MA 45 (Fig -X-)</w:t>
      </w:r>
      <w:r w:rsidR="00A874AA">
        <w:t xml:space="preserve"> en el cual s</w:t>
      </w:r>
      <w:r>
        <w:t xml:space="preserve">e colocan aproximadamente 2 gramos de muestra </w:t>
      </w:r>
      <w:del w:id="257" w:author="NN" w:date="2019-02-12T20:08:00Z">
        <w:r w:rsidR="00A874AA" w:rsidDel="00537EC6">
          <w:delText xml:space="preserve">los </w:delText>
        </w:r>
      </w:del>
      <w:ins w:id="258" w:author="NN" w:date="2019-02-12T20:08:00Z">
        <w:r w:rsidR="00537EC6">
          <w:t xml:space="preserve">que </w:t>
        </w:r>
      </w:ins>
      <w:del w:id="259" w:author="NN" w:date="2019-02-12T20:09:00Z">
        <w:r w:rsidR="00A874AA" w:rsidDel="00537EC6">
          <w:delText>cuales</w:delText>
        </w:r>
        <w:r w:rsidDel="00537EC6">
          <w:delText xml:space="preserve"> </w:delText>
        </w:r>
      </w:del>
      <w:ins w:id="260" w:author="NN" w:date="2019-02-12T20:09:00Z">
        <w:r w:rsidR="00537EC6">
          <w:t xml:space="preserve">son pesados exactamente por </w:t>
        </w:r>
      </w:ins>
      <w:r>
        <w:t>el equipo</w:t>
      </w:r>
      <w:del w:id="261" w:author="NN" w:date="2019-02-12T20:09:00Z">
        <w:r w:rsidDel="00537EC6">
          <w:delText xml:space="preserve"> pesa exactamente</w:delText>
        </w:r>
      </w:del>
      <w:r>
        <w:t xml:space="preserve">, </w:t>
      </w:r>
      <w:ins w:id="262" w:author="NN" w:date="2019-02-12T20:09:00Z">
        <w:r w:rsidR="00537EC6">
          <w:t xml:space="preserve">el cual </w:t>
        </w:r>
      </w:ins>
      <w:r w:rsidR="00A874AA">
        <w:t>aumenta gradualmente la temperatura, evaporando el agua presente hasta peso constante</w:t>
      </w:r>
      <w:r>
        <w:t xml:space="preserve"> y posteriormente pesa la masa del material secado. El ensayo se realizó por duplicado y los porcentajes se calcularon según la siguiente ecuación:</w:t>
      </w:r>
    </w:p>
    <w:p w14:paraId="5BEBD002" w14:textId="77777777" w:rsidR="003A6626" w:rsidRPr="00E00CAA" w:rsidRDefault="003A6626" w:rsidP="00A874AA">
      <w:pPr>
        <w:keepNext/>
        <w:ind w:firstLine="708"/>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r>
            <w:rPr>
              <w:rFonts w:ascii="Cambria Math" w:hAnsi="Cambria Math"/>
            </w:rPr>
            <m:t>*100</m:t>
          </m:r>
        </m:oMath>
      </m:oMathPara>
    </w:p>
    <w:p w14:paraId="5BEBD003" w14:textId="77777777" w:rsidR="00A874AA" w:rsidRDefault="00A874AA" w:rsidP="00A874AA">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11</w:t>
      </w:r>
      <w:r w:rsidR="00B00782">
        <w:fldChar w:fldCharType="end"/>
      </w:r>
    </w:p>
    <w:p w14:paraId="5BEBD004" w14:textId="77777777" w:rsidR="00B00782" w:rsidRDefault="00537EC6">
      <w:pPr>
        <w:ind w:firstLine="0"/>
        <w:pPrChange w:id="263" w:author="NN" w:date="2019-02-12T20:09:00Z">
          <w:pPr/>
        </w:pPrChange>
      </w:pPr>
      <w:ins w:id="264" w:author="NN" w:date="2019-02-12T20:09:00Z">
        <w:r>
          <w:t>d</w:t>
        </w:r>
      </w:ins>
      <w:del w:id="265" w:author="NN" w:date="2019-02-12T20:09:00Z">
        <w:r w:rsidR="003A6626" w:rsidDel="00537EC6">
          <w:delText>D</w:delText>
        </w:r>
      </w:del>
      <w:r w:rsidR="003A6626">
        <w:t>onde %H es porcentaje de humedad, M</w:t>
      </w:r>
      <w:r w:rsidR="003A6626" w:rsidRPr="001B1810">
        <w:rPr>
          <w:vertAlign w:val="subscript"/>
        </w:rPr>
        <w:t>0</w:t>
      </w:r>
      <w:r w:rsidR="003A6626">
        <w:t xml:space="preserve"> es masa inicial y M</w:t>
      </w:r>
      <w:r w:rsidR="003A6626" w:rsidRPr="00B726E0">
        <w:rPr>
          <w:vertAlign w:val="subscript"/>
        </w:rPr>
        <w:t>f</w:t>
      </w:r>
      <w:r w:rsidR="003A6626">
        <w:t xml:space="preserve"> es masa final</w:t>
      </w:r>
      <w:ins w:id="266" w:author="NN" w:date="2019-02-12T20:09:00Z">
        <w:r>
          <w:t xml:space="preserve"> </w:t>
        </w:r>
      </w:ins>
      <w:r w:rsidR="003A6626">
        <w:t xml:space="preserve">de la muestra. Se obtuvo un valor de humedad de </w:t>
      </w:r>
      <w:r w:rsidR="00A874AA">
        <w:t>8,4 ± 0,3 % p/p</w:t>
      </w:r>
    </w:p>
    <w:p w14:paraId="5BEBD005" w14:textId="77777777" w:rsidR="00A874AA" w:rsidRDefault="00A874AA" w:rsidP="003A6626"/>
    <w:p w14:paraId="5BEBD006" w14:textId="77777777" w:rsidR="003A6626" w:rsidRDefault="003A6626" w:rsidP="003A6626">
      <w:pPr>
        <w:keepNext/>
        <w:jc w:val="center"/>
      </w:pPr>
      <w:r>
        <w:rPr>
          <w:noProof/>
          <w:lang w:eastAsia="es-ES"/>
        </w:rPr>
        <w:drawing>
          <wp:inline distT="0" distB="0" distL="0" distR="0" wp14:anchorId="5BEBD173" wp14:editId="5BEBD174">
            <wp:extent cx="2084832" cy="3706255"/>
            <wp:effectExtent l="0" t="0" r="0" b="8890"/>
            <wp:docPr id="1987862318" name="Imagen 198786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89860" cy="3715194"/>
                    </a:xfrm>
                    <a:prstGeom prst="rect">
                      <a:avLst/>
                    </a:prstGeom>
                  </pic:spPr>
                </pic:pic>
              </a:graphicData>
            </a:graphic>
          </wp:inline>
        </w:drawing>
      </w:r>
    </w:p>
    <w:p w14:paraId="5BEBD007" w14:textId="77777777" w:rsidR="003A6626" w:rsidRDefault="003A6626" w:rsidP="003A6626">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4</w:t>
      </w:r>
      <w:r w:rsidR="00B00782">
        <w:fldChar w:fldCharType="end"/>
      </w:r>
      <w:ins w:id="267" w:author="NN" w:date="2019-02-12T20:10:00Z">
        <w:r w:rsidR="00537EC6">
          <w:t xml:space="preserve"> </w:t>
        </w:r>
      </w:ins>
      <w:r w:rsidRPr="008611DA">
        <w:t>Sartorius MA 45</w:t>
      </w:r>
    </w:p>
    <w:p w14:paraId="5BEBD008" w14:textId="77777777" w:rsidR="003A6626" w:rsidRDefault="003A6626" w:rsidP="003A6626">
      <w:pPr>
        <w:ind w:firstLine="0"/>
      </w:pPr>
    </w:p>
    <w:p w14:paraId="5BEBD009" w14:textId="77777777" w:rsidR="008C7F3B" w:rsidRDefault="008C7F3B" w:rsidP="008C7F3B">
      <w:pPr>
        <w:pStyle w:val="Heading2"/>
      </w:pPr>
      <w:bookmarkStart w:id="268" w:name="_Toc535446906"/>
      <w:r>
        <w:lastRenderedPageBreak/>
        <w:t>Densidad</w:t>
      </w:r>
      <w:bookmarkEnd w:id="268"/>
    </w:p>
    <w:p w14:paraId="5BEBD00A" w14:textId="77777777" w:rsidR="00A874AA" w:rsidRDefault="00A874AA" w:rsidP="00A874AA">
      <w:pPr>
        <w:pStyle w:val="Heading3"/>
      </w:pPr>
      <w:r>
        <w:t>Densidad real</w:t>
      </w:r>
    </w:p>
    <w:p w14:paraId="5BEBD00B" w14:textId="77777777" w:rsidR="00A424EC" w:rsidRDefault="00A874AA" w:rsidP="00A874AA">
      <w:pPr>
        <w:rPr>
          <w:lang w:eastAsia="es-ES"/>
        </w:rPr>
      </w:pPr>
      <w:r>
        <w:rPr>
          <w:lang w:eastAsia="es-ES"/>
        </w:rPr>
        <w:t xml:space="preserve">La densidad real se determinó mediante la medición del volumen ocupado por una masa </w:t>
      </w:r>
      <w:r w:rsidR="00A424EC">
        <w:rPr>
          <w:lang w:eastAsia="es-ES"/>
        </w:rPr>
        <w:t xml:space="preserve">compactada </w:t>
      </w:r>
      <w:r>
        <w:rPr>
          <w:lang w:eastAsia="es-ES"/>
        </w:rPr>
        <w:t xml:space="preserve">de hojas molidas a polvo utilizando un molino de martillos (-X- molino del ICTA) </w:t>
      </w:r>
      <w:r w:rsidR="00A424EC">
        <w:rPr>
          <w:lang w:eastAsia="es-ES"/>
        </w:rPr>
        <w:t>con una malla de 0,012 mm en una probeta calibrada de 10 mL. El ensayo se realizó por cuadriplicado variando aleatoriamente la masa de hojas y se calculó mediante la siguiente ecuación:</w:t>
      </w:r>
    </w:p>
    <w:p w14:paraId="5BEBD00C" w14:textId="77777777" w:rsidR="00A874AA" w:rsidRPr="00A874AA" w:rsidRDefault="00A424EC" w:rsidP="00A424EC">
      <w:pPr>
        <w:keepNext/>
        <w:jc w:val="center"/>
        <w:rPr>
          <w:lang w:eastAsia="es-ES"/>
        </w:rPr>
      </w:pPr>
      <m:oMathPara>
        <m:oMath>
          <m:r>
            <w:rPr>
              <w:rFonts w:ascii="Cambria Math" w:hAnsi="Cambria Math"/>
              <w:lang w:eastAsia="es-ES"/>
            </w:rPr>
            <m:t>ρ=</m:t>
          </m:r>
          <m:f>
            <m:fPr>
              <m:ctrlPr>
                <w:rPr>
                  <w:rFonts w:ascii="Cambria Math" w:hAnsi="Cambria Math"/>
                  <w:i/>
                  <w:lang w:eastAsia="es-ES"/>
                </w:rPr>
              </m:ctrlPr>
            </m:fPr>
            <m:num>
              <m:r>
                <w:rPr>
                  <w:rFonts w:ascii="Cambria Math" w:hAnsi="Cambria Math"/>
                  <w:lang w:eastAsia="es-ES"/>
                </w:rPr>
                <m:t>masa</m:t>
              </m:r>
            </m:num>
            <m:den>
              <m:r>
                <w:rPr>
                  <w:rFonts w:ascii="Cambria Math" w:hAnsi="Cambria Math"/>
                  <w:lang w:eastAsia="es-ES"/>
                </w:rPr>
                <m:t>Volumen</m:t>
              </m:r>
            </m:den>
          </m:f>
        </m:oMath>
      </m:oMathPara>
    </w:p>
    <w:p w14:paraId="5BEBD00D" w14:textId="77777777" w:rsidR="00A874AA" w:rsidRDefault="00A424EC" w:rsidP="00A424EC">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12</w:t>
      </w:r>
      <w:r w:rsidR="00B00782">
        <w:fldChar w:fldCharType="end"/>
      </w:r>
    </w:p>
    <w:p w14:paraId="5BEBD00E" w14:textId="77777777" w:rsidR="00A424EC" w:rsidRDefault="49FB8D04" w:rsidP="00A424EC">
      <w:pPr>
        <w:rPr>
          <w:vertAlign w:val="superscript"/>
        </w:rPr>
      </w:pPr>
      <w:r>
        <w:t>El valor obtenido de densidad fue de 557,8</w:t>
      </w:r>
      <w:bookmarkStart w:id="269" w:name="_Hlk535520092"/>
      <w:r w:rsidR="006531C0">
        <w:rPr>
          <w:rFonts w:cs="Times New Roman"/>
        </w:rPr>
        <w:t>±</w:t>
      </w:r>
      <w:bookmarkEnd w:id="269"/>
      <w:r w:rsidR="006531C0">
        <w:t xml:space="preserve">34,9 </w:t>
      </w:r>
      <w:ins w:id="270" w:author="NN" w:date="2019-02-12T20:10:00Z">
        <w:r w:rsidR="00537EC6">
          <w:t>k</w:t>
        </w:r>
      </w:ins>
      <w:del w:id="271" w:author="NN" w:date="2019-02-12T20:10:00Z">
        <w:r w:rsidDel="00537EC6">
          <w:delText>K</w:delText>
        </w:r>
      </w:del>
      <w:r>
        <w:t>g/m</w:t>
      </w:r>
      <w:r w:rsidRPr="49FB8D04">
        <w:rPr>
          <w:vertAlign w:val="superscript"/>
        </w:rPr>
        <w:t>3</w:t>
      </w:r>
    </w:p>
    <w:p w14:paraId="5BEBD00F" w14:textId="77777777" w:rsidR="00237C63" w:rsidRDefault="00237C63" w:rsidP="00A424EC"/>
    <w:p w14:paraId="5BEBD010" w14:textId="77777777" w:rsidR="00237C63" w:rsidRDefault="00237C63" w:rsidP="00237C63">
      <w:pPr>
        <w:keepNext/>
        <w:jc w:val="center"/>
      </w:pPr>
      <w:r w:rsidRPr="00237C63">
        <w:rPr>
          <w:noProof/>
          <w:lang w:eastAsia="es-ES"/>
        </w:rPr>
        <w:drawing>
          <wp:inline distT="0" distB="0" distL="0" distR="0" wp14:anchorId="5BEBD175" wp14:editId="5BEBD176">
            <wp:extent cx="1017932" cy="3263951"/>
            <wp:effectExtent l="57150" t="57150" r="48895" b="508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BEBA8EAE-BF5A-486C-A8C5-ECC9F3942E4B}">
                          <a14:imgProps xmlns:a14="http://schemas.microsoft.com/office/drawing/2010/main">
                            <a14:imgLayer r:embed="rId27">
                              <a14:imgEffect>
                                <a14:sharpenSoften amount="10000"/>
                              </a14:imgEffect>
                              <a14:imgEffect>
                                <a14:colorTemperature colorTemp="5700"/>
                              </a14:imgEffect>
                              <a14:imgEffect>
                                <a14:brightnessContrast bright="-5000" contrast="2000"/>
                              </a14:imgEffect>
                            </a14:imgLayer>
                          </a14:imgProps>
                        </a:ext>
                      </a:extLst>
                    </a:blip>
                    <a:srcRect/>
                    <a:stretch/>
                  </pic:blipFill>
                  <pic:spPr bwMode="auto">
                    <a:xfrm>
                      <a:off x="0" y="0"/>
                      <a:ext cx="1026124" cy="3290219"/>
                    </a:xfrm>
                    <a:prstGeom prst="rect">
                      <a:avLst/>
                    </a:prstGeom>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5BEBD011" w14:textId="77777777" w:rsidR="00237C63" w:rsidRDefault="00237C63" w:rsidP="00237C63">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5</w:t>
      </w:r>
      <w:r w:rsidR="00B00782">
        <w:fldChar w:fldCharType="end"/>
      </w:r>
      <w:r w:rsidR="00D2002A">
        <w:t>Determinación de densidad real</w:t>
      </w:r>
    </w:p>
    <w:p w14:paraId="5BEBD012" w14:textId="77777777" w:rsidR="00A424EC" w:rsidRDefault="00A424EC" w:rsidP="00A424EC">
      <w:pPr>
        <w:pStyle w:val="Heading3"/>
      </w:pPr>
      <w:r>
        <w:t>Densidad aparente</w:t>
      </w:r>
    </w:p>
    <w:p w14:paraId="5BEBD013" w14:textId="52F03CA4" w:rsidR="00A424EC" w:rsidRDefault="49FB8D04" w:rsidP="49FB8D04">
      <w:pPr>
        <w:rPr>
          <w:lang w:eastAsia="es-ES"/>
        </w:rPr>
      </w:pPr>
      <w:r w:rsidRPr="49FB8D04">
        <w:rPr>
          <w:lang w:eastAsia="es-ES"/>
        </w:rPr>
        <w:t xml:space="preserve">La densidad aparente se determinó mediante la medición del volumen ocupado por una masa de hojas enteras en una probeta de 500 mL. Se midieron los volúmenes ocupados por las hojas simplemente depositadas, depositadas </w:t>
      </w:r>
      <w:ins w:id="272" w:author="NN" w:date="2019-02-12T20:12:00Z">
        <w:r w:rsidR="00E8510B">
          <w:rPr>
            <w:lang w:eastAsia="es-ES"/>
          </w:rPr>
          <w:t xml:space="preserve">y asentadas por </w:t>
        </w:r>
      </w:ins>
      <w:del w:id="273" w:author="NN" w:date="2019-02-12T20:12:00Z">
        <w:r w:rsidRPr="49FB8D04" w:rsidDel="00E8510B">
          <w:rPr>
            <w:lang w:eastAsia="es-ES"/>
          </w:rPr>
          <w:delText xml:space="preserve">tras </w:delText>
        </w:r>
      </w:del>
      <w:r w:rsidRPr="49FB8D04">
        <w:rPr>
          <w:lang w:eastAsia="es-ES"/>
        </w:rPr>
        <w:t xml:space="preserve">golpear </w:t>
      </w:r>
      <w:ins w:id="274" w:author="NN" w:date="2019-02-12T20:12:00Z">
        <w:del w:id="275" w:author="Federico Ezequiel Benelli" w:date="2019-03-18T19:01:00Z">
          <w:r w:rsidR="00B00782" w:rsidRPr="00B00782" w:rsidDel="0029651B">
            <w:rPr>
              <w:highlight w:val="yellow"/>
              <w:lang w:eastAsia="es-ES"/>
              <w:rPrChange w:id="276" w:author="NN" w:date="2019-02-12T20:12:00Z">
                <w:rPr>
                  <w:lang w:eastAsia="es-ES"/>
                </w:rPr>
              </w:rPrChange>
            </w:rPr>
            <w:delText>¿lateralmente, desde la base?</w:delText>
          </w:r>
          <w:r w:rsidR="00E8510B" w:rsidDel="0029651B">
            <w:rPr>
              <w:lang w:eastAsia="es-ES"/>
            </w:rPr>
            <w:delText xml:space="preserve"> </w:delText>
          </w:r>
        </w:del>
      </w:ins>
      <w:del w:id="277" w:author="Federico Ezequiel Benelli" w:date="2019-06-24T19:04:00Z">
        <w:r w:rsidRPr="49FB8D04" w:rsidDel="00B1138F">
          <w:rPr>
            <w:lang w:eastAsia="es-ES"/>
          </w:rPr>
          <w:delText>reiteradas</w:delText>
        </w:r>
      </w:del>
      <w:ins w:id="278" w:author="Federico Ezequiel Benelli" w:date="2019-06-24T19:04:00Z">
        <w:r w:rsidR="00B1138F">
          <w:rPr>
            <w:lang w:eastAsia="es-ES"/>
          </w:rPr>
          <w:t>lateralmente reiteradas</w:t>
        </w:r>
      </w:ins>
      <w:r w:rsidRPr="49FB8D04">
        <w:rPr>
          <w:lang w:eastAsia="es-ES"/>
        </w:rPr>
        <w:t xml:space="preserve"> veces la probeta y tras compactar manualmente las hojas dentro de la misma. </w:t>
      </w:r>
      <w:r w:rsidR="006531C0">
        <w:rPr>
          <w:lang w:eastAsia="es-ES"/>
        </w:rPr>
        <w:t>Los tres</w:t>
      </w:r>
      <w:r w:rsidRPr="49FB8D04">
        <w:rPr>
          <w:lang w:eastAsia="es-ES"/>
        </w:rPr>
        <w:t xml:space="preserve"> ensayo</w:t>
      </w:r>
      <w:r w:rsidR="007F29B0">
        <w:rPr>
          <w:lang w:eastAsia="es-ES"/>
        </w:rPr>
        <w:t>s</w:t>
      </w:r>
      <w:r w:rsidRPr="49FB8D04">
        <w:rPr>
          <w:lang w:eastAsia="es-ES"/>
        </w:rPr>
        <w:t xml:space="preserve"> fue</w:t>
      </w:r>
      <w:r w:rsidR="007F29B0">
        <w:rPr>
          <w:lang w:eastAsia="es-ES"/>
        </w:rPr>
        <w:t>ron</w:t>
      </w:r>
      <w:r w:rsidRPr="49FB8D04">
        <w:rPr>
          <w:lang w:eastAsia="es-ES"/>
        </w:rPr>
        <w:t xml:space="preserve"> realizado</w:t>
      </w:r>
      <w:r w:rsidR="007F29B0">
        <w:rPr>
          <w:lang w:eastAsia="es-ES"/>
        </w:rPr>
        <w:t>s</w:t>
      </w:r>
      <w:r w:rsidRPr="49FB8D04">
        <w:rPr>
          <w:lang w:eastAsia="es-ES"/>
        </w:rPr>
        <w:t xml:space="preserve"> por triplicado</w:t>
      </w:r>
      <w:r w:rsidR="00237C63">
        <w:rPr>
          <w:lang w:eastAsia="es-ES"/>
        </w:rPr>
        <w:t xml:space="preserve"> y las densidades aparentes se calcularon con la ecuación -X- </w:t>
      </w:r>
      <w:ins w:id="279" w:author="NN" w:date="2019-02-12T20:11:00Z">
        <w:r w:rsidR="00537EC6">
          <w:rPr>
            <w:lang w:eastAsia="es-ES"/>
          </w:rPr>
          <w:t xml:space="preserve"> ya señalada para </w:t>
        </w:r>
      </w:ins>
      <w:del w:id="280" w:author="NN" w:date="2019-02-12T20:11:00Z">
        <w:r w:rsidR="00237C63" w:rsidDel="00537EC6">
          <w:rPr>
            <w:lang w:eastAsia="es-ES"/>
          </w:rPr>
          <w:delText>(</w:delText>
        </w:r>
      </w:del>
      <w:r w:rsidR="00237C63">
        <w:rPr>
          <w:lang w:eastAsia="es-ES"/>
        </w:rPr>
        <w:t>la</w:t>
      </w:r>
      <w:del w:id="281" w:author="NN" w:date="2019-02-12T20:11:00Z">
        <w:r w:rsidR="00237C63" w:rsidDel="00537EC6">
          <w:rPr>
            <w:lang w:eastAsia="es-ES"/>
          </w:rPr>
          <w:delText xml:space="preserve"> de</w:delText>
        </w:r>
      </w:del>
      <w:r w:rsidR="00237C63">
        <w:rPr>
          <w:lang w:eastAsia="es-ES"/>
        </w:rPr>
        <w:t xml:space="preserve"> densidad real</w:t>
      </w:r>
      <w:del w:id="282" w:author="NN" w:date="2019-02-12T20:11:00Z">
        <w:r w:rsidR="00237C63" w:rsidDel="00537EC6">
          <w:rPr>
            <w:lang w:eastAsia="es-ES"/>
          </w:rPr>
          <w:delText>)</w:delText>
        </w:r>
      </w:del>
      <w:r w:rsidR="00237C63">
        <w:rPr>
          <w:lang w:eastAsia="es-ES"/>
        </w:rPr>
        <w:t>.</w:t>
      </w:r>
    </w:p>
    <w:p w14:paraId="5BEBD014" w14:textId="77777777" w:rsidR="006531C0" w:rsidRPr="00D2002A" w:rsidRDefault="006531C0" w:rsidP="49FB8D04">
      <w:pPr>
        <w:rPr>
          <w:lang w:eastAsia="es-ES"/>
        </w:rPr>
      </w:pPr>
      <w:r>
        <w:rPr>
          <w:lang w:eastAsia="es-ES"/>
        </w:rPr>
        <w:t xml:space="preserve">Los valores obtenidos fueron de 134,4 </w:t>
      </w:r>
      <w:r>
        <w:rPr>
          <w:rFonts w:cs="Times New Roman"/>
        </w:rPr>
        <w:t>± 20,4 Kg/m</w:t>
      </w:r>
      <w:r>
        <w:rPr>
          <w:rFonts w:cs="Times New Roman"/>
          <w:vertAlign w:val="superscript"/>
        </w:rPr>
        <w:t>3</w:t>
      </w:r>
      <w:r>
        <w:rPr>
          <w:lang w:eastAsia="es-ES"/>
        </w:rPr>
        <w:t>,</w:t>
      </w:r>
      <w:r w:rsidR="00D2002A">
        <w:rPr>
          <w:lang w:eastAsia="es-ES"/>
        </w:rPr>
        <w:t xml:space="preserve"> 161,4 </w:t>
      </w:r>
      <w:r w:rsidR="00D2002A">
        <w:rPr>
          <w:rFonts w:cs="Times New Roman"/>
        </w:rPr>
        <w:t>± 4,2 Kg/m</w:t>
      </w:r>
      <w:r w:rsidR="00D2002A">
        <w:rPr>
          <w:rFonts w:cs="Times New Roman"/>
          <w:vertAlign w:val="superscript"/>
        </w:rPr>
        <w:t>3</w:t>
      </w:r>
      <w:r w:rsidR="00D2002A">
        <w:rPr>
          <w:rFonts w:cs="Times New Roman"/>
        </w:rPr>
        <w:t xml:space="preserve"> y 193,3 ± 10,1 Kg/m</w:t>
      </w:r>
      <w:r w:rsidR="00D2002A">
        <w:rPr>
          <w:rFonts w:cs="Times New Roman"/>
          <w:vertAlign w:val="superscript"/>
        </w:rPr>
        <w:t>3</w:t>
      </w:r>
      <w:r w:rsidR="00D2002A">
        <w:rPr>
          <w:rFonts w:cs="Times New Roman"/>
        </w:rPr>
        <w:t xml:space="preserve"> para las hojas depositadas, tras golpear la probeta y compactadas manualmente, respectivamente.</w:t>
      </w:r>
    </w:p>
    <w:p w14:paraId="5BEBD015" w14:textId="77777777" w:rsidR="006531C0" w:rsidRDefault="006531C0" w:rsidP="49FB8D04"/>
    <w:p w14:paraId="5BEBD016" w14:textId="77777777" w:rsidR="00D2002A" w:rsidRDefault="006531C0" w:rsidP="00D2002A">
      <w:pPr>
        <w:keepNext/>
        <w:jc w:val="center"/>
      </w:pPr>
      <w:r w:rsidRPr="006531C0">
        <w:rPr>
          <w:noProof/>
          <w:lang w:eastAsia="es-ES"/>
        </w:rPr>
        <w:drawing>
          <wp:inline distT="0" distB="0" distL="0" distR="0" wp14:anchorId="5BEBD177" wp14:editId="5BEBD178">
            <wp:extent cx="1371523" cy="3211372"/>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srcRect/>
                    <a:stretch/>
                  </pic:blipFill>
                  <pic:spPr bwMode="auto">
                    <a:xfrm>
                      <a:off x="0" y="0"/>
                      <a:ext cx="1380708" cy="3232878"/>
                    </a:xfrm>
                    <a:prstGeom prst="rect">
                      <a:avLst/>
                    </a:prstGeom>
                    <a:ln>
                      <a:noFill/>
                    </a:ln>
                    <a:extLst>
                      <a:ext uri="{53640926-AAD7-44D8-BBD7-CCE9431645EC}">
                        <a14:shadowObscured xmlns:a14="http://schemas.microsoft.com/office/drawing/2010/main"/>
                      </a:ext>
                    </a:extLst>
                  </pic:spPr>
                </pic:pic>
              </a:graphicData>
            </a:graphic>
          </wp:inline>
        </w:drawing>
      </w:r>
    </w:p>
    <w:p w14:paraId="5BEBD017" w14:textId="77777777" w:rsidR="006531C0" w:rsidRDefault="00D2002A" w:rsidP="00D2002A">
      <w:pPr>
        <w:pStyle w:val="Caption"/>
        <w:jc w:val="center"/>
        <w:rPr>
          <w:lang w:eastAsia="es-ES"/>
        </w:rPr>
      </w:pPr>
      <w:r>
        <w:t xml:space="preserve">Figura </w:t>
      </w:r>
      <w:r w:rsidR="00B00782">
        <w:fldChar w:fldCharType="begin"/>
      </w:r>
      <w:r>
        <w:instrText xml:space="preserve"> SEQ Figura \* ARABIC </w:instrText>
      </w:r>
      <w:r w:rsidR="00B00782">
        <w:fldChar w:fldCharType="separate"/>
      </w:r>
      <w:r w:rsidR="00ED0EF7">
        <w:rPr>
          <w:noProof/>
        </w:rPr>
        <w:t>6</w:t>
      </w:r>
      <w:r w:rsidR="00B00782">
        <w:fldChar w:fldCharType="end"/>
      </w:r>
      <w:r>
        <w:t xml:space="preserve"> Determinación de densidad aparente</w:t>
      </w:r>
    </w:p>
    <w:p w14:paraId="5BEBD018" w14:textId="77777777" w:rsidR="00237C63" w:rsidRPr="00A424EC" w:rsidRDefault="00237C63" w:rsidP="49FB8D04">
      <w:pPr>
        <w:rPr>
          <w:lang w:eastAsia="es-ES"/>
        </w:rPr>
      </w:pPr>
    </w:p>
    <w:p w14:paraId="5BEBD019" w14:textId="77777777" w:rsidR="49FB8D04" w:rsidRDefault="49FB8D04" w:rsidP="49FB8D04">
      <w:pPr>
        <w:pStyle w:val="Heading2"/>
      </w:pPr>
      <w:r>
        <w:t xml:space="preserve">Contenido de </w:t>
      </w:r>
      <w:del w:id="283" w:author="NN" w:date="2019-02-12T20:13:00Z">
        <w:r w:rsidDel="00E8510B">
          <w:delText>Á</w:delText>
        </w:r>
      </w:del>
      <w:ins w:id="284" w:author="NN" w:date="2019-02-12T20:13:00Z">
        <w:r w:rsidR="00E8510B">
          <w:t>á</w:t>
        </w:r>
      </w:ins>
      <w:r>
        <w:t xml:space="preserve">cido </w:t>
      </w:r>
      <w:ins w:id="285" w:author="NN" w:date="2019-02-12T20:13:00Z">
        <w:r w:rsidR="00E8510B">
          <w:t>c</w:t>
        </w:r>
      </w:ins>
      <w:del w:id="286" w:author="NN" w:date="2019-02-12T20:13:00Z">
        <w:r w:rsidDel="00E8510B">
          <w:delText>C</w:delText>
        </w:r>
      </w:del>
      <w:r>
        <w:t>arnósico</w:t>
      </w:r>
    </w:p>
    <w:p w14:paraId="5BEBD01A" w14:textId="77777777" w:rsidR="49FB8D04" w:rsidRDefault="49FB8D04" w:rsidP="49FB8D04">
      <w:pPr>
        <w:rPr>
          <w:rFonts w:eastAsia="Times New Roman" w:cs="Times New Roman"/>
        </w:rPr>
      </w:pPr>
      <w:r w:rsidRPr="49FB8D04">
        <w:rPr>
          <w:rFonts w:eastAsia="Times New Roman" w:cs="Times New Roman"/>
        </w:rPr>
        <w:t>Las muestras de hojas secas de romero fueron molidas a polvo utilizando una picadora de alimentos marca Moulinex</w:t>
      </w:r>
      <w:r w:rsidRPr="49FB8D04">
        <w:rPr>
          <w:rFonts w:eastAsia="Times New Roman" w:cs="Times New Roman"/>
          <w:vertAlign w:val="superscript"/>
        </w:rPr>
        <w:t>®</w:t>
      </w:r>
      <w:r w:rsidRPr="49FB8D04">
        <w:rPr>
          <w:rFonts w:eastAsia="Times New Roman" w:cs="Times New Roman"/>
        </w:rPr>
        <w:t xml:space="preserve">, posteriormente se pesaron 100 mg del polvo a los cuales se les realizó una extracción asistida por ultrasonido utilizando un equipo Cole-Parmer® Ultrasonic Cleaner Model 08892-06; como solvente de extracción se usaron 100 mL de una mezcla </w:t>
      </w:r>
      <w:ins w:id="287" w:author="NN" w:date="2019-02-12T20:13:00Z">
        <w:r w:rsidR="00E8510B">
          <w:rPr>
            <w:rFonts w:eastAsia="Times New Roman" w:cs="Times New Roman"/>
          </w:rPr>
          <w:t>e</w:t>
        </w:r>
      </w:ins>
      <w:del w:id="288" w:author="NN" w:date="2019-02-12T20:13:00Z">
        <w:r w:rsidRPr="49FB8D04" w:rsidDel="00E8510B">
          <w:rPr>
            <w:rFonts w:eastAsia="Times New Roman" w:cs="Times New Roman"/>
          </w:rPr>
          <w:delText>E</w:delText>
        </w:r>
      </w:del>
      <w:r w:rsidRPr="49FB8D04">
        <w:rPr>
          <w:rFonts w:eastAsia="Times New Roman" w:cs="Times New Roman"/>
        </w:rPr>
        <w:t>tanol/</w:t>
      </w:r>
      <w:ins w:id="289" w:author="NN" w:date="2019-02-12T20:13:00Z">
        <w:r w:rsidR="00E8510B">
          <w:rPr>
            <w:rFonts w:eastAsia="Times New Roman" w:cs="Times New Roman"/>
          </w:rPr>
          <w:t>e</w:t>
        </w:r>
      </w:ins>
      <w:del w:id="290" w:author="NN" w:date="2019-02-12T20:13:00Z">
        <w:r w:rsidRPr="49FB8D04" w:rsidDel="00E8510B">
          <w:rPr>
            <w:rFonts w:eastAsia="Times New Roman" w:cs="Times New Roman"/>
          </w:rPr>
          <w:delText>M</w:delText>
        </w:r>
      </w:del>
      <w:r w:rsidRPr="49FB8D04">
        <w:rPr>
          <w:rFonts w:eastAsia="Times New Roman" w:cs="Times New Roman"/>
        </w:rPr>
        <w:t>etanol/iso-propanol 90/5/5 y el proceso de extracción fue de una hora y media.</w:t>
      </w:r>
    </w:p>
    <w:p w14:paraId="5BEBD01B" w14:textId="77777777" w:rsidR="49FB8D04" w:rsidRDefault="49FB8D04" w:rsidP="49FB8D04">
      <w:r w:rsidRPr="49FB8D04">
        <w:rPr>
          <w:rFonts w:eastAsia="Times New Roman" w:cs="Times New Roman"/>
        </w:rPr>
        <w:t xml:space="preserve">El contenido de </w:t>
      </w:r>
      <w:del w:id="291" w:author="NN" w:date="2019-02-12T20:13:00Z">
        <w:r w:rsidRPr="49FB8D04" w:rsidDel="00E8510B">
          <w:rPr>
            <w:rFonts w:eastAsia="Times New Roman" w:cs="Times New Roman"/>
          </w:rPr>
          <w:delText>Á</w:delText>
        </w:r>
      </w:del>
      <w:ins w:id="292" w:author="NN" w:date="2019-02-12T20:13:00Z">
        <w:r w:rsidR="00E8510B">
          <w:rPr>
            <w:rFonts w:eastAsia="Times New Roman" w:cs="Times New Roman"/>
          </w:rPr>
          <w:t>á</w:t>
        </w:r>
      </w:ins>
      <w:r w:rsidRPr="49FB8D04">
        <w:rPr>
          <w:rFonts w:eastAsia="Times New Roman" w:cs="Times New Roman"/>
        </w:rPr>
        <w:t xml:space="preserve">cido </w:t>
      </w:r>
      <w:ins w:id="293" w:author="NN" w:date="2019-02-12T20:13:00Z">
        <w:r w:rsidR="00E8510B">
          <w:rPr>
            <w:rFonts w:eastAsia="Times New Roman" w:cs="Times New Roman"/>
          </w:rPr>
          <w:t>c</w:t>
        </w:r>
      </w:ins>
      <w:del w:id="294" w:author="NN" w:date="2019-02-12T20:13:00Z">
        <w:r w:rsidRPr="49FB8D04" w:rsidDel="00E8510B">
          <w:rPr>
            <w:rFonts w:eastAsia="Times New Roman" w:cs="Times New Roman"/>
          </w:rPr>
          <w:delText>C</w:delText>
        </w:r>
      </w:del>
      <w:r w:rsidRPr="49FB8D04">
        <w:rPr>
          <w:rFonts w:eastAsia="Times New Roman" w:cs="Times New Roman"/>
        </w:rPr>
        <w:t>arnósico fue determinado mediante cromatografía líquida de alta performance (HPLC), en un equipo SHIMADZU</w:t>
      </w:r>
      <w:r w:rsidR="004A0957">
        <w:rPr>
          <w:rFonts w:eastAsia="Times New Roman" w:cs="Times New Roman"/>
          <w:vertAlign w:val="superscript"/>
        </w:rPr>
        <w:t>®</w:t>
      </w:r>
      <w:r w:rsidRPr="49FB8D04">
        <w:rPr>
          <w:rFonts w:eastAsia="Times New Roman" w:cs="Times New Roman"/>
        </w:rPr>
        <w:t xml:space="preserve"> con dos bombas LC-10AS, detector UV-Visible SPD-10AV operando a 230 nm y controlador bus a computadora CBM-20A con una columna Agilent ZORBAX Eclipse XDB-C18 </w:t>
      </w:r>
      <w:r w:rsidR="004A0957">
        <w:rPr>
          <w:rFonts w:eastAsia="Times New Roman" w:cs="Times New Roman"/>
        </w:rPr>
        <w:t>(</w:t>
      </w:r>
      <w:r w:rsidRPr="49FB8D04">
        <w:rPr>
          <w:rFonts w:eastAsia="Times New Roman" w:cs="Times New Roman"/>
        </w:rPr>
        <w:t>4,6 x 250 mm</w:t>
      </w:r>
      <w:r w:rsidR="004A0957">
        <w:rPr>
          <w:rFonts w:eastAsia="Times New Roman" w:cs="Times New Roman"/>
        </w:rPr>
        <w:t>,</w:t>
      </w:r>
      <w:r w:rsidRPr="49FB8D04">
        <w:rPr>
          <w:rFonts w:eastAsia="Times New Roman" w:cs="Times New Roman"/>
        </w:rPr>
        <w:t xml:space="preserve"> 5µm</w:t>
      </w:r>
      <w:r w:rsidR="004A0957">
        <w:rPr>
          <w:rFonts w:eastAsia="Times New Roman" w:cs="Times New Roman"/>
        </w:rPr>
        <w:t>)</w:t>
      </w:r>
      <w:r w:rsidRPr="49FB8D04">
        <w:rPr>
          <w:rFonts w:eastAsia="Times New Roman" w:cs="Times New Roman"/>
        </w:rPr>
        <w:t>, las inyecciones fueron de 20 µL y la fase móvil fue una mezcla de acetonitrilo y agua en una relación 7:3 respectivamente más 1,2 mL de H</w:t>
      </w:r>
      <w:r w:rsidRPr="49FB8D04">
        <w:rPr>
          <w:rFonts w:eastAsia="Times New Roman" w:cs="Times New Roman"/>
          <w:vertAlign w:val="subscript"/>
        </w:rPr>
        <w:t>3</w:t>
      </w:r>
      <w:r w:rsidRPr="49FB8D04">
        <w:rPr>
          <w:rFonts w:eastAsia="Times New Roman" w:cs="Times New Roman"/>
        </w:rPr>
        <w:t>PO</w:t>
      </w:r>
      <w:r w:rsidRPr="49FB8D04">
        <w:rPr>
          <w:rFonts w:eastAsia="Times New Roman" w:cs="Times New Roman"/>
          <w:vertAlign w:val="subscript"/>
        </w:rPr>
        <w:t>4</w:t>
      </w:r>
      <w:r w:rsidRPr="49FB8D04">
        <w:rPr>
          <w:rFonts w:eastAsia="Times New Roman" w:cs="Times New Roman"/>
        </w:rPr>
        <w:t xml:space="preserve"> por litro de solución a un flujo de 0,8 mL/min de manera isocrática durante 20 minutos.</w:t>
      </w:r>
      <w:r w:rsidR="004A0957">
        <w:rPr>
          <w:rFonts w:eastAsia="Times New Roman" w:cs="Times New Roman"/>
        </w:rPr>
        <w:t xml:space="preserve"> El ensayo fue realizado por triplicado.</w:t>
      </w:r>
    </w:p>
    <w:p w14:paraId="5BEBD01C" w14:textId="77777777" w:rsidR="004A0957" w:rsidRDefault="004A0957" w:rsidP="49FB8D04">
      <w:pPr>
        <w:sectPr w:rsidR="004A0957" w:rsidSect="00080D9E">
          <w:pgSz w:w="11907" w:h="16840" w:code="9"/>
          <w:pgMar w:top="1134" w:right="1134" w:bottom="1134" w:left="1701" w:header="709" w:footer="709" w:gutter="0"/>
          <w:pgNumType w:start="1"/>
          <w:cols w:space="708"/>
          <w:docGrid w:linePitch="360"/>
        </w:sectPr>
      </w:pPr>
    </w:p>
    <w:p w14:paraId="5BEBD01D" w14:textId="77777777" w:rsidR="004A0957" w:rsidRDefault="004A0957" w:rsidP="004A0957">
      <w:pPr>
        <w:keepNext/>
        <w:ind w:right="-638" w:firstLine="0"/>
        <w:jc w:val="center"/>
      </w:pPr>
      <w:r w:rsidRPr="004A0957">
        <w:rPr>
          <w:noProof/>
          <w:lang w:eastAsia="es-ES"/>
        </w:rPr>
        <w:lastRenderedPageBreak/>
        <w:drawing>
          <wp:inline distT="0" distB="0" distL="0" distR="0" wp14:anchorId="5BEBD179" wp14:editId="5BEBD17A">
            <wp:extent cx="292417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srcRect/>
                    <a:stretch/>
                  </pic:blipFill>
                  <pic:spPr bwMode="auto">
                    <a:xfrm>
                      <a:off x="0" y="0"/>
                      <a:ext cx="2924175" cy="2924175"/>
                    </a:xfrm>
                    <a:prstGeom prst="rect">
                      <a:avLst/>
                    </a:prstGeom>
                    <a:ln>
                      <a:noFill/>
                    </a:ln>
                    <a:extLst>
                      <a:ext uri="{53640926-AAD7-44D8-BBD7-CCE9431645EC}">
                        <a14:shadowObscured xmlns:a14="http://schemas.microsoft.com/office/drawing/2010/main"/>
                      </a:ext>
                    </a:extLst>
                  </pic:spPr>
                </pic:pic>
              </a:graphicData>
            </a:graphic>
          </wp:inline>
        </w:drawing>
      </w:r>
    </w:p>
    <w:p w14:paraId="5BEBD01E" w14:textId="77777777" w:rsidR="004A0957" w:rsidRDefault="004A0957" w:rsidP="004A0957">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7</w:t>
      </w:r>
      <w:r w:rsidR="00B00782">
        <w:fldChar w:fldCharType="end"/>
      </w:r>
      <w:r>
        <w:t xml:space="preserve"> Soluciones tras la extracción de ácido carnósico</w:t>
      </w:r>
    </w:p>
    <w:p w14:paraId="5BEBD01F" w14:textId="77777777" w:rsidR="004A0957" w:rsidRDefault="004A0957" w:rsidP="004A0957">
      <w:pPr>
        <w:keepNext/>
        <w:ind w:left="426" w:firstLine="0"/>
      </w:pPr>
      <w:r>
        <w:rPr>
          <w:noProof/>
          <w:lang w:eastAsia="es-ES"/>
        </w:rPr>
        <w:drawing>
          <wp:inline distT="0" distB="0" distL="0" distR="0" wp14:anchorId="5BEBD17B" wp14:editId="5BEBD17C">
            <wp:extent cx="1640205" cy="2914519"/>
            <wp:effectExtent l="0" t="0" r="0" b="635"/>
            <wp:docPr id="1145643994" name="Imagen 114564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val="0"/>
                        </a:ext>
                      </a:extLst>
                    </a:blip>
                    <a:stretch>
                      <a:fillRect/>
                    </a:stretch>
                  </pic:blipFill>
                  <pic:spPr>
                    <a:xfrm>
                      <a:off x="0" y="0"/>
                      <a:ext cx="1640205" cy="2914519"/>
                    </a:xfrm>
                    <a:prstGeom prst="rect">
                      <a:avLst/>
                    </a:prstGeom>
                  </pic:spPr>
                </pic:pic>
              </a:graphicData>
            </a:graphic>
          </wp:inline>
        </w:drawing>
      </w:r>
    </w:p>
    <w:p w14:paraId="5BEBD020" w14:textId="77777777" w:rsidR="004A0957" w:rsidRDefault="004A0957" w:rsidP="004A0957">
      <w:pPr>
        <w:pStyle w:val="Caption"/>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8</w:t>
      </w:r>
      <w:r w:rsidR="00B00782">
        <w:fldChar w:fldCharType="end"/>
      </w:r>
      <w:r>
        <w:t xml:space="preserve"> Equipo HPLC Shimadzu</w:t>
      </w:r>
    </w:p>
    <w:p w14:paraId="5BEBD021" w14:textId="77777777" w:rsidR="004A0957" w:rsidRDefault="004A0957" w:rsidP="49FB8D04">
      <w:pPr>
        <w:sectPr w:rsidR="004A0957" w:rsidSect="00C14C02">
          <w:type w:val="continuous"/>
          <w:pgSz w:w="11907" w:h="16840" w:code="9"/>
          <w:pgMar w:top="1134" w:right="1134" w:bottom="1134" w:left="1701" w:header="709" w:footer="709" w:gutter="0"/>
          <w:cols w:num="2" w:space="282"/>
          <w:docGrid w:linePitch="360"/>
        </w:sectPr>
      </w:pPr>
    </w:p>
    <w:p w14:paraId="5BEBD022" w14:textId="77777777" w:rsidR="000F39FB" w:rsidRDefault="000F39FB" w:rsidP="49FB8D04"/>
    <w:p w14:paraId="5BEBD023" w14:textId="77777777" w:rsidR="49FB8D04" w:rsidRDefault="49FB8D04" w:rsidP="49FB8D04">
      <w:pPr>
        <w:rPr>
          <w:rFonts w:eastAsia="Times New Roman" w:cs="Times New Roman"/>
        </w:rPr>
      </w:pPr>
      <w:r w:rsidRPr="49FB8D04">
        <w:rPr>
          <w:rFonts w:eastAsia="Times New Roman" w:cs="Times New Roman"/>
        </w:rPr>
        <w:t>Para cuantificar el ácido carnósico extraído se realizó una curva de calibración con soluciones de concentración conocida preparadas a partir de un estándar comercial Extrasynthese</w:t>
      </w:r>
      <w:r w:rsidRPr="49FB8D04">
        <w:rPr>
          <w:rFonts w:eastAsia="Times New Roman" w:cs="Times New Roman"/>
          <w:vertAlign w:val="superscript"/>
        </w:rPr>
        <w:t>®</w:t>
      </w:r>
      <w:r w:rsidRPr="49FB8D04">
        <w:rPr>
          <w:rFonts w:eastAsia="Times New Roman" w:cs="Times New Roman"/>
        </w:rPr>
        <w:t xml:space="preserve"> de ácido carnósico con pureza &gt; 90%. </w:t>
      </w:r>
      <w:r w:rsidR="00237C63">
        <w:rPr>
          <w:rFonts w:eastAsia="Times New Roman" w:cs="Times New Roman"/>
        </w:rPr>
        <w:t>Se obtuvo una relación lineal</w:t>
      </w:r>
      <w:ins w:id="295" w:author="NN" w:date="2019-02-12T20:31:00Z">
        <w:r w:rsidR="001139A2">
          <w:rPr>
            <w:rFonts w:eastAsia="Times New Roman" w:cs="Times New Roman"/>
          </w:rPr>
          <w:t xml:space="preserve"> </w:t>
        </w:r>
      </w:ins>
      <w:r w:rsidR="00237C63">
        <w:rPr>
          <w:rFonts w:eastAsia="Times New Roman" w:cs="Times New Roman"/>
        </w:rPr>
        <w:t xml:space="preserve"> entre el área medida de cada solución de estándar con respecto a su concentración con un R</w:t>
      </w:r>
      <w:r w:rsidR="00237C63">
        <w:rPr>
          <w:rFonts w:eastAsia="Times New Roman" w:cs="Times New Roman"/>
          <w:vertAlign w:val="superscript"/>
        </w:rPr>
        <w:t>2</w:t>
      </w:r>
      <w:r w:rsidR="00237C63">
        <w:rPr>
          <w:rFonts w:eastAsia="Times New Roman" w:cs="Times New Roman"/>
        </w:rPr>
        <w:t xml:space="preserve"> aceptable.</w:t>
      </w:r>
    </w:p>
    <w:p w14:paraId="5BEBD024" w14:textId="77777777" w:rsidR="00237C63" w:rsidRDefault="00237C63" w:rsidP="00237C63">
      <w:pPr>
        <w:keepNext/>
        <w:jc w:val="center"/>
      </w:pPr>
      <w:r>
        <w:rPr>
          <w:noProof/>
          <w:lang w:eastAsia="es-ES"/>
        </w:rPr>
        <w:drawing>
          <wp:inline distT="0" distB="0" distL="0" distR="0" wp14:anchorId="5BEBD17D" wp14:editId="5BEBD17E">
            <wp:extent cx="3157268" cy="2881223"/>
            <wp:effectExtent l="0" t="0" r="5080" b="14605"/>
            <wp:docPr id="1" name="Gráfico 1">
              <a:extLst xmlns:a="http://schemas.openxmlformats.org/drawingml/2006/main">
                <a:ext uri="{FF2B5EF4-FFF2-40B4-BE49-F238E27FC236}">
                  <a16:creationId xmlns:a16="http://schemas.microsoft.com/office/drawing/2014/main" id="{7EFCB7A5-0A5B-4C80-982F-4F21AA346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BEBD025" w14:textId="77777777" w:rsidR="00237C63" w:rsidRDefault="00237C63" w:rsidP="00237C63">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9</w:t>
      </w:r>
      <w:r w:rsidR="00B00782">
        <w:fldChar w:fldCharType="end"/>
      </w:r>
      <w:r>
        <w:t xml:space="preserve"> Curva de calibración de soluciones de estándar</w:t>
      </w:r>
    </w:p>
    <w:p w14:paraId="5BEBD026" w14:textId="77777777" w:rsidR="00237C63" w:rsidRPr="00237C63" w:rsidRDefault="00237C63" w:rsidP="00237C63">
      <w:pPr>
        <w:rPr>
          <w:rFonts w:eastAsia="Times New Roman" w:cs="Times New Roman"/>
        </w:rPr>
      </w:pPr>
    </w:p>
    <w:p w14:paraId="5BEBD027" w14:textId="77777777" w:rsidR="00237C63" w:rsidRPr="00237C63" w:rsidRDefault="004A0957" w:rsidP="00237C63">
      <w:pPr>
        <w:rPr>
          <w:rFonts w:eastAsia="Times New Roman" w:cs="Times New Roman"/>
        </w:rPr>
      </w:pPr>
      <w:r>
        <w:rPr>
          <w:rFonts w:eastAsia="Times New Roman" w:cs="Times New Roman"/>
        </w:rPr>
        <w:t xml:space="preserve">El valor de contenido de ácido carnósico fue de </w:t>
      </w:r>
      <w:r w:rsidR="004B1A1E">
        <w:rPr>
          <w:rFonts w:eastAsia="Times New Roman" w:cs="Times New Roman"/>
        </w:rPr>
        <w:t xml:space="preserve">6,06 ± 0,04 % en base húmeda. </w:t>
      </w:r>
    </w:p>
    <w:p w14:paraId="5BEBD028" w14:textId="77777777" w:rsidR="00237C63" w:rsidRDefault="00237C63" w:rsidP="00237C63">
      <w:pPr>
        <w:rPr>
          <w:rFonts w:eastAsia="Times New Roman" w:cs="Times New Roman"/>
        </w:rPr>
      </w:pPr>
    </w:p>
    <w:p w14:paraId="5BEBD029" w14:textId="77777777" w:rsidR="00237C63" w:rsidRPr="00237C63" w:rsidRDefault="00984F87" w:rsidP="004A0957">
      <w:pPr>
        <w:pStyle w:val="Heading2"/>
        <w:rPr>
          <w:rFonts w:eastAsia="Times New Roman" w:cs="Times New Roman"/>
        </w:rPr>
      </w:pPr>
      <w:r>
        <w:lastRenderedPageBreak/>
        <w:t>Distribución de tamaños de partícula</w:t>
      </w:r>
    </w:p>
    <w:p w14:paraId="5BEBD02A" w14:textId="77777777" w:rsidR="00984F87" w:rsidRPr="00FD172D" w:rsidRDefault="59ACAEAB" w:rsidP="00984F87">
      <w:r>
        <w:t xml:space="preserve">Debido a que las hojas de romero presentan una forma irregular se optó por realizar un análisis </w:t>
      </w:r>
      <w:r w:rsidRPr="00FD172D">
        <w:t>mediante la utilización de un software de procesamiento de imágenes el cual, a partir de una fotografía, ajusta los elementos a una forma elíptica, describiendo valores de longitud de los ejes de la misma.</w:t>
      </w:r>
    </w:p>
    <w:p w14:paraId="5BEBD02B" w14:textId="77777777" w:rsidR="59ACAEAB" w:rsidRPr="00FD172D" w:rsidRDefault="59ACAEAB" w:rsidP="59ACAEAB">
      <w:pPr>
        <w:rPr>
          <w:rFonts w:eastAsia="Times New Roman" w:cs="Times New Roman"/>
        </w:rPr>
      </w:pPr>
      <w:r w:rsidRPr="00FD172D">
        <w:t>Se utilizó el software ImageJ debido a que es un software de dominio público y de versátil uso, este c</w:t>
      </w:r>
      <w:r w:rsidRPr="00FD172D">
        <w:rPr>
          <w:rFonts w:eastAsia="Times New Roman" w:cs="Times New Roman"/>
        </w:rPr>
        <w:t xml:space="preserve">alcula con gran facilidad valores de distancias en píxeles, así como áreas específicas y ángulos, previa detección de contornos. Además, </w:t>
      </w:r>
      <w:del w:id="296" w:author="NN" w:date="2019-02-12T20:36:00Z">
        <w:r w:rsidRPr="00FD172D" w:rsidDel="001139A2">
          <w:rPr>
            <w:rFonts w:eastAsia="Times New Roman" w:cs="Times New Roman"/>
          </w:rPr>
          <w:delText xml:space="preserve">de </w:delText>
        </w:r>
      </w:del>
      <w:ins w:id="297" w:author="NN" w:date="2019-02-12T20:36:00Z">
        <w:r w:rsidR="001139A2">
          <w:rPr>
            <w:rFonts w:eastAsia="Times New Roman" w:cs="Times New Roman"/>
          </w:rPr>
          <w:t>si se</w:t>
        </w:r>
        <w:r w:rsidR="001139A2" w:rsidRPr="00FD172D">
          <w:rPr>
            <w:rFonts w:eastAsia="Times New Roman" w:cs="Times New Roman"/>
          </w:rPr>
          <w:t xml:space="preserve"> </w:t>
        </w:r>
      </w:ins>
      <w:r w:rsidRPr="00FD172D">
        <w:rPr>
          <w:rFonts w:eastAsia="Times New Roman" w:cs="Times New Roman"/>
        </w:rPr>
        <w:t>t</w:t>
      </w:r>
      <w:ins w:id="298" w:author="NN" w:date="2019-02-12T20:36:00Z">
        <w:r w:rsidR="001139A2">
          <w:rPr>
            <w:rFonts w:eastAsia="Times New Roman" w:cs="Times New Roman"/>
          </w:rPr>
          <w:t>i</w:t>
        </w:r>
      </w:ins>
      <w:r w:rsidRPr="00FD172D">
        <w:rPr>
          <w:rFonts w:eastAsia="Times New Roman" w:cs="Times New Roman"/>
        </w:rPr>
        <w:t>ene</w:t>
      </w:r>
      <w:del w:id="299" w:author="NN" w:date="2019-02-12T20:36:00Z">
        <w:r w:rsidRPr="00FD172D" w:rsidDel="001139A2">
          <w:rPr>
            <w:rFonts w:eastAsia="Times New Roman" w:cs="Times New Roman"/>
          </w:rPr>
          <w:delText>r</w:delText>
        </w:r>
      </w:del>
      <w:r w:rsidRPr="00FD172D">
        <w:rPr>
          <w:rFonts w:eastAsia="Times New Roman" w:cs="Times New Roman"/>
        </w:rPr>
        <w:t xml:space="preserve"> una referencia en la imagen se puede convertir la escala en píxeles a escala en unidades de longitud.</w:t>
      </w:r>
    </w:p>
    <w:p w14:paraId="5BEBD02C" w14:textId="77777777" w:rsidR="59ACAEAB" w:rsidRPr="00FD172D" w:rsidRDefault="59ACAEAB" w:rsidP="59ACAEAB">
      <w:pPr>
        <w:rPr>
          <w:rFonts w:eastAsia="Times New Roman" w:cs="Times New Roman"/>
        </w:rPr>
      </w:pPr>
      <w:r w:rsidRPr="00FD172D">
        <w:rPr>
          <w:rFonts w:eastAsia="Times New Roman" w:cs="Times New Roman"/>
        </w:rPr>
        <w:t xml:space="preserve">Se tomó una muestra de la materia prima mediante cuarteo hasta llegar a un volumen posible de medir, posteriormente se tomaron fotografías en fondo blanco utilizando una cámara en un ángulo de 90° con respecto a la superficie a fotografiar, sostenida por un soporte. </w:t>
      </w:r>
    </w:p>
    <w:p w14:paraId="5BEBD02D" w14:textId="77777777" w:rsidR="59ACAEAB" w:rsidRPr="00FD172D" w:rsidRDefault="59ACAEAB" w:rsidP="59ACAEAB">
      <w:pPr>
        <w:rPr>
          <w:rFonts w:eastAsia="Times New Roman" w:cs="Times New Roman"/>
        </w:rPr>
      </w:pPr>
      <w:r w:rsidRPr="00FD172D">
        <w:rPr>
          <w:rFonts w:eastAsia="Times New Roman" w:cs="Times New Roman"/>
        </w:rPr>
        <w:t>Las fotografías se procesaron utilizando el software mencionado, en primera medida se convierten en imágenes de 8-bits a blanco y negro (Fig. -X-), posteriormente se aplica un umbral en función de la intensidad del color</w:t>
      </w:r>
      <w:r w:rsidR="00FD172D" w:rsidRPr="00FD172D">
        <w:rPr>
          <w:rFonts w:eastAsia="Times New Roman" w:cs="Times New Roman"/>
        </w:rPr>
        <w:t xml:space="preserve"> (Fig -X-)</w:t>
      </w:r>
      <w:r w:rsidRPr="00FD172D">
        <w:rPr>
          <w:rFonts w:eastAsia="Times New Roman" w:cs="Times New Roman"/>
        </w:rPr>
        <w:t xml:space="preserve"> y finalmente se realiza la detección de contornos con inmediato reporte de los valores de longitud de los ejes de las elipses (Fig –X-).</w:t>
      </w:r>
    </w:p>
    <w:p w14:paraId="5BEBD02E" w14:textId="77777777" w:rsidR="00FD172D" w:rsidRDefault="00FD172D" w:rsidP="59ACAEAB">
      <w:pPr>
        <w:rPr>
          <w:rFonts w:eastAsia="Times New Roman" w:cs="Times New Roman"/>
          <w:noProof/>
          <w:color w:val="001133"/>
        </w:rPr>
        <w:sectPr w:rsidR="00FD172D" w:rsidSect="004A0957">
          <w:type w:val="continuous"/>
          <w:pgSz w:w="11907" w:h="16840" w:code="9"/>
          <w:pgMar w:top="1134" w:right="1134" w:bottom="1134" w:left="1701" w:header="709" w:footer="709" w:gutter="0"/>
          <w:pgNumType w:start="1"/>
          <w:cols w:space="708"/>
          <w:docGrid w:linePitch="360"/>
        </w:sectPr>
      </w:pPr>
    </w:p>
    <w:p w14:paraId="5BEBD02F" w14:textId="77777777" w:rsidR="00242506" w:rsidRDefault="00242506" w:rsidP="00242506">
      <w:pPr>
        <w:keepNext/>
        <w:jc w:val="center"/>
        <w:sectPr w:rsidR="00242506" w:rsidSect="00FD172D">
          <w:type w:val="continuous"/>
          <w:pgSz w:w="11907" w:h="16840" w:code="9"/>
          <w:pgMar w:top="1134" w:right="1134" w:bottom="1134" w:left="1701" w:header="709" w:footer="709" w:gutter="0"/>
          <w:pgNumType w:start="1"/>
          <w:cols w:num="2" w:space="708"/>
          <w:docGrid w:linePitch="360"/>
        </w:sectPr>
      </w:pPr>
    </w:p>
    <w:p w14:paraId="5BEBD030"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7F" wp14:editId="5BEBD180">
            <wp:extent cx="2139351" cy="16391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yN.bmp"/>
                    <pic:cNvPicPr/>
                  </pic:nvPicPr>
                  <pic:blipFill>
                    <a:blip r:embed="rId32" cstate="print">
                      <a:extLst>
                        <a:ext uri="{BEBA8EAE-BF5A-486C-A8C5-ECC9F3942E4B}">
                          <a14:imgProps xmlns:a14="http://schemas.microsoft.com/office/drawing/2010/main">
                            <a14:imgLayer r:embed="rId33">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0"/>
                      <a:ext cx="2171632" cy="1663912"/>
                    </a:xfrm>
                    <a:prstGeom prst="rect">
                      <a:avLst/>
                    </a:prstGeom>
                  </pic:spPr>
                </pic:pic>
              </a:graphicData>
            </a:graphic>
          </wp:inline>
        </w:drawing>
      </w:r>
    </w:p>
    <w:p w14:paraId="5BEBD031" w14:textId="77777777" w:rsidR="00FD172D" w:rsidRDefault="00FD172D" w:rsidP="00242506">
      <w:pPr>
        <w:pStyle w:val="Caption"/>
        <w:jc w:val="center"/>
        <w:rPr>
          <w:rFonts w:eastAsia="Times New Roman" w:cs="Times New Roman"/>
          <w:noProof/>
          <w:color w:val="001133"/>
        </w:rPr>
      </w:pPr>
      <w:r>
        <w:t xml:space="preserve">Figura </w:t>
      </w:r>
      <w:r w:rsidR="00B00782">
        <w:fldChar w:fldCharType="begin"/>
      </w:r>
      <w:r>
        <w:instrText xml:space="preserve"> SEQ Figura \* ARABIC </w:instrText>
      </w:r>
      <w:r w:rsidR="00B00782">
        <w:fldChar w:fldCharType="separate"/>
      </w:r>
      <w:r w:rsidR="00ED0EF7">
        <w:rPr>
          <w:noProof/>
        </w:rPr>
        <w:t>10</w:t>
      </w:r>
      <w:r w:rsidR="00B00782">
        <w:fldChar w:fldCharType="end"/>
      </w:r>
      <w:r>
        <w:t xml:space="preserve"> Imagen de 8 bits de hojas</w:t>
      </w:r>
    </w:p>
    <w:p w14:paraId="5BEBD032" w14:textId="77777777" w:rsidR="00FD172D" w:rsidRDefault="00FD172D" w:rsidP="00242506">
      <w:pPr>
        <w:keepNext/>
        <w:jc w:val="center"/>
      </w:pPr>
      <w:r>
        <w:rPr>
          <w:rFonts w:eastAsia="Times New Roman" w:cs="Times New Roman"/>
          <w:noProof/>
          <w:color w:val="001133"/>
          <w:lang w:eastAsia="es-ES"/>
        </w:rPr>
        <w:drawing>
          <wp:inline distT="0" distB="0" distL="0" distR="0" wp14:anchorId="5BEBD181" wp14:editId="5BEBD182">
            <wp:extent cx="2156604" cy="16444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1-17 (5).png"/>
                    <pic:cNvPicPr/>
                  </pic:nvPicPr>
                  <pic:blipFill rotWithShape="1">
                    <a:blip r:embed="rId34" cstate="email">
                      <a:extLst>
                        <a:ext uri="{28A0092B-C50C-407E-A947-70E740481C1C}">
                          <a14:useLocalDpi xmlns:a14="http://schemas.microsoft.com/office/drawing/2010/main" val="0"/>
                        </a:ext>
                      </a:extLst>
                    </a:blip>
                    <a:srcRect/>
                    <a:stretch/>
                  </pic:blipFill>
                  <pic:spPr bwMode="auto">
                    <a:xfrm>
                      <a:off x="0" y="0"/>
                      <a:ext cx="2189866" cy="1669773"/>
                    </a:xfrm>
                    <a:prstGeom prst="rect">
                      <a:avLst/>
                    </a:prstGeom>
                    <a:ln>
                      <a:noFill/>
                    </a:ln>
                    <a:extLst>
                      <a:ext uri="{53640926-AAD7-44D8-BBD7-CCE9431645EC}">
                        <a14:shadowObscured xmlns:a14="http://schemas.microsoft.com/office/drawing/2010/main"/>
                      </a:ext>
                    </a:extLst>
                  </pic:spPr>
                </pic:pic>
              </a:graphicData>
            </a:graphic>
          </wp:inline>
        </w:drawing>
      </w:r>
    </w:p>
    <w:p w14:paraId="5BEBD033" w14:textId="77777777" w:rsidR="0070437A" w:rsidRDefault="00FD172D" w:rsidP="00242506">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11</w:t>
      </w:r>
      <w:r w:rsidR="00B00782">
        <w:fldChar w:fldCharType="end"/>
      </w:r>
      <w:r>
        <w:t xml:space="preserve"> Imagen tras aplicar umbral</w:t>
      </w:r>
    </w:p>
    <w:p w14:paraId="5BEBD034" w14:textId="77777777" w:rsidR="00FD172D" w:rsidRDefault="00FD172D" w:rsidP="59ACAEAB">
      <w:pPr>
        <w:rPr>
          <w:rFonts w:eastAsia="Times New Roman" w:cs="Times New Roman"/>
          <w:noProof/>
          <w:color w:val="001133"/>
        </w:rPr>
        <w:sectPr w:rsidR="00FD172D" w:rsidSect="00242506">
          <w:type w:val="continuous"/>
          <w:pgSz w:w="11907" w:h="16840" w:code="9"/>
          <w:pgMar w:top="1134" w:right="1134" w:bottom="1134" w:left="1701" w:header="709" w:footer="709" w:gutter="0"/>
          <w:cols w:num="2" w:space="708"/>
          <w:docGrid w:linePitch="360"/>
        </w:sectPr>
      </w:pPr>
    </w:p>
    <w:p w14:paraId="5BEBD035" w14:textId="77777777" w:rsidR="00FD172D" w:rsidRDefault="00FD172D" w:rsidP="59ACAEAB">
      <w:pPr>
        <w:rPr>
          <w:rFonts w:eastAsia="Times New Roman" w:cs="Times New Roman"/>
          <w:noProof/>
          <w:color w:val="001133"/>
        </w:rPr>
      </w:pPr>
    </w:p>
    <w:p w14:paraId="5BEBD036" w14:textId="77777777" w:rsidR="00FD172D" w:rsidRDefault="00FD172D" w:rsidP="00FD172D">
      <w:pPr>
        <w:keepNext/>
        <w:jc w:val="center"/>
      </w:pPr>
      <w:r>
        <w:rPr>
          <w:rFonts w:eastAsia="Times New Roman" w:cs="Times New Roman"/>
          <w:noProof/>
          <w:color w:val="001133"/>
          <w:lang w:eastAsia="es-ES"/>
        </w:rPr>
        <w:drawing>
          <wp:inline distT="0" distB="0" distL="0" distR="0" wp14:anchorId="5BEBD183" wp14:editId="5BEBD184">
            <wp:extent cx="2640787" cy="204020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1-17 (7).png"/>
                    <pic:cNvPicPr/>
                  </pic:nvPicPr>
                  <pic:blipFill rotWithShape="1">
                    <a:blip r:embed="rId35" cstate="print">
                      <a:extLst>
                        <a:ext uri="{BEBA8EAE-BF5A-486C-A8C5-ECC9F3942E4B}">
                          <a14:imgProps xmlns:a14="http://schemas.microsoft.com/office/drawing/2010/main">
                            <a14:imgLayer r:embed="rId36">
                              <a14:imgEffect>
                                <a14:sharpenSoften amount="38000"/>
                              </a14:imgEffect>
                              <a14:imgEffect>
                                <a14:saturation sat="200000"/>
                              </a14:imgEffect>
                              <a14:imgEffect>
                                <a14:brightnessContrast bright="31000" contrast="36000"/>
                              </a14:imgEffect>
                            </a14:imgLayer>
                          </a14:imgProps>
                        </a:ext>
                        <a:ext uri="{28A0092B-C50C-407E-A947-70E740481C1C}">
                          <a14:useLocalDpi xmlns:a14="http://schemas.microsoft.com/office/drawing/2010/main" val="0"/>
                        </a:ext>
                      </a:extLst>
                    </a:blip>
                    <a:srcRect/>
                    <a:stretch/>
                  </pic:blipFill>
                  <pic:spPr bwMode="auto">
                    <a:xfrm>
                      <a:off x="0" y="0"/>
                      <a:ext cx="2669648" cy="2062504"/>
                    </a:xfrm>
                    <a:prstGeom prst="rect">
                      <a:avLst/>
                    </a:prstGeom>
                    <a:ln>
                      <a:noFill/>
                    </a:ln>
                    <a:extLst>
                      <a:ext uri="{53640926-AAD7-44D8-BBD7-CCE9431645EC}">
                        <a14:shadowObscured xmlns:a14="http://schemas.microsoft.com/office/drawing/2010/main"/>
                      </a:ext>
                    </a:extLst>
                  </pic:spPr>
                </pic:pic>
              </a:graphicData>
            </a:graphic>
          </wp:inline>
        </w:drawing>
      </w:r>
    </w:p>
    <w:p w14:paraId="5BEBD037" w14:textId="77777777" w:rsidR="00FD172D" w:rsidRDefault="00FD172D" w:rsidP="00FD172D">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12</w:t>
      </w:r>
      <w:r w:rsidR="00B00782">
        <w:fldChar w:fldCharType="end"/>
      </w:r>
      <w:r>
        <w:t xml:space="preserve"> Detección de contornos</w:t>
      </w:r>
    </w:p>
    <w:p w14:paraId="5BEBD038" w14:textId="77777777" w:rsidR="00967AC2" w:rsidRDefault="59ACAEAB" w:rsidP="00C217C8">
      <w:pPr>
        <w:rPr>
          <w:rFonts w:eastAsia="Times New Roman" w:cs="Times New Roman"/>
        </w:rPr>
      </w:pPr>
      <w:r w:rsidRPr="00FD172D">
        <w:rPr>
          <w:rFonts w:eastAsia="Times New Roman" w:cs="Times New Roman"/>
        </w:rPr>
        <w:lastRenderedPageBreak/>
        <w:t>Los valores obtenidos se analizaron utilizando el software InfoStat y presentaron factores de asimetría de –0,38 y -0,40 para el eje menor y mayor, respectivamente, por los que se consideró una distribución de Weibull sesgada a la izquierda en ambos</w:t>
      </w:r>
      <w:r w:rsidR="00047A0D">
        <w:rPr>
          <w:rFonts w:eastAsia="Times New Roman" w:cs="Times New Roman"/>
        </w:rPr>
        <w:t xml:space="preserve"> (Fig -X- y -X-)</w:t>
      </w:r>
      <w:r w:rsidRPr="00FD172D">
        <w:rPr>
          <w:rFonts w:eastAsia="Times New Roman" w:cs="Times New Roman"/>
        </w:rPr>
        <w:t>, esto puede ser explicado al hecho de que las hojas presentan una distribución normal de tamaños la cual se ve sesgada debido a roturas debido a las distintas manipulaciones desde su momento de recolección</w:t>
      </w:r>
      <w:r w:rsidR="00242506">
        <w:rPr>
          <w:rFonts w:eastAsia="Times New Roman" w:cs="Times New Roman"/>
        </w:rPr>
        <w:t>, aumentando la proporción de hojas de menor tamaño</w:t>
      </w:r>
      <w:r w:rsidRPr="00FD172D">
        <w:rPr>
          <w:rFonts w:eastAsia="Times New Roman" w:cs="Times New Roman"/>
        </w:rPr>
        <w:t>.</w:t>
      </w:r>
    </w:p>
    <w:p w14:paraId="5BEBD039" w14:textId="77777777" w:rsidR="00C217C8" w:rsidRDefault="00C217C8" w:rsidP="00C217C8">
      <w:pPr>
        <w:rPr>
          <w:rFonts w:eastAsia="Times New Roman" w:cs="Times New Roman"/>
        </w:rPr>
      </w:pPr>
      <w:r>
        <w:rPr>
          <w:rFonts w:eastAsia="Times New Roman" w:cs="Times New Roman"/>
        </w:rPr>
        <w:t>Los valores obtenidos fueron de 1,</w:t>
      </w:r>
      <w:r w:rsidR="00F630EE">
        <w:rPr>
          <w:rFonts w:eastAsia="Times New Roman" w:cs="Times New Roman"/>
        </w:rPr>
        <w:t>4</w:t>
      </w:r>
      <w:r w:rsidR="00913AF7">
        <w:rPr>
          <w:rFonts w:eastAsia="Times New Roman" w:cs="Times New Roman"/>
        </w:rPr>
        <w:t xml:space="preserve">± </w:t>
      </w:r>
      <w:r w:rsidR="00F630EE">
        <w:rPr>
          <w:rFonts w:eastAsia="Times New Roman" w:cs="Times New Roman"/>
        </w:rPr>
        <w:t xml:space="preserve">0,3 mm </w:t>
      </w:r>
      <w:r>
        <w:rPr>
          <w:rFonts w:eastAsia="Times New Roman" w:cs="Times New Roman"/>
        </w:rPr>
        <w:t xml:space="preserve">para el ancho y </w:t>
      </w:r>
      <w:r w:rsidR="00F630EE">
        <w:rPr>
          <w:rFonts w:eastAsia="Times New Roman" w:cs="Times New Roman"/>
        </w:rPr>
        <w:t xml:space="preserve">10,5 ± 3,4 mm </w:t>
      </w:r>
      <w:r>
        <w:rPr>
          <w:rFonts w:eastAsia="Times New Roman" w:cs="Times New Roman"/>
        </w:rPr>
        <w:t>para el largo</w:t>
      </w:r>
      <w:r w:rsidR="00F630EE">
        <w:rPr>
          <w:rFonts w:eastAsia="Times New Roman" w:cs="Times New Roman"/>
        </w:rPr>
        <w:t>.</w:t>
      </w:r>
    </w:p>
    <w:p w14:paraId="5BEBD03A" w14:textId="77777777" w:rsidR="00C217C8" w:rsidRDefault="00C217C8" w:rsidP="00C217C8">
      <w:pPr>
        <w:rPr>
          <w:rFonts w:eastAsia="Times New Roman" w:cs="Times New Roman"/>
        </w:rPr>
        <w:sectPr w:rsidR="00C217C8" w:rsidSect="004A0957">
          <w:type w:val="continuous"/>
          <w:pgSz w:w="11907" w:h="16840" w:code="9"/>
          <w:pgMar w:top="1134" w:right="1134" w:bottom="1134" w:left="1701" w:header="709" w:footer="709" w:gutter="0"/>
          <w:pgNumType w:start="1"/>
          <w:cols w:space="708"/>
          <w:docGrid w:linePitch="360"/>
        </w:sectPr>
      </w:pPr>
    </w:p>
    <w:p w14:paraId="5BEBD03B" w14:textId="77777777" w:rsidR="00967AC2" w:rsidRDefault="00FD172D" w:rsidP="00967AC2">
      <w:pPr>
        <w:keepNext/>
        <w:ind w:right="-71" w:firstLine="0"/>
        <w:jc w:val="center"/>
      </w:pPr>
      <w:r w:rsidRPr="00FD172D">
        <w:rPr>
          <w:noProof/>
          <w:lang w:eastAsia="es-ES"/>
        </w:rPr>
        <w:drawing>
          <wp:inline distT="0" distB="0" distL="0" distR="0" wp14:anchorId="5BEBD185" wp14:editId="5BEBD186">
            <wp:extent cx="2874873" cy="2737658"/>
            <wp:effectExtent l="0" t="0" r="190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2908712" cy="2769882"/>
                    </a:xfrm>
                    <a:prstGeom prst="rect">
                      <a:avLst/>
                    </a:prstGeom>
                  </pic:spPr>
                </pic:pic>
              </a:graphicData>
            </a:graphic>
          </wp:inline>
        </w:drawing>
      </w:r>
    </w:p>
    <w:p w14:paraId="5BEBD03C" w14:textId="77777777" w:rsidR="00FD172D" w:rsidRDefault="00967AC2" w:rsidP="00967AC2">
      <w:pPr>
        <w:pStyle w:val="Caption"/>
        <w:jc w:val="center"/>
        <w:rPr>
          <w:rFonts w:eastAsia="Times New Roman" w:cs="Times New Roman"/>
        </w:rPr>
      </w:pPr>
      <w:commentRangeStart w:id="300"/>
      <w:r>
        <w:t xml:space="preserve">Figura </w:t>
      </w:r>
      <w:r w:rsidR="00B00782">
        <w:fldChar w:fldCharType="begin"/>
      </w:r>
      <w:r>
        <w:instrText xml:space="preserve"> SEQ Figura \* ARABIC </w:instrText>
      </w:r>
      <w:r w:rsidR="00B00782">
        <w:fldChar w:fldCharType="separate"/>
      </w:r>
      <w:r w:rsidR="00ED0EF7">
        <w:rPr>
          <w:noProof/>
        </w:rPr>
        <w:t>13</w:t>
      </w:r>
      <w:r w:rsidR="00B00782">
        <w:fldChar w:fldCharType="end"/>
      </w:r>
      <w:r>
        <w:t xml:space="preserve"> Distribución de largo de hojas</w:t>
      </w:r>
      <w:commentRangeEnd w:id="300"/>
      <w:r w:rsidR="00EE223C">
        <w:rPr>
          <w:rStyle w:val="CommentReference"/>
          <w:i w:val="0"/>
          <w:iCs w:val="0"/>
          <w:color w:val="auto"/>
        </w:rPr>
        <w:commentReference w:id="300"/>
      </w:r>
    </w:p>
    <w:p w14:paraId="5BEBD03D" w14:textId="77777777" w:rsidR="00967AC2" w:rsidRDefault="00967AC2" w:rsidP="00967AC2">
      <w:pPr>
        <w:keepNext/>
        <w:ind w:firstLine="0"/>
        <w:jc w:val="center"/>
      </w:pPr>
      <w:r w:rsidRPr="00967AC2">
        <w:rPr>
          <w:noProof/>
          <w:lang w:eastAsia="es-ES"/>
        </w:rPr>
        <w:drawing>
          <wp:inline distT="0" distB="0" distL="0" distR="0" wp14:anchorId="5BEBD187" wp14:editId="5BEBD188">
            <wp:extent cx="2862859" cy="27505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2885213" cy="2771992"/>
                    </a:xfrm>
                    <a:prstGeom prst="rect">
                      <a:avLst/>
                    </a:prstGeom>
                  </pic:spPr>
                </pic:pic>
              </a:graphicData>
            </a:graphic>
          </wp:inline>
        </w:drawing>
      </w:r>
    </w:p>
    <w:p w14:paraId="5BEBD03E" w14:textId="77777777" w:rsidR="00967AC2" w:rsidRDefault="00967AC2" w:rsidP="00967AC2">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14</w:t>
      </w:r>
      <w:r w:rsidR="00B00782">
        <w:fldChar w:fldCharType="end"/>
      </w:r>
      <w:r>
        <w:t xml:space="preserve"> </w:t>
      </w:r>
      <w:ins w:id="301" w:author="NN" w:date="2019-02-12T20:37:00Z">
        <w:r w:rsidR="001139A2">
          <w:t>D</w:t>
        </w:r>
      </w:ins>
      <w:del w:id="302" w:author="NN" w:date="2019-02-12T20:37:00Z">
        <w:r w:rsidDel="001139A2">
          <w:delText>d</w:delText>
        </w:r>
      </w:del>
      <w:r>
        <w:t>istribución de ancho de hojas</w:t>
      </w:r>
    </w:p>
    <w:p w14:paraId="5BEBD03F" w14:textId="77777777" w:rsidR="00967AC2" w:rsidRDefault="00967AC2" w:rsidP="59ACAEAB">
      <w:pPr>
        <w:rPr>
          <w:rFonts w:eastAsia="Times New Roman" w:cs="Times New Roman"/>
        </w:rPr>
        <w:sectPr w:rsidR="00967AC2" w:rsidSect="00242506">
          <w:type w:val="continuous"/>
          <w:pgSz w:w="11907" w:h="16840" w:code="9"/>
          <w:pgMar w:top="1134" w:right="1134" w:bottom="1134" w:left="1701" w:header="709" w:footer="709" w:gutter="0"/>
          <w:cols w:num="2" w:space="282"/>
          <w:docGrid w:linePitch="360"/>
        </w:sectPr>
      </w:pPr>
    </w:p>
    <w:p w14:paraId="5BEBD040" w14:textId="77777777" w:rsidR="00614644" w:rsidRDefault="00614644" w:rsidP="00614644">
      <w:pPr>
        <w:pStyle w:val="Heading1"/>
      </w:pPr>
      <w:bookmarkStart w:id="303" w:name="_Toc535446908"/>
      <w:r>
        <w:t>DETERMINACIÓN DE PARÁMETROS DE EXTRACCIÓN</w:t>
      </w:r>
      <w:bookmarkEnd w:id="303"/>
    </w:p>
    <w:p w14:paraId="5BEBD041" w14:textId="77777777" w:rsidR="008C7F3B" w:rsidRDefault="008C7F3B" w:rsidP="008C7F3B">
      <w:pPr>
        <w:pStyle w:val="Heading2"/>
      </w:pPr>
      <w:bookmarkStart w:id="304" w:name="_Toc535446909"/>
      <w:r>
        <w:t>Selección de solvente</w:t>
      </w:r>
      <w:bookmarkEnd w:id="304"/>
    </w:p>
    <w:p w14:paraId="5BEBD042" w14:textId="77777777" w:rsidR="00295887" w:rsidRDefault="59ACAEAB" w:rsidP="00295887">
      <w:r>
        <w:t xml:space="preserve">Para la selección del solvente se realizó una comparación entre dos solventes reportados como utilizables en la extracción, uno compuesto por una mezcla n-hexano:diclorometano 9:1 </w:t>
      </w:r>
      <w:sdt>
        <w:sdtPr>
          <w:id w:val="677935084"/>
          <w:citation/>
        </w:sdtPr>
        <w:sdtEndPr/>
        <w:sdtContent>
          <w:r w:rsidR="00B00782">
            <w:fldChar w:fldCharType="begin"/>
          </w:r>
          <w:r w:rsidR="00295887">
            <w:rPr>
              <w:lang w:val="es-AR"/>
            </w:rPr>
            <w:instrText xml:space="preserve"> CITATION Rob93 \l 11274 </w:instrText>
          </w:r>
          <w:r w:rsidR="00B00782">
            <w:fldChar w:fldCharType="separate"/>
          </w:r>
          <w:r w:rsidR="00295887">
            <w:rPr>
              <w:noProof/>
              <w:lang w:val="es-AR"/>
            </w:rPr>
            <w:t>(27)</w:t>
          </w:r>
          <w:r w:rsidR="00B00782">
            <w:fldChar w:fldCharType="end"/>
          </w:r>
        </w:sdtContent>
      </w:sdt>
      <w:ins w:id="305" w:author="NN" w:date="2019-02-12T20:37:00Z">
        <w:r w:rsidR="001139A2">
          <w:t xml:space="preserve"> </w:t>
        </w:r>
      </w:ins>
      <w:r>
        <w:t>y el otro una mezcla etanol:agua 7:3</w:t>
      </w:r>
      <w:ins w:id="306" w:author="NN" w:date="2019-02-12T20:37:00Z">
        <w:r w:rsidR="001139A2">
          <w:t xml:space="preserve"> </w:t>
        </w:r>
      </w:ins>
      <w:sdt>
        <w:sdtPr>
          <w:id w:val="1791621078"/>
          <w:citation/>
        </w:sdtPr>
        <w:sdtEnd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r>
        <w:t xml:space="preserve">, para la relación masa/volumen de materia prima y solvente se utilizó la reportada en </w:t>
      </w:r>
      <w:sdt>
        <w:sdtPr>
          <w:id w:val="108166627"/>
          <w:citation/>
        </w:sdtPr>
        <w:sdtEnd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ins w:id="307" w:author="NN" w:date="2019-02-12T20:37:00Z">
        <w:r w:rsidR="001139A2">
          <w:t xml:space="preserve"> </w:t>
        </w:r>
      </w:ins>
      <w:r>
        <w:t>como la de mayor eficiencia de extracción con respecto al ácido carnósico</w:t>
      </w:r>
      <w:r w:rsidR="00242506">
        <w:t>, 20 mL por gramo de materia prima</w:t>
      </w:r>
      <w:r w:rsidR="00295887">
        <w:t>. Además, se realizó una comparación entre rendimiento de extracción entre hojas molidas y sin moler.</w:t>
      </w:r>
    </w:p>
    <w:p w14:paraId="5BEBD043" w14:textId="77777777" w:rsidR="00D97570" w:rsidRDefault="00295887" w:rsidP="00295887">
      <w:r>
        <w:t xml:space="preserve">Se pesaron aproximadamente 5 gramos de muestra en balones de 100 mL, se agregaron </w:t>
      </w:r>
      <w:r w:rsidR="00242506">
        <w:t>100 mL del solvente correspondiente y se dejaron en maceración durante 48 horas con el fin de llegar a la concentración de equilibrio</w:t>
      </w:r>
      <w:r w:rsidR="00047A0D">
        <w:t xml:space="preserve"> (Fig. -X-)</w:t>
      </w:r>
      <w:r w:rsidR="00242506">
        <w:t>.</w:t>
      </w:r>
      <w:r w:rsidR="00D97570">
        <w:t xml:space="preserve"> Posteriormente se tomaron muestras de 2 mL de extracto, de las cuales el contenido de ácido carnósico se cuantificó por HPLC de igual manera que en 4.3, finalmente se midió la densidad de los extractos obtenidos</w:t>
      </w:r>
      <w:r w:rsidR="000647A8">
        <w:t xml:space="preserve"> </w:t>
      </w:r>
      <w:commentRangeStart w:id="308"/>
      <w:del w:id="309" w:author="NN" w:date="2019-02-12T20:41:00Z">
        <w:r w:rsidR="000647A8" w:rsidDel="001139A2">
          <w:delText>de igual manera</w:delText>
        </w:r>
      </w:del>
      <w:ins w:id="310" w:author="NN" w:date="2019-02-12T20:41:00Z">
        <w:r w:rsidR="001139A2">
          <w:t>con la misma fórmula</w:t>
        </w:r>
      </w:ins>
      <w:r w:rsidR="000647A8">
        <w:t xml:space="preserve"> que se </w:t>
      </w:r>
      <w:del w:id="311" w:author="NN" w:date="2019-02-12T20:41:00Z">
        <w:r w:rsidR="000647A8" w:rsidDel="001139A2">
          <w:delText xml:space="preserve">midió </w:delText>
        </w:r>
      </w:del>
      <w:ins w:id="312" w:author="NN" w:date="2019-02-12T20:41:00Z">
        <w:r w:rsidR="001139A2">
          <w:t xml:space="preserve">utilizó  </w:t>
        </w:r>
      </w:ins>
      <w:del w:id="313" w:author="NN" w:date="2019-02-12T20:40:00Z">
        <w:r w:rsidR="000647A8" w:rsidDel="001139A2">
          <w:delText xml:space="preserve">en </w:delText>
        </w:r>
      </w:del>
      <w:ins w:id="314" w:author="NN" w:date="2019-02-12T20:40:00Z">
        <w:r w:rsidR="001139A2">
          <w:t>para</w:t>
        </w:r>
      </w:ins>
      <w:commentRangeEnd w:id="308"/>
      <w:ins w:id="315" w:author="NN" w:date="2019-02-12T20:41:00Z">
        <w:r w:rsidR="001139A2">
          <w:rPr>
            <w:rStyle w:val="CommentReference"/>
          </w:rPr>
          <w:commentReference w:id="308"/>
        </w:r>
      </w:ins>
      <w:ins w:id="316" w:author="NN" w:date="2019-02-12T20:40:00Z">
        <w:r w:rsidR="001139A2">
          <w:t xml:space="preserve"> </w:t>
        </w:r>
      </w:ins>
      <w:r w:rsidR="000647A8">
        <w:t xml:space="preserve">los sólidos en </w:t>
      </w:r>
      <w:commentRangeStart w:id="317"/>
      <w:r w:rsidR="000647A8">
        <w:t>4.1</w:t>
      </w:r>
      <w:r w:rsidR="00D97570">
        <w:t>.</w:t>
      </w:r>
      <w:r w:rsidR="000647A8">
        <w:t>1</w:t>
      </w:r>
      <w:commentRangeEnd w:id="317"/>
      <w:r w:rsidR="001139A2">
        <w:rPr>
          <w:rStyle w:val="CommentReference"/>
        </w:rPr>
        <w:commentReference w:id="317"/>
      </w:r>
    </w:p>
    <w:p w14:paraId="5BEBD044" w14:textId="77777777" w:rsidR="000647A8" w:rsidRDefault="000647A8" w:rsidP="000647A8">
      <w:pPr>
        <w:keepNext/>
        <w:ind w:firstLine="0"/>
        <w:jc w:val="center"/>
      </w:pPr>
      <w:r>
        <w:rPr>
          <w:noProof/>
          <w:lang w:eastAsia="es-ES"/>
        </w:rPr>
        <w:lastRenderedPageBreak/>
        <w:drawing>
          <wp:inline distT="0" distB="0" distL="0" distR="0" wp14:anchorId="5BEBD189" wp14:editId="5BEBD18A">
            <wp:extent cx="4213555" cy="18364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ción solvente - 1.jpg"/>
                    <pic:cNvPicPr/>
                  </pic:nvPicPr>
                  <pic:blipFill>
                    <a:blip r:embed="rId41" cstate="email">
                      <a:extLst>
                        <a:ext uri="{28A0092B-C50C-407E-A947-70E740481C1C}">
                          <a14:useLocalDpi xmlns:a14="http://schemas.microsoft.com/office/drawing/2010/main" val="0"/>
                        </a:ext>
                      </a:extLst>
                    </a:blip>
                    <a:stretch>
                      <a:fillRect/>
                    </a:stretch>
                  </pic:blipFill>
                  <pic:spPr>
                    <a:xfrm>
                      <a:off x="0" y="0"/>
                      <a:ext cx="4241167" cy="1848498"/>
                    </a:xfrm>
                    <a:prstGeom prst="rect">
                      <a:avLst/>
                    </a:prstGeom>
                  </pic:spPr>
                </pic:pic>
              </a:graphicData>
            </a:graphic>
          </wp:inline>
        </w:drawing>
      </w:r>
    </w:p>
    <w:p w14:paraId="5BEBD045" w14:textId="77777777" w:rsidR="000647A8" w:rsidRDefault="000647A8" w:rsidP="000647A8">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15</w:t>
      </w:r>
      <w:r w:rsidR="00B00782">
        <w:fldChar w:fldCharType="end"/>
      </w:r>
      <w:r>
        <w:t xml:space="preserve"> Extractos obtenidos, de izquierda a derecha: Etanólico con hojas molidas, Solvente orgánico con hojas molidas, Etanólico con hojas enteras, Solvente orgánico con hojas enteras</w:t>
      </w:r>
    </w:p>
    <w:p w14:paraId="5BEBD046" w14:textId="77777777" w:rsidR="000647A8" w:rsidRDefault="000647A8" w:rsidP="00295887"/>
    <w:p w14:paraId="5BEBD047" w14:textId="77777777" w:rsidR="000647A8" w:rsidRDefault="00D97570" w:rsidP="000647A8">
      <w:r>
        <w:t>Los resultados obtenidos se presentan en la tabla a continuación:</w:t>
      </w:r>
    </w:p>
    <w:tbl>
      <w:tblPr>
        <w:tblStyle w:val="Tablanormal21"/>
        <w:tblW w:w="0" w:type="auto"/>
        <w:tblLook w:val="04A0" w:firstRow="1" w:lastRow="0" w:firstColumn="1" w:lastColumn="0" w:noHBand="0" w:noVBand="1"/>
      </w:tblPr>
      <w:tblGrid>
        <w:gridCol w:w="2422"/>
        <w:gridCol w:w="2242"/>
        <w:gridCol w:w="2299"/>
        <w:gridCol w:w="2099"/>
      </w:tblGrid>
      <w:tr w:rsidR="00D97570" w14:paraId="5BEBD04C" w14:textId="77777777" w:rsidTr="00064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8" w14:textId="77777777" w:rsidR="00D97570" w:rsidRDefault="00D97570" w:rsidP="000647A8">
            <w:pPr>
              <w:ind w:firstLine="0"/>
              <w:jc w:val="center"/>
            </w:pPr>
            <w:r>
              <w:t>Extracto</w:t>
            </w:r>
          </w:p>
        </w:tc>
        <w:tc>
          <w:tcPr>
            <w:tcW w:w="2242" w:type="dxa"/>
          </w:tcPr>
          <w:p w14:paraId="5BEBD049" w14:textId="00BBEF16"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 xml:space="preserve">Concentración </w:t>
            </w:r>
            <w:commentRangeStart w:id="318"/>
            <w:r>
              <w:t>(g</w:t>
            </w:r>
            <w:ins w:id="319" w:author="Federico Ezequiel Benelli" w:date="2019-03-18T19:04:00Z">
              <w:r w:rsidR="0029651B">
                <w:t xml:space="preserve"> ácido carnósico</w:t>
              </w:r>
            </w:ins>
            <w:r>
              <w:t>/L)</w:t>
            </w:r>
            <w:commentRangeEnd w:id="318"/>
            <w:r w:rsidR="00F72EED">
              <w:rPr>
                <w:rStyle w:val="CommentReference"/>
                <w:b w:val="0"/>
                <w:bCs w:val="0"/>
              </w:rPr>
              <w:commentReference w:id="318"/>
            </w:r>
          </w:p>
        </w:tc>
        <w:tc>
          <w:tcPr>
            <w:tcW w:w="2299" w:type="dxa"/>
          </w:tcPr>
          <w:p w14:paraId="5BEBD04A" w14:textId="77777777" w:rsidR="00D97570" w:rsidRDefault="00D97570" w:rsidP="000647A8">
            <w:pPr>
              <w:ind w:firstLine="0"/>
              <w:jc w:val="center"/>
              <w:cnfStyle w:val="100000000000" w:firstRow="1" w:lastRow="0" w:firstColumn="0" w:lastColumn="0" w:oddVBand="0" w:evenVBand="0" w:oddHBand="0" w:evenHBand="0" w:firstRowFirstColumn="0" w:firstRowLastColumn="0" w:lastRowFirstColumn="0" w:lastRowLastColumn="0"/>
            </w:pPr>
            <w:r>
              <w:t>Rendimiento (g</w:t>
            </w:r>
            <w:ins w:id="320" w:author="NN" w:date="2019-02-12T20:45:00Z">
              <w:r w:rsidR="00F72EED">
                <w:t xml:space="preserve"> </w:t>
              </w:r>
            </w:ins>
            <w:r>
              <w:t>/100</w:t>
            </w:r>
            <w:ins w:id="321" w:author="NN" w:date="2019-02-12T20:46:00Z">
              <w:r w:rsidR="00F72EED">
                <w:t xml:space="preserve"> </w:t>
              </w:r>
            </w:ins>
            <w:r>
              <w:t>g de hoja</w:t>
            </w:r>
            <w:ins w:id="322" w:author="NN" w:date="2019-02-12T20:45:00Z">
              <w:r w:rsidR="00F72EED">
                <w:t xml:space="preserve"> </w:t>
              </w:r>
            </w:ins>
            <w:r w:rsidR="000647A8">
              <w:t>b.h.</w:t>
            </w:r>
            <w:r>
              <w:t>)</w:t>
            </w:r>
          </w:p>
        </w:tc>
        <w:tc>
          <w:tcPr>
            <w:tcW w:w="2099" w:type="dxa"/>
          </w:tcPr>
          <w:p w14:paraId="5BEBD04B" w14:textId="77777777" w:rsidR="00D97570" w:rsidRPr="000647A8" w:rsidRDefault="00D97570" w:rsidP="00F72EED">
            <w:pPr>
              <w:ind w:firstLine="0"/>
              <w:jc w:val="center"/>
              <w:cnfStyle w:val="100000000000" w:firstRow="1" w:lastRow="0" w:firstColumn="0" w:lastColumn="0" w:oddVBand="0" w:evenVBand="0" w:oddHBand="0" w:evenHBand="0" w:firstRowFirstColumn="0" w:firstRowLastColumn="0" w:lastRowFirstColumn="0" w:lastRowLastColumn="0"/>
            </w:pPr>
            <w:r>
              <w:t>Densidad</w:t>
            </w:r>
            <w:r w:rsidR="000647A8">
              <w:t xml:space="preserve"> (</w:t>
            </w:r>
            <w:ins w:id="323" w:author="NN" w:date="2019-02-12T20:46:00Z">
              <w:r w:rsidR="00F72EED">
                <w:t>k</w:t>
              </w:r>
            </w:ins>
            <w:del w:id="324" w:author="NN" w:date="2019-02-12T20:46:00Z">
              <w:r w:rsidR="000647A8" w:rsidDel="00F72EED">
                <w:delText>K</w:delText>
              </w:r>
            </w:del>
            <w:r w:rsidR="000647A8">
              <w:t>g/m</w:t>
            </w:r>
            <w:r w:rsidR="000647A8">
              <w:rPr>
                <w:vertAlign w:val="superscript"/>
              </w:rPr>
              <w:t>3</w:t>
            </w:r>
            <w:r w:rsidR="000647A8">
              <w:t>)</w:t>
            </w:r>
          </w:p>
        </w:tc>
      </w:tr>
      <w:tr w:rsidR="00D97570" w14:paraId="5BEBD051"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4D" w14:textId="77777777" w:rsidR="00D97570" w:rsidRDefault="00D97570" w:rsidP="000647A8">
            <w:pPr>
              <w:ind w:firstLine="0"/>
              <w:jc w:val="center"/>
            </w:pPr>
            <w:r>
              <w:t>Etanol:Agua 7:3 hojas enteras</w:t>
            </w:r>
          </w:p>
        </w:tc>
        <w:tc>
          <w:tcPr>
            <w:tcW w:w="2242" w:type="dxa"/>
          </w:tcPr>
          <w:p w14:paraId="5BEBD04E"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1,55 </w:t>
            </w:r>
            <w:r>
              <w:rPr>
                <w:rFonts w:cs="Times New Roman"/>
              </w:rPr>
              <w:t>± 0,02</w:t>
            </w:r>
            <w:r>
              <w:rPr>
                <w:rFonts w:cs="Times New Roman"/>
                <w:vertAlign w:val="superscript"/>
              </w:rPr>
              <w:t>c</w:t>
            </w:r>
          </w:p>
        </w:tc>
        <w:tc>
          <w:tcPr>
            <w:tcW w:w="2299" w:type="dxa"/>
          </w:tcPr>
          <w:p w14:paraId="5BEBD04F"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3,08 </w:t>
            </w:r>
            <w:r>
              <w:rPr>
                <w:rFonts w:cs="Times New Roman"/>
              </w:rPr>
              <w:t>± 0,01</w:t>
            </w:r>
            <w:r>
              <w:rPr>
                <w:rFonts w:cs="Times New Roman"/>
                <w:vertAlign w:val="superscript"/>
              </w:rPr>
              <w:t>c</w:t>
            </w:r>
          </w:p>
        </w:tc>
        <w:tc>
          <w:tcPr>
            <w:tcW w:w="2099" w:type="dxa"/>
          </w:tcPr>
          <w:p w14:paraId="5BEBD050"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883 </w:t>
            </w:r>
            <w:r>
              <w:rPr>
                <w:rFonts w:cs="Times New Roman"/>
              </w:rPr>
              <w:t>± 42</w:t>
            </w:r>
          </w:p>
        </w:tc>
      </w:tr>
      <w:tr w:rsidR="00D97570" w14:paraId="5BEBD056"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2" w14:textId="77777777" w:rsidR="00D97570" w:rsidRDefault="00D97570" w:rsidP="000647A8">
            <w:pPr>
              <w:ind w:firstLine="0"/>
              <w:jc w:val="center"/>
            </w:pPr>
            <w:r>
              <w:t>Etanol:Agua 7:3 hojas molidas</w:t>
            </w:r>
          </w:p>
        </w:tc>
        <w:tc>
          <w:tcPr>
            <w:tcW w:w="2242" w:type="dxa"/>
          </w:tcPr>
          <w:p w14:paraId="5BEBD053"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1,46 </w:t>
            </w:r>
            <w:r>
              <w:rPr>
                <w:rFonts w:cs="Times New Roman"/>
              </w:rPr>
              <w:t>± 0,04</w:t>
            </w:r>
            <w:r>
              <w:rPr>
                <w:rFonts w:cs="Times New Roman"/>
                <w:vertAlign w:val="superscript"/>
              </w:rPr>
              <w:t>b</w:t>
            </w:r>
          </w:p>
        </w:tc>
        <w:tc>
          <w:tcPr>
            <w:tcW w:w="2299" w:type="dxa"/>
          </w:tcPr>
          <w:p w14:paraId="5BEBD054"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2,84 </w:t>
            </w:r>
            <w:r>
              <w:rPr>
                <w:rFonts w:cs="Times New Roman"/>
              </w:rPr>
              <w:t>± 0,05</w:t>
            </w:r>
            <w:r>
              <w:rPr>
                <w:rFonts w:cs="Times New Roman"/>
                <w:vertAlign w:val="superscript"/>
              </w:rPr>
              <w:t>b</w:t>
            </w:r>
          </w:p>
        </w:tc>
        <w:tc>
          <w:tcPr>
            <w:tcW w:w="2099" w:type="dxa"/>
          </w:tcPr>
          <w:p w14:paraId="5BEBD055" w14:textId="77777777" w:rsidR="00D97570"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pPr>
            <w:r>
              <w:t xml:space="preserve">842 </w:t>
            </w:r>
            <w:r>
              <w:rPr>
                <w:rFonts w:cs="Times New Roman"/>
              </w:rPr>
              <w:t>± 37</w:t>
            </w:r>
          </w:p>
        </w:tc>
      </w:tr>
      <w:tr w:rsidR="00D97570" w14:paraId="5BEBD05B" w14:textId="77777777" w:rsidTr="00064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14:paraId="5BEBD057" w14:textId="77777777" w:rsidR="00D97570" w:rsidRDefault="00D97570" w:rsidP="000647A8">
            <w:pPr>
              <w:ind w:firstLine="0"/>
              <w:jc w:val="center"/>
            </w:pPr>
            <w:r>
              <w:t>n-Hexano:DCM 9:1 hojas enteras</w:t>
            </w:r>
          </w:p>
        </w:tc>
        <w:tc>
          <w:tcPr>
            <w:tcW w:w="2242" w:type="dxa"/>
          </w:tcPr>
          <w:p w14:paraId="5BEBD058"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1,120 </w:t>
            </w:r>
            <w:r>
              <w:rPr>
                <w:rFonts w:cs="Times New Roman"/>
              </w:rPr>
              <w:t>± 0,003</w:t>
            </w:r>
            <w:r>
              <w:rPr>
                <w:rFonts w:cs="Times New Roman"/>
                <w:vertAlign w:val="superscript"/>
              </w:rPr>
              <w:t>a</w:t>
            </w:r>
          </w:p>
        </w:tc>
        <w:tc>
          <w:tcPr>
            <w:tcW w:w="2299" w:type="dxa"/>
          </w:tcPr>
          <w:p w14:paraId="5BEBD059" w14:textId="77777777" w:rsidR="00D97570" w:rsidRPr="000647A8"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2,29 </w:t>
            </w:r>
            <w:r>
              <w:rPr>
                <w:rFonts w:cs="Times New Roman"/>
              </w:rPr>
              <w:t>± 0,03</w:t>
            </w:r>
            <w:r>
              <w:rPr>
                <w:rFonts w:cs="Times New Roman"/>
                <w:vertAlign w:val="superscript"/>
              </w:rPr>
              <w:t>a</w:t>
            </w:r>
          </w:p>
        </w:tc>
        <w:tc>
          <w:tcPr>
            <w:tcW w:w="2099" w:type="dxa"/>
          </w:tcPr>
          <w:p w14:paraId="5BEBD05A" w14:textId="77777777" w:rsidR="00D97570" w:rsidRDefault="000647A8" w:rsidP="000647A8">
            <w:pPr>
              <w:ind w:firstLine="0"/>
              <w:jc w:val="center"/>
              <w:cnfStyle w:val="000000100000" w:firstRow="0" w:lastRow="0" w:firstColumn="0" w:lastColumn="0" w:oddVBand="0" w:evenVBand="0" w:oddHBand="1" w:evenHBand="0" w:firstRowFirstColumn="0" w:firstRowLastColumn="0" w:lastRowFirstColumn="0" w:lastRowLastColumn="0"/>
            </w:pPr>
            <w:r>
              <w:t xml:space="preserve">719 </w:t>
            </w:r>
            <w:r>
              <w:rPr>
                <w:rFonts w:cs="Times New Roman"/>
              </w:rPr>
              <w:t>± 16</w:t>
            </w:r>
          </w:p>
        </w:tc>
      </w:tr>
      <w:tr w:rsidR="00D97570" w14:paraId="5BEBD060" w14:textId="77777777" w:rsidTr="000647A8">
        <w:tc>
          <w:tcPr>
            <w:cnfStyle w:val="001000000000" w:firstRow="0" w:lastRow="0" w:firstColumn="1" w:lastColumn="0" w:oddVBand="0" w:evenVBand="0" w:oddHBand="0" w:evenHBand="0" w:firstRowFirstColumn="0" w:firstRowLastColumn="0" w:lastRowFirstColumn="0" w:lastRowLastColumn="0"/>
            <w:tcW w:w="2422" w:type="dxa"/>
          </w:tcPr>
          <w:p w14:paraId="5BEBD05C" w14:textId="77777777" w:rsidR="00D97570" w:rsidRDefault="00D97570" w:rsidP="000647A8">
            <w:pPr>
              <w:ind w:firstLine="0"/>
              <w:jc w:val="center"/>
            </w:pPr>
            <w:r>
              <w:t>n-Hexano:DCM 9:1 hojas molidas</w:t>
            </w:r>
          </w:p>
        </w:tc>
        <w:tc>
          <w:tcPr>
            <w:tcW w:w="2242" w:type="dxa"/>
          </w:tcPr>
          <w:p w14:paraId="5BEBD05D" w14:textId="77777777" w:rsidR="00D97570" w:rsidRPr="000647A8" w:rsidRDefault="00D97570"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1,15</w:t>
            </w:r>
            <w:r w:rsidR="000647A8">
              <w:t>1</w:t>
            </w:r>
            <w:r>
              <w:rPr>
                <w:rFonts w:cs="Times New Roman"/>
              </w:rPr>
              <w:t xml:space="preserve">± </w:t>
            </w:r>
            <w:r w:rsidR="000647A8">
              <w:rPr>
                <w:rFonts w:cs="Times New Roman"/>
              </w:rPr>
              <w:t>0,006</w:t>
            </w:r>
            <w:r w:rsidR="000647A8">
              <w:rPr>
                <w:rFonts w:cs="Times New Roman"/>
                <w:vertAlign w:val="superscript"/>
              </w:rPr>
              <w:t>a</w:t>
            </w:r>
          </w:p>
        </w:tc>
        <w:tc>
          <w:tcPr>
            <w:tcW w:w="2299" w:type="dxa"/>
          </w:tcPr>
          <w:p w14:paraId="5BEBD05E" w14:textId="77777777" w:rsidR="00D97570" w:rsidRPr="000647A8" w:rsidRDefault="000647A8" w:rsidP="000647A8">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2,31 </w:t>
            </w:r>
            <w:r>
              <w:rPr>
                <w:rFonts w:cs="Times New Roman"/>
              </w:rPr>
              <w:t>± 0,03</w:t>
            </w:r>
            <w:r>
              <w:rPr>
                <w:rFonts w:cs="Times New Roman"/>
                <w:vertAlign w:val="superscript"/>
              </w:rPr>
              <w:t>a</w:t>
            </w:r>
          </w:p>
        </w:tc>
        <w:tc>
          <w:tcPr>
            <w:tcW w:w="2099" w:type="dxa"/>
          </w:tcPr>
          <w:p w14:paraId="5BEBD05F" w14:textId="77777777" w:rsidR="00D97570" w:rsidRDefault="000647A8" w:rsidP="000647A8">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696 </w:t>
            </w:r>
            <w:r>
              <w:rPr>
                <w:rFonts w:cs="Times New Roman"/>
              </w:rPr>
              <w:t>± 21</w:t>
            </w:r>
          </w:p>
        </w:tc>
      </w:tr>
    </w:tbl>
    <w:p w14:paraId="5BEBD061" w14:textId="77777777" w:rsidR="00D97570" w:rsidRDefault="000647A8" w:rsidP="000647A8">
      <w:pPr>
        <w:pStyle w:val="Caption"/>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2</w:t>
      </w:r>
      <w:r w:rsidR="000E2AF4">
        <w:rPr>
          <w:noProof/>
        </w:rPr>
        <w:fldChar w:fldCharType="end"/>
      </w:r>
      <w:ins w:id="325" w:author="NN" w:date="2019-02-12T20:42:00Z">
        <w:r w:rsidR="0041626A">
          <w:t xml:space="preserve"> </w:t>
        </w:r>
      </w:ins>
      <w:r w:rsidRPr="00942C00">
        <w:t>Concentraciones, rendimientos y densidades obtenidas de distintos extractos, valores con letras iguales no presentaron diferencias significativas (Test LSD Fisher p &lt; 0,05)</w:t>
      </w:r>
    </w:p>
    <w:p w14:paraId="5BEBD062" w14:textId="77777777" w:rsidR="003471CB" w:rsidRDefault="003471CB" w:rsidP="59ACAEAB"/>
    <w:p w14:paraId="5BEBD063" w14:textId="77777777" w:rsidR="59ACAEAB" w:rsidRDefault="00E3542A" w:rsidP="59ACAEAB">
      <w:r>
        <w:t>Se puede observar que la mezcla Etanol:Agua 7:3 presentó un mayor rendimiento por sobre las demás,</w:t>
      </w:r>
      <w:commentRangeStart w:id="326"/>
      <w:r>
        <w:t xml:space="preserve"> el menor rendimiento en comparación al extracto hecho a partir de hojas molidas puede verse explicado debido a que al tratarse de un compuesto que puede verse afectado por los tratamientos térmicos, la cantidad con respecto a la hoja al molerla</w:t>
      </w:r>
      <w:commentRangeEnd w:id="326"/>
      <w:r w:rsidR="00F72EED">
        <w:rPr>
          <w:rStyle w:val="CommentReference"/>
        </w:rPr>
        <w:commentReference w:id="326"/>
      </w:r>
      <w:r>
        <w:t>. El hecho de que esto no se vea evidenciado en el caso de la utilización de n-Hexano:DCM 9:1 al no presentar diferencias significativas entre sí puede ser debido a que la cantidad remanente de ácido carnósico sea superior a la necesaria para llegar a la concentración de equilibrio en ese solvente.</w:t>
      </w:r>
    </w:p>
    <w:p w14:paraId="5BEBD064" w14:textId="77777777" w:rsidR="00E74A0B" w:rsidRDefault="006F7948" w:rsidP="008C7F3B">
      <w:pPr>
        <w:pStyle w:val="Heading2"/>
      </w:pPr>
      <w:bookmarkStart w:id="327" w:name="_Toc535446910"/>
      <w:r>
        <w:lastRenderedPageBreak/>
        <w:t>Concentraciones de equilibrio</w:t>
      </w:r>
    </w:p>
    <w:p w14:paraId="5BEBD065" w14:textId="77777777" w:rsidR="00A81F0A" w:rsidRDefault="00A81F0A" w:rsidP="00A81F0A">
      <w:r>
        <w:t>Para la determinación de la</w:t>
      </w:r>
      <w:r w:rsidR="00CC1938">
        <w:t xml:space="preserve">s concentraciones de equilibrio se realizaron extracciones con el solvente seleccionado en 5.1, en </w:t>
      </w:r>
      <w:r w:rsidR="00075B17">
        <w:t>primera medida</w:t>
      </w:r>
      <w:r w:rsidR="00CC1938">
        <w:t xml:space="preserve"> se realizaron extracciones utilizando 1 gramo de romero y variando el volumen de solvente extractor; el mínimo solvente utilizado se definió como la mínima cantidad necesaria para que </w:t>
      </w:r>
      <w:r w:rsidR="00576B83">
        <w:t>toda la materia prima se encuentre en contacto con este. Se realizaron cuatro ensayos por duplicado, con volúmenes de solvente de 10, 15, 25 y 30 mL (Fig. -X-). Posteriormente se realizaron múltiples extracciones en serie reutilizando la fase líquida y con materia prima nueva, con el objeto de obtener valores de equilibrio a concentraciones mayores que las obtenidas en una simple extracción en batch y, a su vez, la máxima concentración posible de alcanzar en el proceso de extracción.</w:t>
      </w:r>
    </w:p>
    <w:p w14:paraId="5BEBD066" w14:textId="77777777" w:rsidR="00037578" w:rsidRDefault="00576B83" w:rsidP="00037578">
      <w:pPr>
        <w:keepNext/>
        <w:jc w:val="center"/>
      </w:pPr>
      <w:r w:rsidRPr="00576B83">
        <w:rPr>
          <w:noProof/>
          <w:lang w:eastAsia="es-ES"/>
        </w:rPr>
        <w:drawing>
          <wp:inline distT="0" distB="0" distL="0" distR="0" wp14:anchorId="5BEBD18B" wp14:editId="5BEBD18C">
            <wp:extent cx="4793672" cy="22383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BEBA8EAE-BF5A-486C-A8C5-ECC9F3942E4B}">
                          <a14:imgProps xmlns:a14="http://schemas.microsoft.com/office/drawing/2010/main">
                            <a14:imgLayer r:embed="rId43">
                              <a14:imgEffect>
                                <a14:brightnessContrast contrast="25000"/>
                              </a14:imgEffect>
                            </a14:imgLayer>
                          </a14:imgProps>
                        </a:ext>
                      </a:extLst>
                    </a:blip>
                    <a:srcRect/>
                    <a:stretch/>
                  </pic:blipFill>
                  <pic:spPr bwMode="auto">
                    <a:xfrm>
                      <a:off x="0" y="0"/>
                      <a:ext cx="4803502" cy="2242965"/>
                    </a:xfrm>
                    <a:prstGeom prst="rect">
                      <a:avLst/>
                    </a:prstGeom>
                    <a:ln>
                      <a:noFill/>
                    </a:ln>
                    <a:extLst>
                      <a:ext uri="{53640926-AAD7-44D8-BBD7-CCE9431645EC}">
                        <a14:shadowObscured xmlns:a14="http://schemas.microsoft.com/office/drawing/2010/main"/>
                      </a:ext>
                    </a:extLst>
                  </pic:spPr>
                </pic:pic>
              </a:graphicData>
            </a:graphic>
          </wp:inline>
        </w:drawing>
      </w:r>
    </w:p>
    <w:p w14:paraId="5BEBD067" w14:textId="77777777" w:rsidR="00576B83" w:rsidRDefault="00037578" w:rsidP="00037578">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16</w:t>
      </w:r>
      <w:r w:rsidR="00B00782">
        <w:fldChar w:fldCharType="end"/>
      </w:r>
      <w:r>
        <w:t xml:space="preserve"> Extracciones para determinar concentraciones de equilibrio</w:t>
      </w:r>
    </w:p>
    <w:p w14:paraId="5BEBD068" w14:textId="77777777" w:rsidR="00F2571F" w:rsidRDefault="00F2571F" w:rsidP="00F257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66"/>
        <w:gridCol w:w="3005"/>
      </w:tblGrid>
      <w:tr w:rsidR="00ED0EF7" w14:paraId="5BEBD06C" w14:textId="77777777" w:rsidTr="00ED0EF7">
        <w:tc>
          <w:tcPr>
            <w:tcW w:w="3020" w:type="dxa"/>
          </w:tcPr>
          <w:p w14:paraId="5BEBD069" w14:textId="77777777" w:rsidR="00ED0EF7" w:rsidRDefault="00ED0EF7" w:rsidP="00F2571F">
            <w:pPr>
              <w:ind w:firstLine="0"/>
            </w:pPr>
            <w:r w:rsidRPr="00ED0EF7">
              <w:rPr>
                <w:noProof/>
                <w:lang w:eastAsia="es-ES"/>
              </w:rPr>
              <w:drawing>
                <wp:inline distT="0" distB="0" distL="0" distR="0" wp14:anchorId="5BEBD18D" wp14:editId="5BEBD18E">
                  <wp:extent cx="1723501" cy="20962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email"/>
                          <a:srcRect/>
                          <a:stretch/>
                        </pic:blipFill>
                        <pic:spPr bwMode="auto">
                          <a:xfrm>
                            <a:off x="0" y="0"/>
                            <a:ext cx="1732552" cy="2107227"/>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A" w14:textId="77777777" w:rsidR="00ED0EF7" w:rsidRDefault="00ED0EF7" w:rsidP="00F2571F">
            <w:pPr>
              <w:ind w:firstLine="0"/>
            </w:pPr>
            <w:r w:rsidRPr="00ED0EF7">
              <w:rPr>
                <w:noProof/>
                <w:lang w:eastAsia="es-ES"/>
              </w:rPr>
              <w:drawing>
                <wp:inline distT="0" distB="0" distL="0" distR="0" wp14:anchorId="5BEBD18F" wp14:editId="5BEBD190">
                  <wp:extent cx="1802921" cy="2112940"/>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srcRect t="-328"/>
                          <a:stretch/>
                        </pic:blipFill>
                        <pic:spPr bwMode="auto">
                          <a:xfrm>
                            <a:off x="0" y="0"/>
                            <a:ext cx="1812188" cy="2123801"/>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BEBD06B" w14:textId="77777777" w:rsidR="00ED0EF7" w:rsidRDefault="00ED0EF7" w:rsidP="00ED0EF7">
            <w:pPr>
              <w:keepNext/>
              <w:ind w:firstLine="0"/>
            </w:pPr>
            <w:r w:rsidRPr="00ED0EF7">
              <w:rPr>
                <w:noProof/>
                <w:lang w:eastAsia="es-ES"/>
              </w:rPr>
              <w:drawing>
                <wp:inline distT="0" distB="0" distL="0" distR="0" wp14:anchorId="5BEBD191" wp14:editId="5BEBD192">
                  <wp:extent cx="1733910" cy="21190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1744945" cy="2132518"/>
                          </a:xfrm>
                          <a:prstGeom prst="rect">
                            <a:avLst/>
                          </a:prstGeom>
                          <a:noFill/>
                          <a:ln>
                            <a:noFill/>
                          </a:ln>
                        </pic:spPr>
                      </pic:pic>
                    </a:graphicData>
                  </a:graphic>
                </wp:inline>
              </w:drawing>
            </w:r>
          </w:p>
        </w:tc>
      </w:tr>
    </w:tbl>
    <w:p w14:paraId="5BEBD06D" w14:textId="77777777" w:rsidR="00ED0EF7" w:rsidRDefault="00ED0EF7" w:rsidP="00ED0EF7">
      <w:pPr>
        <w:pStyle w:val="Caption"/>
        <w:jc w:val="center"/>
      </w:pPr>
      <w:r>
        <w:t xml:space="preserve">Figura </w:t>
      </w:r>
      <w:r w:rsidR="00B00782">
        <w:fldChar w:fldCharType="begin"/>
      </w:r>
      <w:r>
        <w:instrText xml:space="preserve"> SEQ Figura \* ARABIC </w:instrText>
      </w:r>
      <w:r w:rsidR="00B00782">
        <w:fldChar w:fldCharType="separate"/>
      </w:r>
      <w:r>
        <w:rPr>
          <w:noProof/>
        </w:rPr>
        <w:t>17</w:t>
      </w:r>
      <w:r w:rsidR="00B00782">
        <w:fldChar w:fldCharType="end"/>
      </w:r>
      <w:r>
        <w:t xml:space="preserve"> Extracciones en serie</w:t>
      </w:r>
    </w:p>
    <w:p w14:paraId="5BEBD06E" w14:textId="77777777" w:rsidR="00ED0EF7" w:rsidRDefault="00ED0EF7" w:rsidP="00F2571F"/>
    <w:p w14:paraId="5BEBD06F" w14:textId="77777777" w:rsidR="00F2571F" w:rsidRPr="00F2571F" w:rsidRDefault="00F2571F" w:rsidP="00F2571F"/>
    <w:p w14:paraId="5BEBD070" w14:textId="77777777" w:rsidR="0082242D" w:rsidRPr="0082242D" w:rsidRDefault="0082242D" w:rsidP="0082242D"/>
    <w:p w14:paraId="5BEBD071" w14:textId="77777777" w:rsidR="00037578" w:rsidRDefault="00037578" w:rsidP="00037578">
      <w:r>
        <w:lastRenderedPageBreak/>
        <w:t>Las concentraciones</w:t>
      </w:r>
      <w:r w:rsidR="00351B73">
        <w:t xml:space="preserve"> de ácido carnósico remanente en el sólido</w:t>
      </w:r>
      <w:ins w:id="328" w:author="NN" w:date="2019-02-12T20:49:00Z">
        <w:r w:rsidR="00F72EED">
          <w:t xml:space="preserve"> </w:t>
        </w:r>
      </w:ins>
      <w:r w:rsidR="00351B73">
        <w:t xml:space="preserve">presentaron un comportamiento similar al de una isoterma de Langmuir para el caso de concentraciones bajas y un comportamiento anti-Langmuir al </w:t>
      </w:r>
      <w:del w:id="329" w:author="NN" w:date="2019-02-12T20:50:00Z">
        <w:r w:rsidR="00351B73" w:rsidDel="00F72EED">
          <w:delText xml:space="preserve">líquido </w:delText>
        </w:r>
      </w:del>
      <w:r w:rsidR="00351B73">
        <w:t>acercarse</w:t>
      </w:r>
      <w:ins w:id="330" w:author="NN" w:date="2019-02-12T20:50:00Z">
        <w:r w:rsidR="00F72EED">
          <w:t xml:space="preserve"> el</w:t>
        </w:r>
        <w:r w:rsidR="00F72EED" w:rsidRPr="00F72EED">
          <w:t xml:space="preserve"> </w:t>
        </w:r>
        <w:r w:rsidR="00F72EED">
          <w:t>líquido</w:t>
        </w:r>
      </w:ins>
      <w:r w:rsidR="00351B73">
        <w:t xml:space="preserve"> a la concentración máxima alcanzable</w:t>
      </w:r>
      <w:ins w:id="331" w:author="NN" w:date="2019-02-12T20:50:00Z">
        <w:r w:rsidR="00F72EED">
          <w:t>,</w:t>
        </w:r>
      </w:ins>
      <w:del w:id="332" w:author="NN" w:date="2019-02-12T20:50:00Z">
        <w:r w:rsidR="00351B73" w:rsidDel="00F72EED">
          <w:delText>;</w:delText>
        </w:r>
      </w:del>
      <w:r w:rsidR="00351B73">
        <w:t xml:space="preserve"> por lo que los datos s</w:t>
      </w:r>
      <w:r>
        <w:t>e ajustaron a una ecuac</w:t>
      </w:r>
      <w:r w:rsidR="00351B73">
        <w:t xml:space="preserve">ión resultante de la combinación de una isoterma de Langmuir y una isoterma anti-Langmuir desplazada horizontalmente </w:t>
      </w:r>
      <w:r>
        <w:t>(Ec. -X-)</w:t>
      </w:r>
      <w:r w:rsidR="00351B73">
        <w:t xml:space="preserve"> bajo el criterio del mínimo error cuadrado</w:t>
      </w:r>
      <w:r>
        <w:t>. El ajuste realizado tuvo un coeficiente de correlación de 0,</w:t>
      </w:r>
      <w:r w:rsidR="00351B73">
        <w:t>965.</w:t>
      </w:r>
    </w:p>
    <w:p w14:paraId="5BEBD072" w14:textId="77777777" w:rsidR="0082242D" w:rsidRDefault="00B1138F" w:rsidP="0082242D">
      <w:pPr>
        <w:keepNext/>
      </w:pPr>
      <m:oMathPara>
        <m:oMath>
          <m:sSub>
            <m:sSubPr>
              <m:ctrlPr>
                <w:rPr>
                  <w:rFonts w:ascii="Cambria Math" w:hAnsi="Cambria Math"/>
                  <w:i/>
                </w:rPr>
              </m:ctrlPr>
            </m:sSubPr>
            <m:e>
              <m:r>
                <w:rPr>
                  <w:rFonts w:ascii="Cambria Math" w:hAnsi="Cambria Math"/>
                </w:rPr>
                <m:t>q</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AL</m:t>
                  </m:r>
                </m:sub>
              </m:sSub>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den>
          </m:f>
          <m:r>
            <m:rPr>
              <m:sty m:val="p"/>
            </m:rPr>
            <w:rPr>
              <w:rFonts w:ascii="Cambria Math" w:hAnsi="Cambria Math"/>
            </w:rPr>
            <w:softHyphen/>
          </m:r>
        </m:oMath>
      </m:oMathPara>
    </w:p>
    <w:p w14:paraId="5BEBD073" w14:textId="77777777" w:rsidR="0082242D" w:rsidRDefault="0082242D" w:rsidP="0082242D">
      <w:pPr>
        <w:pStyle w:val="Caption"/>
        <w:jc w:val="center"/>
      </w:pPr>
      <w:r>
        <w:t xml:space="preserve">Ecuación </w:t>
      </w:r>
      <w:r w:rsidR="00B00782">
        <w:fldChar w:fldCharType="begin"/>
      </w:r>
      <w:r>
        <w:instrText xml:space="preserve"> SEQ Ecuación \* ARABIC </w:instrText>
      </w:r>
      <w:r w:rsidR="00B00782">
        <w:fldChar w:fldCharType="separate"/>
      </w:r>
      <w:r>
        <w:rPr>
          <w:noProof/>
        </w:rPr>
        <w:t>13</w:t>
      </w:r>
      <w:r w:rsidR="00B00782">
        <w:fldChar w:fldCharType="end"/>
      </w:r>
      <w:r>
        <w:t xml:space="preserve"> Isoterma de equilibrio combinada</w:t>
      </w:r>
    </w:p>
    <w:p w14:paraId="5BEBD074" w14:textId="77777777" w:rsidR="00F264E0" w:rsidRDefault="00F264E0" w:rsidP="0082242D">
      <w:pPr>
        <w:keepNext/>
        <w:sectPr w:rsidR="00F264E0" w:rsidSect="004A0957">
          <w:type w:val="continuous"/>
          <w:pgSz w:w="11907" w:h="16840" w:code="9"/>
          <w:pgMar w:top="1134" w:right="1134" w:bottom="1134" w:left="1701" w:header="709" w:footer="709" w:gutter="0"/>
          <w:pgNumType w:start="1"/>
          <w:cols w:space="708"/>
          <w:docGrid w:linePitch="360"/>
        </w:sectPr>
      </w:pPr>
    </w:p>
    <w:p w14:paraId="5BEBD075" w14:textId="77777777" w:rsidR="0082242D" w:rsidRDefault="0082242D" w:rsidP="0082242D">
      <w:pPr>
        <w:keepNext/>
      </w:pPr>
      <w:r w:rsidRPr="0082242D">
        <w:rPr>
          <w:rFonts w:cs="Times New Roman"/>
          <w:noProof/>
          <w:lang w:eastAsia="es-ES"/>
        </w:rPr>
        <w:drawing>
          <wp:inline distT="0" distB="0" distL="0" distR="0" wp14:anchorId="5BEBD193" wp14:editId="79A60D8E">
            <wp:extent cx="2285976" cy="2130724"/>
            <wp:effectExtent l="0" t="0" r="635" b="3175"/>
            <wp:docPr id="16" name="Gráfico 16">
              <a:extLst xmlns:a="http://schemas.openxmlformats.org/drawingml/2006/main">
                <a:ext uri="{FF2B5EF4-FFF2-40B4-BE49-F238E27FC236}">
                  <a16:creationId xmlns:a16="http://schemas.microsoft.com/office/drawing/2014/main" id="{559B009F-D099-4D75-8E7F-55DA52F56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BEBD076" w14:textId="77777777" w:rsidR="0082242D" w:rsidRDefault="0082242D" w:rsidP="00F264E0">
      <w:pPr>
        <w:pStyle w:val="Caption"/>
        <w:jc w:val="center"/>
      </w:pPr>
      <w:commentRangeStart w:id="333"/>
      <w:r>
        <w:t xml:space="preserve">Figura </w:t>
      </w:r>
      <w:r w:rsidR="00B00782">
        <w:fldChar w:fldCharType="begin"/>
      </w:r>
      <w:r>
        <w:instrText xml:space="preserve"> SEQ Figura \* ARABIC </w:instrText>
      </w:r>
      <w:r w:rsidR="00B00782">
        <w:fldChar w:fldCharType="separate"/>
      </w:r>
      <w:r w:rsidR="00ED0EF7">
        <w:rPr>
          <w:noProof/>
        </w:rPr>
        <w:t>18</w:t>
      </w:r>
      <w:r w:rsidR="00B00782">
        <w:fldChar w:fldCharType="end"/>
      </w:r>
      <w:r>
        <w:t xml:space="preserve"> Concentración de equilibrio en fase sólida (normalizado) en funci</w:t>
      </w:r>
      <w:bookmarkStart w:id="334" w:name="_GoBack"/>
      <w:bookmarkEnd w:id="334"/>
      <w:r>
        <w:t>ón de concentración en equilibrio en fase líquida</w:t>
      </w:r>
      <w:commentRangeEnd w:id="333"/>
      <w:r w:rsidR="00EE223C">
        <w:rPr>
          <w:rStyle w:val="CommentReference"/>
          <w:i w:val="0"/>
          <w:iCs w:val="0"/>
          <w:color w:val="auto"/>
        </w:rPr>
        <w:commentReference w:id="333"/>
      </w:r>
    </w:p>
    <w:p w14:paraId="5BEBD077" w14:textId="77777777" w:rsidR="0082242D" w:rsidRDefault="0082242D" w:rsidP="0082242D">
      <w:pPr>
        <w:keepNext/>
      </w:pPr>
      <w:r>
        <w:rPr>
          <w:noProof/>
          <w:lang w:eastAsia="es-ES"/>
        </w:rPr>
        <w:drawing>
          <wp:inline distT="0" distB="0" distL="0" distR="0" wp14:anchorId="5BEBD195" wp14:editId="5BEBD196">
            <wp:extent cx="2432266" cy="2191109"/>
            <wp:effectExtent l="0" t="0" r="6350" b="0"/>
            <wp:docPr id="17" name="Gráfico 17">
              <a:extLst xmlns:a="http://schemas.openxmlformats.org/drawingml/2006/main">
                <a:ext uri="{FF2B5EF4-FFF2-40B4-BE49-F238E27FC236}">
                  <a16:creationId xmlns:a16="http://schemas.microsoft.com/office/drawing/2014/main" id="{81713E92-75D8-49A1-9B11-EB1E7EA4E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BEBD078" w14:textId="77777777" w:rsidR="0082242D" w:rsidRDefault="0082242D" w:rsidP="00F264E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19</w:t>
      </w:r>
      <w:r w:rsidR="00B00782">
        <w:fldChar w:fldCharType="end"/>
      </w:r>
      <w:ins w:id="335" w:author="NN" w:date="2019-02-15T12:27:00Z">
        <w:r w:rsidR="00EE223C">
          <w:t xml:space="preserve"> </w:t>
        </w:r>
      </w:ins>
      <w:r w:rsidRPr="00E505DC">
        <w:t>Correlación entre datos experimentales y regresión realizada</w:t>
      </w:r>
    </w:p>
    <w:p w14:paraId="5BEBD079" w14:textId="77777777" w:rsidR="00F264E0" w:rsidRDefault="00F264E0" w:rsidP="00037578"/>
    <w:p w14:paraId="5BEBD07A" w14:textId="77777777" w:rsidR="00113909" w:rsidRDefault="00113909" w:rsidP="00037578">
      <w:pPr>
        <w:sectPr w:rsidR="00113909" w:rsidSect="00F264E0">
          <w:type w:val="continuous"/>
          <w:pgSz w:w="11907" w:h="16840" w:code="9"/>
          <w:pgMar w:top="1134" w:right="1134" w:bottom="1134" w:left="1701" w:header="709" w:footer="709" w:gutter="0"/>
          <w:pgNumType w:start="1"/>
          <w:cols w:num="2" w:space="708"/>
          <w:docGrid w:linePitch="360"/>
        </w:sectPr>
      </w:pPr>
    </w:p>
    <w:tbl>
      <w:tblPr>
        <w:tblW w:w="4059" w:type="dxa"/>
        <w:jc w:val="center"/>
        <w:tblCellSpacing w:w="15" w:type="dxa"/>
        <w:tblCellMar>
          <w:top w:w="15" w:type="dxa"/>
          <w:left w:w="15" w:type="dxa"/>
          <w:bottom w:w="15" w:type="dxa"/>
          <w:right w:w="15" w:type="dxa"/>
        </w:tblCellMar>
        <w:tblLook w:val="04A0" w:firstRow="1" w:lastRow="0" w:firstColumn="1" w:lastColumn="0" w:noHBand="0" w:noVBand="1"/>
      </w:tblPr>
      <w:tblGrid>
        <w:gridCol w:w="794"/>
        <w:gridCol w:w="910"/>
        <w:gridCol w:w="780"/>
        <w:gridCol w:w="780"/>
        <w:gridCol w:w="795"/>
      </w:tblGrid>
      <w:tr w:rsidR="00113909" w:rsidRPr="00113909" w14:paraId="5BEBD080" w14:textId="77777777" w:rsidTr="00113909">
        <w:trPr>
          <w:tblCellSpacing w:w="15" w:type="dxa"/>
          <w:jc w:val="center"/>
        </w:trPr>
        <w:tc>
          <w:tcPr>
            <w:tcW w:w="0" w:type="auto"/>
            <w:tcBorders>
              <w:bottom w:val="single" w:sz="4" w:space="0" w:color="auto"/>
            </w:tcBorders>
            <w:vAlign w:val="center"/>
            <w:hideMark/>
          </w:tcPr>
          <w:p w14:paraId="5BEBD07B" w14:textId="77777777" w:rsidR="00113909" w:rsidRPr="00113909" w:rsidRDefault="00B1138F"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C" w14:textId="77777777" w:rsidR="00113909" w:rsidRPr="00113909" w:rsidRDefault="00B1138F"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L</m:t>
                    </m:r>
                  </m:sub>
                </m:sSub>
              </m:oMath>
            </m:oMathPara>
          </w:p>
        </w:tc>
        <w:tc>
          <w:tcPr>
            <w:tcW w:w="0" w:type="auto"/>
            <w:tcBorders>
              <w:bottom w:val="single" w:sz="4" w:space="0" w:color="auto"/>
            </w:tcBorders>
            <w:vAlign w:val="center"/>
            <w:hideMark/>
          </w:tcPr>
          <w:p w14:paraId="5BEBD07D" w14:textId="77777777" w:rsidR="00113909" w:rsidRPr="00113909" w:rsidRDefault="00B1138F"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E" w14:textId="77777777" w:rsidR="00113909" w:rsidRPr="00113909" w:rsidRDefault="00B1138F" w:rsidP="00113909">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AL</m:t>
                    </m:r>
                  </m:sub>
                </m:sSub>
              </m:oMath>
            </m:oMathPara>
          </w:p>
        </w:tc>
        <w:tc>
          <w:tcPr>
            <w:tcW w:w="0" w:type="auto"/>
            <w:tcBorders>
              <w:bottom w:val="single" w:sz="4" w:space="0" w:color="auto"/>
            </w:tcBorders>
            <w:vAlign w:val="center"/>
            <w:hideMark/>
          </w:tcPr>
          <w:p w14:paraId="5BEBD07F" w14:textId="77777777" w:rsidR="00113909" w:rsidRPr="00113909" w:rsidRDefault="00113909" w:rsidP="00113909">
            <w:pPr>
              <w:spacing w:line="240" w:lineRule="auto"/>
              <w:ind w:firstLine="0"/>
              <w:rPr>
                <w:rFonts w:cs="Times New Roman"/>
              </w:rPr>
            </w:pPr>
            <m:oMathPara>
              <m:oMath>
                <m:r>
                  <m:rPr>
                    <m:sty m:val="p"/>
                  </m:rPr>
                  <w:rPr>
                    <w:rFonts w:ascii="Cambria Math" w:hAnsi="Cambria Math" w:cs="Times New Roman"/>
                  </w:rPr>
                  <m:t>H</m:t>
                </m:r>
              </m:oMath>
            </m:oMathPara>
          </w:p>
        </w:tc>
      </w:tr>
      <w:tr w:rsidR="00113909" w:rsidRPr="00113909" w14:paraId="5BEBD086" w14:textId="77777777" w:rsidTr="00113909">
        <w:trPr>
          <w:tblCellSpacing w:w="15" w:type="dxa"/>
          <w:jc w:val="center"/>
        </w:trPr>
        <w:tc>
          <w:tcPr>
            <w:tcW w:w="0" w:type="auto"/>
            <w:tcBorders>
              <w:bottom w:val="single" w:sz="4" w:space="0" w:color="auto"/>
            </w:tcBorders>
            <w:vAlign w:val="center"/>
            <w:hideMark/>
          </w:tcPr>
          <w:p w14:paraId="5BEBD081" w14:textId="77777777" w:rsidR="00113909" w:rsidRPr="00113909" w:rsidRDefault="00113909" w:rsidP="00113909">
            <w:pPr>
              <w:spacing w:line="240" w:lineRule="auto"/>
              <w:ind w:firstLine="0"/>
              <w:rPr>
                <w:rFonts w:cs="Times New Roman"/>
              </w:rPr>
            </w:pPr>
            <w:r w:rsidRPr="00113909">
              <w:rPr>
                <w:rFonts w:cs="Times New Roman"/>
              </w:rPr>
              <w:t>0,4823</w:t>
            </w:r>
          </w:p>
        </w:tc>
        <w:tc>
          <w:tcPr>
            <w:tcW w:w="0" w:type="auto"/>
            <w:tcBorders>
              <w:bottom w:val="single" w:sz="4" w:space="0" w:color="auto"/>
            </w:tcBorders>
            <w:vAlign w:val="center"/>
            <w:hideMark/>
          </w:tcPr>
          <w:p w14:paraId="5BEBD082" w14:textId="77777777" w:rsidR="00113909" w:rsidRPr="00113909" w:rsidRDefault="00113909" w:rsidP="00113909">
            <w:pPr>
              <w:spacing w:line="240" w:lineRule="auto"/>
              <w:ind w:firstLine="0"/>
              <w:rPr>
                <w:rFonts w:cs="Times New Roman"/>
              </w:rPr>
            </w:pPr>
            <w:r w:rsidRPr="00113909">
              <w:rPr>
                <w:rFonts w:cs="Times New Roman"/>
              </w:rPr>
              <w:t>17,4017</w:t>
            </w:r>
          </w:p>
        </w:tc>
        <w:tc>
          <w:tcPr>
            <w:tcW w:w="0" w:type="auto"/>
            <w:tcBorders>
              <w:bottom w:val="single" w:sz="4" w:space="0" w:color="auto"/>
            </w:tcBorders>
            <w:vAlign w:val="center"/>
            <w:hideMark/>
          </w:tcPr>
          <w:p w14:paraId="5BEBD083" w14:textId="77777777" w:rsidR="00113909" w:rsidRPr="00113909" w:rsidRDefault="00113909" w:rsidP="00113909">
            <w:pPr>
              <w:spacing w:line="240" w:lineRule="auto"/>
              <w:ind w:firstLine="0"/>
              <w:rPr>
                <w:rFonts w:cs="Times New Roman"/>
              </w:rPr>
            </w:pPr>
            <w:r w:rsidRPr="00113909">
              <w:rPr>
                <w:rFonts w:cs="Times New Roman"/>
              </w:rPr>
              <w:t>0,1061</w:t>
            </w:r>
          </w:p>
        </w:tc>
        <w:tc>
          <w:tcPr>
            <w:tcW w:w="0" w:type="auto"/>
            <w:tcBorders>
              <w:bottom w:val="single" w:sz="4" w:space="0" w:color="auto"/>
            </w:tcBorders>
            <w:vAlign w:val="center"/>
            <w:hideMark/>
          </w:tcPr>
          <w:p w14:paraId="5BEBD084" w14:textId="77777777" w:rsidR="00113909" w:rsidRPr="00113909" w:rsidRDefault="00113909" w:rsidP="00113909">
            <w:pPr>
              <w:spacing w:line="240" w:lineRule="auto"/>
              <w:ind w:firstLine="0"/>
              <w:rPr>
                <w:rFonts w:cs="Times New Roman"/>
              </w:rPr>
            </w:pPr>
            <w:r w:rsidRPr="00113909">
              <w:rPr>
                <w:rFonts w:cs="Times New Roman"/>
              </w:rPr>
              <w:t>0,0599</w:t>
            </w:r>
          </w:p>
        </w:tc>
        <w:tc>
          <w:tcPr>
            <w:tcW w:w="0" w:type="auto"/>
            <w:tcBorders>
              <w:bottom w:val="single" w:sz="4" w:space="0" w:color="auto"/>
            </w:tcBorders>
            <w:vAlign w:val="center"/>
            <w:hideMark/>
          </w:tcPr>
          <w:p w14:paraId="5BEBD085" w14:textId="77777777" w:rsidR="00113909" w:rsidRPr="00113909" w:rsidRDefault="00113909" w:rsidP="00113909">
            <w:pPr>
              <w:keepNext/>
              <w:spacing w:line="240" w:lineRule="auto"/>
              <w:ind w:firstLine="0"/>
              <w:rPr>
                <w:rFonts w:cs="Times New Roman"/>
              </w:rPr>
            </w:pPr>
            <w:r w:rsidRPr="00113909">
              <w:rPr>
                <w:rFonts w:cs="Times New Roman"/>
              </w:rPr>
              <w:t>1,9721</w:t>
            </w:r>
          </w:p>
        </w:tc>
      </w:tr>
    </w:tbl>
    <w:p w14:paraId="5BEBD087" w14:textId="77777777" w:rsidR="0082242D" w:rsidRDefault="00113909" w:rsidP="00113909">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Pr>
          <w:noProof/>
        </w:rPr>
        <w:t>3</w:t>
      </w:r>
      <w:r w:rsidR="000E2AF4">
        <w:rPr>
          <w:noProof/>
        </w:rPr>
        <w:fldChar w:fldCharType="end"/>
      </w:r>
      <w:r>
        <w:t xml:space="preserve"> Parámetros de equilibrio</w:t>
      </w:r>
    </w:p>
    <w:p w14:paraId="5BEBD088" w14:textId="77777777" w:rsidR="008C7F3B" w:rsidRDefault="008C7F3B" w:rsidP="008C7F3B">
      <w:pPr>
        <w:pStyle w:val="Heading2"/>
      </w:pPr>
      <w:r>
        <w:t>Cinética de extracción</w:t>
      </w:r>
      <w:bookmarkEnd w:id="327"/>
    </w:p>
    <w:p w14:paraId="5BEBD089" w14:textId="77777777" w:rsidR="000E031F" w:rsidRDefault="00B056C5" w:rsidP="000E031F">
      <w:r>
        <w:t>Al nivel microscópico, las extracciones sólido-líquido de materiales vegetales pueden dividirse en dos secciones; un proceso difusivo donde el soluto a extraer difunde desde el interior de las partículas al solvente de extracción, y un proceso de transferencia de masa convectivo desde la superficie de las partículas a la fase del solvente extractor. El primero puede describirse mediante las leyes de Fick (Ec. -X- y -X-)</w:t>
      </w:r>
      <w:r w:rsidR="00BD2C0C">
        <w:t xml:space="preserve"> y depende del soluto y el material sólido, </w:t>
      </w:r>
      <w:r>
        <w:t xml:space="preserve">el segundo es dependiente </w:t>
      </w:r>
      <w:r w:rsidR="00BD2C0C">
        <w:t xml:space="preserve">de las condiciones de trabajo y puede ser descripto por </w:t>
      </w:r>
      <w:r w:rsidR="00094206">
        <w:t>el</w:t>
      </w:r>
      <w:ins w:id="336" w:author="NN" w:date="2019-02-12T21:01:00Z">
        <w:r w:rsidR="004B23EE">
          <w:t xml:space="preserve"> </w:t>
        </w:r>
      </w:ins>
      <w:r w:rsidR="00094206">
        <w:t>número</w:t>
      </w:r>
      <w:r w:rsidR="00BD2C0C">
        <w:t xml:space="preserve"> de Sherwood (Ec -X-</w:t>
      </w:r>
      <w:r w:rsidR="00737EA3">
        <w:t>,</w:t>
      </w:r>
      <w:r w:rsidR="00BD2C0C">
        <w:t xml:space="preserve"> nombrada en marco teórico)</w:t>
      </w:r>
      <w:r w:rsidR="00747610">
        <w:t>.</w:t>
      </w:r>
    </w:p>
    <w:p w14:paraId="5BEBD08A" w14:textId="77777777" w:rsidR="00747610" w:rsidRPr="00737EA3" w:rsidRDefault="00747610" w:rsidP="00737EA3">
      <w:pPr>
        <w:keepNext/>
        <w:jc w:val="center"/>
      </w:pPr>
      <m:oMathPara>
        <m:oMathParaPr>
          <m:jc m:val="center"/>
        </m:oMathParaPr>
        <m:oMath>
          <m:r>
            <w:rPr>
              <w:rFonts w:ascii="Cambria Math" w:hAnsi="Cambria Math"/>
            </w:rPr>
            <m:t>J=-D</m:t>
          </m:r>
          <m:f>
            <m:fPr>
              <m:ctrlPr>
                <w:rPr>
                  <w:rFonts w:ascii="Cambria Math" w:hAnsi="Cambria Math"/>
                  <w:i/>
                </w:rPr>
              </m:ctrlPr>
            </m:fPr>
            <m:num>
              <m:r>
                <w:rPr>
                  <w:rFonts w:ascii="Cambria Math" w:hAnsi="Cambria Math"/>
                </w:rPr>
                <m:t>dC</m:t>
              </m:r>
            </m:num>
            <m:den>
              <m:r>
                <w:rPr>
                  <w:rFonts w:ascii="Cambria Math" w:hAnsi="Cambria Math"/>
                </w:rPr>
                <m:t>dx</m:t>
              </m:r>
            </m:den>
          </m:f>
          <m:r>
            <m:rPr>
              <m:sty m:val="p"/>
            </m:rPr>
            <w:rPr>
              <w:rStyle w:val="mwe-math-mathml-inline"/>
              <w:rFonts w:ascii="Cambria Math" w:hAnsi="Cambria Math" w:cs="Cambria Math"/>
              <w:vanish/>
              <w:color w:val="222222"/>
              <w:sz w:val="21"/>
              <w:szCs w:val="21"/>
            </w:rPr>
            <m:t>∇</m:t>
          </m:r>
          <m:r>
            <m:rPr>
              <m:sty m:val="p"/>
            </m:rPr>
            <w:rPr>
              <w:rStyle w:val="mwe-math-mathml-inline"/>
              <w:rFonts w:ascii="Cambria Math" w:hAnsi="Cambria Math"/>
              <w:vanish/>
              <w:color w:val="222222"/>
              <w:sz w:val="21"/>
              <w:szCs w:val="21"/>
            </w:rPr>
            <m:t xml:space="preserve"> </m:t>
          </m:r>
          <m:r>
            <m:rPr>
              <m:sty m:val="p"/>
            </m:rPr>
            <w:rPr>
              <w:rStyle w:val="mwe-math-mathml-inline"/>
              <w:rFonts w:ascii="Cambria Math" w:hAnsi="Cambria Math"/>
              <w:vanish/>
              <w:color w:val="222222"/>
              <w:sz w:val="21"/>
              <w:szCs w:val="21"/>
              <w:highlight w:val="yellow"/>
              <w:rPrChange w:id="337" w:author="NN" w:date="2019-02-12T21:11:00Z">
                <w:rPr>
                  <w:rStyle w:val="mwe-math-mathml-inline"/>
                  <w:rFonts w:ascii="Cambria Math" w:hAnsi="Cambria Math"/>
                  <w:vanish/>
                  <w:color w:val="222222"/>
                  <w:sz w:val="21"/>
                  <w:szCs w:val="21"/>
                </w:rPr>
              </w:rPrChange>
            </w:rPr>
            <m:t>{\displaystyle \nabla }</m:t>
          </m:r>
          <m:r>
            <m:rPr>
              <m:sty m:val="p"/>
            </m:rPr>
            <w:rPr>
              <w:rStyle w:val="mwe-math-mathml-inline"/>
              <w:rFonts w:ascii="Cambria Math" w:hAnsi="Cambria Math"/>
              <w:vanish/>
              <w:color w:val="222222"/>
              <w:sz w:val="21"/>
              <w:szCs w:val="21"/>
            </w:rPr>
            <m:t xml:space="preserve"> </m:t>
          </m:r>
        </m:oMath>
      </m:oMathPara>
    </w:p>
    <w:p w14:paraId="5BEBD08B" w14:textId="77777777" w:rsidR="00737EA3" w:rsidRDefault="00737EA3" w:rsidP="00737EA3">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14</w:t>
      </w:r>
      <w:r w:rsidR="00B00782">
        <w:fldChar w:fldCharType="end"/>
      </w:r>
      <w:r>
        <w:t xml:space="preserve"> Primera ley de Fick</w:t>
      </w:r>
      <w:r w:rsidR="00642BDD">
        <w:t xml:space="preserve"> en una dimensión</w:t>
      </w:r>
    </w:p>
    <w:p w14:paraId="5BEBD08C" w14:textId="77777777" w:rsidR="00737EA3" w:rsidRPr="00737EA3" w:rsidRDefault="00B1138F" w:rsidP="00737EA3">
      <w:pPr>
        <w:keepNext/>
        <w:jc w:val="center"/>
      </w:pPr>
      <m:oMathPara>
        <m:oMathParaPr>
          <m:jc m:val="center"/>
        </m:oMathParaPr>
        <m:oMath>
          <m:f>
            <m:fPr>
              <m:ctrlPr>
                <w:rPr>
                  <w:rFonts w:ascii="Cambria Math" w:hAnsi="Cambria Math"/>
                  <w:i/>
                </w:rPr>
              </m:ctrlPr>
            </m:fPr>
            <m:num>
              <m:r>
                <w:rPr>
                  <w:rFonts w:ascii="Cambria Math" w:hAnsi="Cambria Math"/>
                </w:rPr>
                <m:t>dJ</m:t>
              </m:r>
            </m:num>
            <m:den>
              <m:r>
                <w:rPr>
                  <w:rFonts w:ascii="Cambria Math" w:hAnsi="Cambria Math"/>
                </w:rPr>
                <m:t>dt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C</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BEBD08D" w14:textId="77777777" w:rsidR="00737EA3" w:rsidRDefault="00737EA3" w:rsidP="00737EA3">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15</w:t>
      </w:r>
      <w:r w:rsidR="00B00782">
        <w:fldChar w:fldCharType="end"/>
      </w:r>
      <w:r>
        <w:t xml:space="preserve"> Segunda ley de Fick</w:t>
      </w:r>
      <w:r w:rsidR="00642BDD">
        <w:t xml:space="preserve"> en una dimensión</w:t>
      </w:r>
    </w:p>
    <w:p w14:paraId="5BEBD08E" w14:textId="77777777" w:rsidR="00B00782" w:rsidRDefault="004B23EE">
      <w:pPr>
        <w:ind w:firstLine="0"/>
        <w:pPrChange w:id="338" w:author="NN" w:date="2019-02-12T21:02:00Z">
          <w:pPr/>
        </w:pPrChange>
      </w:pPr>
      <w:ins w:id="339" w:author="NN" w:date="2019-02-12T21:02:00Z">
        <w:r>
          <w:t>d</w:t>
        </w:r>
      </w:ins>
      <w:del w:id="340" w:author="NN" w:date="2019-02-12T21:02:00Z">
        <w:r w:rsidR="00642BDD" w:rsidDel="004B23EE">
          <w:delText>D</w:delText>
        </w:r>
      </w:del>
      <w:r w:rsidR="00642BDD">
        <w:t>onde J es el flujo de compuesto que difunde, D es la constante de difusión, x la variable espacial y t la variable temporal.</w:t>
      </w:r>
    </w:p>
    <w:p w14:paraId="5BEBD08F" w14:textId="77777777" w:rsidR="00807DD1" w:rsidRDefault="00807DD1" w:rsidP="000E031F">
      <w:r>
        <w:t>En el caso de las extracciones sólido-líquido los fenómenos de transporte que ocurren pueden dividirse en una serie de etapas:</w:t>
      </w:r>
    </w:p>
    <w:p w14:paraId="5BEBD090"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desde la capa límite a la superficie de la matriz.</w:t>
      </w:r>
    </w:p>
    <w:p w14:paraId="5BEBD091" w14:textId="77777777" w:rsidR="00807DD1" w:rsidRPr="007925E2" w:rsidRDefault="00807DD1" w:rsidP="007925E2">
      <w:pPr>
        <w:numPr>
          <w:ilvl w:val="1"/>
          <w:numId w:val="29"/>
        </w:numPr>
      </w:pPr>
      <w:r w:rsidRPr="007925E2">
        <w:rPr>
          <w:b/>
          <w:bCs/>
          <w:lang w:val="es-AR"/>
        </w:rPr>
        <w:t>Difusión</w:t>
      </w:r>
      <w:r w:rsidRPr="007925E2">
        <w:rPr>
          <w:lang w:val="es-AR"/>
        </w:rPr>
        <w:t xml:space="preserve"> del solvente a través de los poros de la matriz.</w:t>
      </w:r>
    </w:p>
    <w:p w14:paraId="5BEBD092" w14:textId="77777777" w:rsidR="00807DD1" w:rsidRPr="007925E2" w:rsidRDefault="00807DD1" w:rsidP="007925E2">
      <w:pPr>
        <w:numPr>
          <w:ilvl w:val="1"/>
          <w:numId w:val="29"/>
        </w:numPr>
      </w:pPr>
      <w:r w:rsidRPr="007925E2">
        <w:rPr>
          <w:b/>
          <w:bCs/>
          <w:lang w:val="es-AR"/>
        </w:rPr>
        <w:t>Disolución</w:t>
      </w:r>
      <w:r w:rsidRPr="007925E2">
        <w:rPr>
          <w:lang w:val="es-AR"/>
        </w:rPr>
        <w:t xml:space="preserve"> del compuesto de interés.</w:t>
      </w:r>
    </w:p>
    <w:p w14:paraId="5BEBD093"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disuelto a través de los poros.</w:t>
      </w:r>
    </w:p>
    <w:p w14:paraId="5BEBD094" w14:textId="77777777" w:rsidR="00807DD1" w:rsidRPr="007925E2" w:rsidRDefault="00807DD1" w:rsidP="007925E2">
      <w:pPr>
        <w:numPr>
          <w:ilvl w:val="1"/>
          <w:numId w:val="29"/>
        </w:numPr>
      </w:pPr>
      <w:r w:rsidRPr="007925E2">
        <w:rPr>
          <w:b/>
          <w:bCs/>
          <w:lang w:val="es-AR"/>
        </w:rPr>
        <w:t>Difusión</w:t>
      </w:r>
      <w:r w:rsidRPr="007925E2">
        <w:rPr>
          <w:lang w:val="es-AR"/>
        </w:rPr>
        <w:t xml:space="preserve"> del compuesto desde la superficie hacia el final de la capa límite.</w:t>
      </w:r>
    </w:p>
    <w:p w14:paraId="5BEBD095" w14:textId="77777777" w:rsidR="00807DD1" w:rsidRPr="00807DD1" w:rsidRDefault="00807DD1" w:rsidP="000E031F">
      <w:r>
        <w:t>Debido a la gran complejidad al momento de medir estas etapas se considera un coeficiente de difusividad efectiva (D</w:t>
      </w:r>
      <w:r>
        <w:rPr>
          <w:vertAlign w:val="subscript"/>
        </w:rPr>
        <w:t>eff</w:t>
      </w:r>
      <w:r>
        <w:t>) el cual engloba todos los fenómenos</w:t>
      </w:r>
      <w:r w:rsidR="00B70B5E">
        <w:t>.</w:t>
      </w:r>
    </w:p>
    <w:p w14:paraId="5BEBD096" w14:textId="77777777" w:rsidR="00642BDD" w:rsidRDefault="00642BDD" w:rsidP="000E031F">
      <w:r>
        <w:t>La variación de concentración</w:t>
      </w:r>
      <w:r w:rsidR="00B70B5E">
        <w:t xml:space="preserve"> en la fase sólida</w:t>
      </w:r>
      <w:r>
        <w:t xml:space="preserve"> por difusión </w:t>
      </w:r>
      <w:r w:rsidR="0093149D">
        <w:t>para</w:t>
      </w:r>
      <w:ins w:id="341" w:author="NN" w:date="2019-02-12T21:12:00Z">
        <w:r w:rsidR="00B81047">
          <w:t xml:space="preserve"> </w:t>
        </w:r>
      </w:ins>
      <w:r w:rsidR="0093149D">
        <w:t xml:space="preserve">extracciones en </w:t>
      </w:r>
      <w:r>
        <w:t>estado no estacionario en sólidos simétricos puede ser descripta por la ecuación:</w:t>
      </w:r>
    </w:p>
    <w:p w14:paraId="5BEBD097" w14:textId="77777777" w:rsidR="00642BDD" w:rsidRPr="00DF6B71" w:rsidRDefault="00B1138F" w:rsidP="00DF6B71">
      <w:pPr>
        <w:keepNex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v-1</m:t>
                  </m:r>
                </m:sup>
              </m:sSup>
            </m:den>
          </m:f>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v-1</m:t>
              </m:r>
            </m:sup>
          </m:sSup>
          <m:sSub>
            <m:sSubPr>
              <m:ctrlPr>
                <w:rPr>
                  <w:rFonts w:ascii="Cambria Math" w:hAnsi="Cambria Math"/>
                  <w:i/>
                </w:rPr>
              </m:ctrlPr>
            </m:sSubPr>
            <m:e>
              <m:r>
                <w:rPr>
                  <w:rFonts w:ascii="Cambria Math" w:hAnsi="Cambria Math"/>
                </w:rPr>
                <m:t>D</m:t>
              </m:r>
            </m:e>
            <m:sub>
              <m:r>
                <w:rPr>
                  <w:rFonts w:ascii="Cambria Math" w:hAnsi="Cambria Math"/>
                </w:rPr>
                <m:t>eff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∂x</m:t>
              </m:r>
            </m:den>
          </m:f>
          <m:r>
            <w:rPr>
              <w:rFonts w:ascii="Cambria Math" w:hAnsi="Cambria Math"/>
            </w:rPr>
            <m:t>)</m:t>
          </m:r>
        </m:oMath>
      </m:oMathPara>
    </w:p>
    <w:p w14:paraId="5BEBD098" w14:textId="77777777" w:rsidR="00DF6B71" w:rsidRDefault="00DF6B71" w:rsidP="00DF6B71">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16</w:t>
      </w:r>
      <w:r w:rsidR="00B00782">
        <w:fldChar w:fldCharType="end"/>
      </w:r>
      <w:r>
        <w:t xml:space="preserve"> Segunda ley de Fick modificada</w:t>
      </w:r>
    </w:p>
    <w:p w14:paraId="5BEBD099" w14:textId="77777777" w:rsidR="00B00782" w:rsidRDefault="00B81047">
      <w:pPr>
        <w:ind w:firstLine="0"/>
        <w:pPrChange w:id="342" w:author="NN" w:date="2019-02-12T21:12:00Z">
          <w:pPr/>
        </w:pPrChange>
      </w:pPr>
      <w:ins w:id="343" w:author="NN" w:date="2019-02-12T21:12:00Z">
        <w:r>
          <w:t>d</w:t>
        </w:r>
      </w:ins>
      <w:del w:id="344" w:author="NN" w:date="2019-02-12T21:12:00Z">
        <w:r w:rsidR="00DF6B71" w:rsidDel="00B81047">
          <w:delText>D</w:delText>
        </w:r>
      </w:del>
      <w:r w:rsidR="00DF6B71">
        <w:t xml:space="preserve">onde </w:t>
      </w:r>
      <m:oMath>
        <m:r>
          <w:rPr>
            <w:rFonts w:ascii="Cambria Math" w:hAnsi="Cambria Math"/>
          </w:rPr>
          <m:t>v</m:t>
        </m:r>
      </m:oMath>
      <w:r w:rsidR="00DF6B71">
        <w:t xml:space="preserve"> es un factor </w:t>
      </w:r>
      <w:r w:rsidR="0093149D">
        <w:t>dependiente de la forma de las partículas estudiadas y D</w:t>
      </w:r>
      <w:r w:rsidR="0093149D">
        <w:rPr>
          <w:vertAlign w:val="subscript"/>
        </w:rPr>
        <w:t>eff</w:t>
      </w:r>
      <w:r w:rsidR="0093149D">
        <w:t xml:space="preserve"> es el coeficiente de difusividad efectiva dentro de la fase </w:t>
      </w:r>
      <w:r w:rsidR="00807DD1">
        <w:t>sólida.</w:t>
      </w:r>
      <w:r w:rsidR="007925E2">
        <w:t xml:space="preserve"> Las condiciones iniciales y de borde para la resolución de esta ecuación son:</w:t>
      </w:r>
    </w:p>
    <w:p w14:paraId="5BEBD09A" w14:textId="77777777" w:rsidR="007925E2" w:rsidRDefault="00B1138F" w:rsidP="007925E2">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(x,0)=</m:t>
        </m:r>
        <m:sSub>
          <m:sSubPr>
            <m:ctrlPr>
              <w:rPr>
                <w:rFonts w:ascii="Cambria Math" w:hAnsi="Cambria Math"/>
                <w:i/>
              </w:rPr>
            </m:ctrlPr>
          </m:sSubPr>
          <m:e>
            <m:r>
              <w:rPr>
                <w:rFonts w:ascii="Cambria Math" w:hAnsi="Cambria Math"/>
              </w:rPr>
              <m:t>C</m:t>
            </m:r>
          </m:e>
          <m:sub>
            <m:r>
              <w:rPr>
                <w:rFonts w:ascii="Cambria Math" w:hAnsi="Cambria Math"/>
              </w:rPr>
              <m:t>s,0</m:t>
            </m:r>
          </m:sub>
        </m:sSub>
      </m:oMath>
      <w:r w:rsidR="007925E2">
        <w:t xml:space="preserve"> para 0 &lt; x &lt;Lc</w:t>
      </w:r>
      <w:r w:rsidR="007925E2">
        <w:tab/>
      </w:r>
    </w:p>
    <w:p w14:paraId="5BEBD09B" w14:textId="77777777" w:rsidR="007925E2" w:rsidRDefault="00B1138F" w:rsidP="007925E2">
      <w:pPr>
        <w:pStyle w:val="ListParagraph"/>
        <w:numPr>
          <w:ilvl w:val="0"/>
          <w:numId w:val="28"/>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r>
              <w:rPr>
                <w:rFonts w:ascii="Cambria Math" w:hAnsi="Cambria Math"/>
              </w:rPr>
              <m:t>∂x</m:t>
            </m:r>
          </m:den>
        </m:f>
        <m:r>
          <w:rPr>
            <w:rFonts w:ascii="Cambria Math" w:hAnsi="Cambria Math"/>
          </w:rPr>
          <m:t>(0,t)=0</m:t>
        </m:r>
      </m:oMath>
    </w:p>
    <w:p w14:paraId="5BEBD09C" w14:textId="77777777" w:rsidR="007925E2" w:rsidRPr="007925E2" w:rsidRDefault="00B1138F" w:rsidP="007925E2">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(Lc,t)</m:t>
        </m:r>
      </m:oMath>
      <w:r w:rsidR="007925E2" w:rsidRPr="007925E2">
        <w:t xml:space="preserve"> = </w:t>
      </w:r>
      <m:oMath>
        <m:sSub>
          <m:sSubPr>
            <m:ctrlPr>
              <w:rPr>
                <w:rFonts w:ascii="Cambria Math" w:hAnsi="Cambria Math"/>
                <w:i/>
              </w:rPr>
            </m:ctrlPr>
          </m:sSubPr>
          <m:e>
            <m:r>
              <w:rPr>
                <w:rFonts w:ascii="Cambria Math" w:hAnsi="Cambria Math"/>
              </w:rPr>
              <m:t>C</m:t>
            </m:r>
          </m:e>
          <m:sub>
            <m:r>
              <w:rPr>
                <w:rFonts w:ascii="Cambria Math" w:hAnsi="Cambria Math"/>
              </w:rPr>
              <m:t>L,eq</m:t>
            </m:r>
          </m:sub>
        </m:sSub>
      </m:oMath>
      <w:r w:rsidR="007925E2" w:rsidRPr="007925E2">
        <w:tab/>
      </w:r>
    </w:p>
    <w:p w14:paraId="5BEBD09D" w14:textId="77777777" w:rsidR="007925E2" w:rsidRDefault="007925E2" w:rsidP="007925E2">
      <w:pPr>
        <w:pStyle w:val="ListParagraph"/>
        <w:numPr>
          <w:ilvl w:val="0"/>
          <w:numId w:val="28"/>
        </w:num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 xml:space="preserve"> =constante</m:t>
        </m:r>
      </m:oMath>
    </w:p>
    <w:p w14:paraId="5BEBD09E" w14:textId="77777777" w:rsidR="007925E2" w:rsidRDefault="007925E2" w:rsidP="00982CB3">
      <w:r>
        <w:rPr>
          <w:iCs/>
        </w:rPr>
        <w:t xml:space="preserve">Aquí </w:t>
      </w:r>
      <m:oMath>
        <m:r>
          <w:rPr>
            <w:rFonts w:ascii="Cambria Math" w:hAnsi="Cambria Math"/>
          </w:rPr>
          <m:t>γ</m:t>
        </m:r>
      </m:oMath>
      <w:r>
        <w:rPr>
          <w:iCs/>
        </w:rPr>
        <w:t xml:space="preserve"> es un factor de extracción</w:t>
      </w:r>
      <w:r w:rsidR="00982CB3">
        <w:rPr>
          <w:iCs/>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13301A">
        <w:t xml:space="preserve">el volumen de solvente y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13301A">
        <w:t xml:space="preserve"> el volumen de material a extraer</w:t>
      </w:r>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oMath>
      <w:r w:rsidR="00982CB3">
        <w:t xml:space="preserve"> las concentraciones al llegar al equilibrio en la fase sólida y líquida, respectivamente.</w:t>
      </w:r>
    </w:p>
    <w:p w14:paraId="5BEBD09F" w14:textId="77777777" w:rsidR="007D4777" w:rsidRDefault="00DF6B71" w:rsidP="007D4777">
      <w:r>
        <w:t xml:space="preserve">En general, soluciones a la ecuación -X- (segunda ley de Fick modificada) </w:t>
      </w:r>
      <w:r w:rsidR="00C14C02">
        <w:t>dependen de las concentraciones iniciales en la fase sólida y la fase líquida</w:t>
      </w:r>
      <w:r w:rsidR="00B70B5E">
        <w:t>. En el caso de una extracción en batch, la solución de esta ecuación es:</w:t>
      </w:r>
    </w:p>
    <w:p w14:paraId="5BEBD0A0" w14:textId="77777777" w:rsidR="00B70B5E" w:rsidRPr="00B70B5E" w:rsidRDefault="00B70B5E" w:rsidP="00021640">
      <w:pPr>
        <w:keepNext/>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s,0</m:t>
                      </m:r>
                    </m:sub>
                  </m:sSub>
                </m:e>
              </m:acc>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
                <m:sSubPr>
                  <m:ctrlPr>
                    <w:rPr>
                      <w:rFonts w:ascii="Cambria Math" w:hAnsi="Cambria Math"/>
                      <w:i/>
                    </w:rPr>
                  </m:ctrlPr>
                </m:sSubPr>
                <m:e>
                  <m:r>
                    <w:rPr>
                      <w:rFonts w:ascii="Cambria Math" w:hAnsi="Cambria Math"/>
                    </w:rPr>
                    <m:t>C</m:t>
                  </m:r>
                </m:e>
                <m:sub>
                  <m:r>
                    <w:rPr>
                      <w:rFonts w:ascii="Cambria Math" w:hAnsi="Cambria Math"/>
                    </w:rPr>
                    <m:t>L,0</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2</m:t>
                      </m:r>
                    </m:sup>
                  </m:sSubSup>
                  <m:f>
                    <m:fPr>
                      <m:ctrlPr>
                        <w:rPr>
                          <w:rFonts w:ascii="Cambria Math" w:hAnsi="Cambria Math"/>
                          <w:i/>
                        </w:rPr>
                      </m:ctrlPr>
                    </m:fPr>
                    <m:num>
                      <m:r>
                        <w:rPr>
                          <w:rFonts w:ascii="Cambria Math" w:hAnsi="Cambria Math"/>
                        </w:rPr>
                        <m:t>Deff ∙ t</m:t>
                      </m:r>
                    </m:num>
                    <m:den>
                      <m:sSup>
                        <m:sSupPr>
                          <m:ctrlPr>
                            <w:rPr>
                              <w:rFonts w:ascii="Cambria Math" w:hAnsi="Cambria Math"/>
                              <w:i/>
                            </w:rPr>
                          </m:ctrlPr>
                        </m:sSupPr>
                        <m:e>
                          <m:r>
                            <w:rPr>
                              <w:rFonts w:ascii="Cambria Math" w:hAnsi="Cambria Math"/>
                            </w:rPr>
                            <m:t>Lc</m:t>
                          </m:r>
                        </m:e>
                        <m:sup>
                          <m:r>
                            <w:rPr>
                              <w:rFonts w:ascii="Cambria Math" w:hAnsi="Cambria Math"/>
                            </w:rPr>
                            <m:t>2</m:t>
                          </m:r>
                        </m:sup>
                      </m:sSup>
                    </m:den>
                  </m:f>
                </m:sup>
              </m:sSup>
            </m:e>
          </m:nary>
        </m:oMath>
      </m:oMathPara>
    </w:p>
    <w:p w14:paraId="5BEBD0A1" w14:textId="77777777" w:rsidR="00021640" w:rsidRDefault="00021640" w:rsidP="00021640">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17</w:t>
      </w:r>
      <w:r w:rsidR="00B00782">
        <w:fldChar w:fldCharType="end"/>
      </w:r>
      <w:r>
        <w:t xml:space="preserve"> Solución analítica de la segunda ley de Fick</w:t>
      </w:r>
    </w:p>
    <w:p w14:paraId="5BEBD0A2" w14:textId="77777777" w:rsidR="00B00782" w:rsidRDefault="00B81047">
      <w:pPr>
        <w:ind w:firstLine="0"/>
        <w:pPrChange w:id="345" w:author="NN" w:date="2019-02-12T21:13:00Z">
          <w:pPr/>
        </w:pPrChange>
      </w:pPr>
      <w:ins w:id="346" w:author="NN" w:date="2019-02-12T21:13:00Z">
        <w:r>
          <w:t>d</w:t>
        </w:r>
      </w:ins>
      <w:del w:id="347" w:author="NN" w:date="2019-02-12T21:13:00Z">
        <w:r w:rsidR="00B70B5E" w:rsidDel="00B81047">
          <w:delText>D</w:delText>
        </w:r>
      </w:del>
      <w:r w:rsidR="00B70B5E">
        <w:t xml:space="preserve">onde E es la fracción remanente de soluto extraíble,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oMath>
      <w:r w:rsidR="00B70B5E">
        <w:t xml:space="preserve"> es la concentración promedio en la fase sólida</w:t>
      </w:r>
      <w:ins w:id="348" w:author="NN" w:date="2019-02-12T21:13:00Z">
        <w:r>
          <w:t xml:space="preserve"> y</w:t>
        </w:r>
      </w:ins>
      <w:del w:id="349" w:author="NN" w:date="2019-02-12T21:13:00Z">
        <w:r w:rsidR="00B70B5E" w:rsidDel="00B81047">
          <w:delText>,</w:delText>
        </w:r>
      </w:del>
      <w:r w:rsidR="00B70B5E">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70B5E">
        <w:t xml:space="preserve"> la concentración en el solvente extractor</w:t>
      </w:r>
    </w:p>
    <w:p w14:paraId="5BEBD0A3" w14:textId="77777777" w:rsidR="00C2613F" w:rsidRDefault="00C2613F" w:rsidP="00C2613F">
      <w:r>
        <w:t xml:space="preserve">Para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oMath>
      <w:r>
        <w:t>&gt; 0,1 la ecuación -X- puede simplificarse a su primer términ</w:t>
      </w:r>
      <w:commentRangeStart w:id="350"/>
      <w:r>
        <w:t>o</w:t>
      </w:r>
      <w:sdt>
        <w:sdtPr>
          <w:id w:val="-428584621"/>
          <w:citation/>
        </w:sdtPr>
        <w:sdtEndPr/>
        <w:sdtContent>
          <w:r w:rsidR="00B00782">
            <w:fldChar w:fldCharType="begin"/>
          </w:r>
          <w:r>
            <w:rPr>
              <w:lang w:val="es-AR"/>
            </w:rPr>
            <w:instrText xml:space="preserve"> CITATION Sir97 \l 11274 </w:instrText>
          </w:r>
          <w:r w:rsidR="00B00782">
            <w:fldChar w:fldCharType="separate"/>
          </w:r>
          <w:r>
            <w:rPr>
              <w:noProof/>
              <w:lang w:val="es-AR"/>
            </w:rPr>
            <w:t xml:space="preserve"> (29)</w:t>
          </w:r>
          <w:r w:rsidR="00B00782">
            <w:fldChar w:fldCharType="end"/>
          </w:r>
        </w:sdtContent>
      </w:sdt>
      <w:r>
        <w:t>, o</w:t>
      </w:r>
      <w:commentRangeEnd w:id="350"/>
      <w:r w:rsidR="005F7F8C">
        <w:rPr>
          <w:rStyle w:val="CommentReference"/>
        </w:rPr>
        <w:commentReference w:id="350"/>
      </w:r>
      <w:r>
        <w:t xml:space="preserve">bteniéndose: </w:t>
      </w:r>
    </w:p>
    <w:p w14:paraId="5BEBD0A4" w14:textId="77777777" w:rsidR="00C2613F" w:rsidRPr="004A4333" w:rsidRDefault="00C2613F" w:rsidP="00C2613F">
      <w:pPr>
        <w:keepNext/>
      </w:pPr>
      <m:oMathPara>
        <m:oMath>
          <m:r>
            <w:rPr>
              <w:rFonts w:ascii="Cambria Math" w:hAnsi="Cambria Math"/>
            </w:rPr>
            <m:t>E(t)=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oMath>
      </m:oMathPara>
    </w:p>
    <w:p w14:paraId="5BEBD0A5"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18</w:t>
      </w:r>
      <w:r w:rsidR="00B00782">
        <w:fldChar w:fldCharType="end"/>
      </w:r>
    </w:p>
    <w:p w14:paraId="5BEBD0A6" w14:textId="508C1CC0" w:rsidR="00C2613F" w:rsidRDefault="005F7F8C" w:rsidP="00C2613F">
      <w:ins w:id="351" w:author="NN" w:date="2019-02-13T20:34:00Z">
        <w:r>
          <w:rPr>
            <w:i/>
          </w:rPr>
          <w:t xml:space="preserve">El valor de </w:t>
        </w:r>
      </w:ins>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C2613F">
        <w:t xml:space="preserve"> puede obtenerse en función del número de Sherwood a</w:t>
      </w:r>
      <w:ins w:id="352" w:author="Federico Ezequiel Benelli" w:date="2019-03-18T19:02:00Z">
        <w:r w:rsidR="0029651B">
          <w:t xml:space="preserve"> Biot</w:t>
        </w:r>
      </w:ins>
      <w:r w:rsidR="00C2613F">
        <w:t xml:space="preserve"> </w:t>
      </w:r>
      <w:commentRangeStart w:id="353"/>
      <w:r w:rsidR="00C2613F">
        <w:t>infinito</w:t>
      </w:r>
      <w:commentRangeEnd w:id="353"/>
      <w:r w:rsidR="007037E2">
        <w:rPr>
          <w:rStyle w:val="CommentReference"/>
        </w:rPr>
        <w:commentReference w:id="353"/>
      </w:r>
      <w:r w:rsidR="00C2613F">
        <w:t>, como es demostrado</w:t>
      </w:r>
      <w:commentRangeStart w:id="354"/>
      <w:r w:rsidR="00C2613F">
        <w:t xml:space="preserve"> en </w:t>
      </w:r>
      <w:sdt>
        <w:sdtPr>
          <w:id w:val="1044633445"/>
          <w:citation/>
        </w:sdtPr>
        <w:sdtEndPr/>
        <w:sdtContent>
          <w:r w:rsidR="00B00782">
            <w:fldChar w:fldCharType="begin"/>
          </w:r>
          <w:r w:rsidR="00C2613F">
            <w:rPr>
              <w:lang w:val="es-AR"/>
            </w:rPr>
            <w:instrText xml:space="preserve"> CITATION Sir97 \l 11274 </w:instrText>
          </w:r>
          <w:r w:rsidR="00B00782">
            <w:fldChar w:fldCharType="separate"/>
          </w:r>
          <w:r w:rsidR="00C2613F">
            <w:rPr>
              <w:noProof/>
              <w:lang w:val="es-AR"/>
            </w:rPr>
            <w:t>(29)</w:t>
          </w:r>
          <w:r w:rsidR="00B00782">
            <w:fldChar w:fldCharType="end"/>
          </w:r>
        </w:sdtContent>
      </w:sdt>
      <w:r w:rsidR="00C2613F">
        <w:t>:</w:t>
      </w:r>
      <w:commentRangeEnd w:id="354"/>
      <w:r>
        <w:rPr>
          <w:rStyle w:val="CommentReference"/>
        </w:rPr>
        <w:commentReference w:id="354"/>
      </w:r>
    </w:p>
    <w:p w14:paraId="5BEBD0A7" w14:textId="77777777" w:rsidR="00C2613F" w:rsidRPr="007511FF" w:rsidRDefault="00B1138F" w:rsidP="00C2613F">
      <w:pPr>
        <w:keepNext/>
      </w:pPr>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γ,Bi</m:t>
              </m:r>
            </m:e>
          </m:d>
          <m:r>
            <w:rPr>
              <w:rFonts w:ascii="Cambria Math" w:hAnsi="Cambria Math"/>
            </w:rPr>
            <m:t>∙</m:t>
          </m:r>
          <m:sSub>
            <m:sSubPr>
              <m:ctrlPr>
                <w:rPr>
                  <w:rFonts w:ascii="Cambria Math" w:hAnsi="Cambria Math"/>
                  <w:i/>
                </w:rPr>
              </m:ctrlPr>
            </m:sSubPr>
            <m:e>
              <m:r>
                <w:rPr>
                  <w:rFonts w:ascii="Cambria Math" w:hAnsi="Cambria Math"/>
                </w:rPr>
                <m:t>Sh</m:t>
              </m:r>
            </m:e>
            <m:sub>
              <m:r>
                <w:rPr>
                  <w:rFonts w:ascii="Cambria Math" w:hAnsi="Cambria Math"/>
                </w:rPr>
                <m:t>∞</m:t>
              </m:r>
            </m:sub>
          </m:sSub>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γ+1</m:t>
              </m:r>
            </m:num>
            <m:den>
              <m:r>
                <w:rPr>
                  <w:rFonts w:ascii="Cambria Math" w:hAnsi="Cambria Math"/>
                </w:rPr>
                <m:t>γ</m:t>
              </m:r>
            </m:den>
          </m:f>
          <m:r>
            <w:rPr>
              <w:rFonts w:ascii="Cambria Math" w:hAnsi="Cambria Math"/>
            </w:rPr>
            <m:t xml:space="preserve">) </m:t>
          </m:r>
        </m:oMath>
      </m:oMathPara>
    </w:p>
    <w:p w14:paraId="5BEBD0A8"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19</w:t>
      </w:r>
      <w:r w:rsidR="00B00782">
        <w:fldChar w:fldCharType="end"/>
      </w:r>
    </w:p>
    <w:p w14:paraId="5BEBD0A9" w14:textId="77777777" w:rsidR="001942FC" w:rsidRDefault="005F7F8C">
      <w:pPr>
        <w:ind w:firstLine="0"/>
        <w:pPrChange w:id="355" w:author="NN" w:date="2019-02-13T20:33:00Z">
          <w:pPr/>
        </w:pPrChange>
      </w:pPr>
      <w:ins w:id="356" w:author="NN" w:date="2019-02-13T20:33:00Z">
        <w:r>
          <w:t>d</w:t>
        </w:r>
      </w:ins>
      <w:del w:id="357" w:author="NN" w:date="2019-02-13T20:33:00Z">
        <w:r w:rsidR="00C2613F" w:rsidDel="005F7F8C">
          <w:delText>D</w:delText>
        </w:r>
      </w:del>
      <w:r w:rsidR="00C2613F">
        <w:t>onde Bi es el número de Biot, definido por la ecuación:</w:t>
      </w:r>
    </w:p>
    <w:p w14:paraId="5BEBD0AA" w14:textId="77777777" w:rsidR="00C2613F" w:rsidRPr="003062E1" w:rsidRDefault="00C2613F" w:rsidP="00C2613F">
      <w:pPr>
        <w:keepNext/>
      </w:pPr>
      <m:oMathPara>
        <m:oMathParaPr>
          <m:jc m:val="center"/>
        </m:oMathParaPr>
        <m:oMath>
          <m:r>
            <w:rPr>
              <w:rFonts w:ascii="Cambria Math" w:hAnsi="Cambria Math"/>
            </w:rPr>
            <m:t>Bi=</m:t>
          </m:r>
          <m:f>
            <m:fPr>
              <m:ctrlPr>
                <w:rPr>
                  <w:rFonts w:ascii="Cambria Math" w:hAnsi="Cambria Math"/>
                  <w:i/>
                </w:rPr>
              </m:ctrlPr>
            </m:fPr>
            <m:num>
              <m:r>
                <w:rPr>
                  <w:rFonts w:ascii="Cambria Math" w:hAnsi="Cambria Math"/>
                </w:rPr>
                <m:t>h Lc</m:t>
              </m:r>
            </m:num>
            <m:den>
              <m:r>
                <w:rPr>
                  <w:rFonts w:ascii="Cambria Math" w:hAnsi="Cambria Math"/>
                </w:rPr>
                <m:t>D</m:t>
              </m:r>
            </m:den>
          </m:f>
        </m:oMath>
      </m:oMathPara>
    </w:p>
    <w:p w14:paraId="5BEBD0AB"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20</w:t>
      </w:r>
      <w:r w:rsidR="00B00782">
        <w:fldChar w:fldCharType="end"/>
      </w:r>
    </w:p>
    <w:p w14:paraId="5BEBD0AC" w14:textId="44CFDDEF" w:rsidR="001942FC" w:rsidRDefault="005F7F8C">
      <w:pPr>
        <w:ind w:firstLine="0"/>
        <w:pPrChange w:id="358" w:author="NN" w:date="2019-02-13T20:33:00Z">
          <w:pPr/>
        </w:pPrChange>
      </w:pPr>
      <w:ins w:id="359" w:author="NN" w:date="2019-02-13T20:33:00Z">
        <w:r>
          <w:t>siendo</w:t>
        </w:r>
      </w:ins>
      <w:del w:id="360" w:author="NN" w:date="2019-02-13T20:34:00Z">
        <w:r w:rsidR="00C2613F" w:rsidDel="005F7F8C">
          <w:delText>Donde</w:delText>
        </w:r>
      </w:del>
      <w:r w:rsidR="00C2613F">
        <w:t xml:space="preserve"> h </w:t>
      </w:r>
      <w:del w:id="361" w:author="NN" w:date="2019-02-13T20:34:00Z">
        <w:r w:rsidR="00C2613F" w:rsidDel="005F7F8C">
          <w:delText xml:space="preserve">es </w:delText>
        </w:r>
      </w:del>
      <w:r w:rsidR="00C2613F">
        <w:t xml:space="preserve">el coeficiente de transferencia de masa por convección, D la difusividad dentro del sólido y Lc la longitud característica. Como en el sistema estudiado se mantuvo una agitación vigorosa durante todo el tiempo de extracción, se puede asumir que el coeficiente de transferencia de masa por convección es mucho mayor a la difusividad, por lo que Bi </w:t>
      </w:r>
      <w:r w:rsidR="00C2613F" w:rsidRPr="003062E1">
        <w:rPr>
          <w:sz w:val="18"/>
        </w:rPr>
        <w:sym w:font="Wingdings" w:char="F0E0"/>
      </w:r>
      <w:r w:rsidR="00C2613F" w:rsidRPr="003062E1">
        <w:rPr>
          <w:rFonts w:cs="Times New Roman"/>
        </w:rPr>
        <w:t>∞</w:t>
      </w:r>
      <w:r w:rsidR="00C2613F">
        <w:rPr>
          <w:rFonts w:cs="Times New Roman"/>
        </w:rPr>
        <w:t xml:space="preserve">, en este caso </w:t>
      </w:r>
      <m:oMath>
        <m:r>
          <w:rPr>
            <w:rFonts w:ascii="Cambria Math" w:hAnsi="Cambria Math"/>
          </w:rPr>
          <m:t>g</m:t>
        </m:r>
        <m:d>
          <m:dPr>
            <m:ctrlPr>
              <w:rPr>
                <w:rFonts w:ascii="Cambria Math" w:hAnsi="Cambria Math"/>
                <w:i/>
              </w:rPr>
            </m:ctrlPr>
          </m:dPr>
          <m:e>
            <m:r>
              <w:rPr>
                <w:rFonts w:ascii="Cambria Math" w:hAnsi="Cambria Math"/>
              </w:rPr>
              <m:t>γ,Bi</m:t>
            </m:r>
          </m:e>
        </m:d>
      </m:oMath>
      <w:r w:rsidR="00C2613F" w:rsidRPr="003062E1">
        <w:rPr>
          <w:sz w:val="18"/>
        </w:rPr>
        <w:sym w:font="Wingdings" w:char="F0E0"/>
      </w:r>
      <w:commentRangeStart w:id="362"/>
      <w:r w:rsidR="00C2613F" w:rsidRPr="003062E1">
        <w:t>1</w:t>
      </w:r>
      <w:ins w:id="363" w:author="Federico Ezequiel Benelli" w:date="2019-03-18T19:06:00Z">
        <w:r w:rsidR="0029651B">
          <w:t xml:space="preserve"> </w:t>
        </w:r>
      </w:ins>
      <w:sdt>
        <w:sdtPr>
          <w:rPr>
            <w:sz w:val="18"/>
          </w:rPr>
          <w:id w:val="-376931628"/>
          <w:citation/>
        </w:sdtPr>
        <w:sdtEndPr/>
        <w:sdtContent>
          <w:r w:rsidR="00B00782">
            <w:rPr>
              <w:sz w:val="18"/>
            </w:rPr>
            <w:fldChar w:fldCharType="begin"/>
          </w:r>
          <w:r w:rsidR="00C2613F">
            <w:rPr>
              <w:sz w:val="18"/>
              <w:lang w:val="es-AR"/>
            </w:rPr>
            <w:instrText xml:space="preserve"> CITATION Sir97 \l 11274 </w:instrText>
          </w:r>
          <w:r w:rsidR="00B00782">
            <w:rPr>
              <w:sz w:val="18"/>
            </w:rPr>
            <w:fldChar w:fldCharType="separate"/>
          </w:r>
          <w:r w:rsidR="00C2613F" w:rsidRPr="003062E1">
            <w:rPr>
              <w:noProof/>
              <w:sz w:val="18"/>
              <w:lang w:val="es-AR"/>
            </w:rPr>
            <w:t>(</w:t>
          </w:r>
          <w:r w:rsidR="00C2613F" w:rsidRPr="003062E1">
            <w:rPr>
              <w:noProof/>
              <w:lang w:val="es-AR"/>
            </w:rPr>
            <w:t>29</w:t>
          </w:r>
          <w:r w:rsidR="00C2613F" w:rsidRPr="003062E1">
            <w:rPr>
              <w:noProof/>
              <w:sz w:val="18"/>
              <w:lang w:val="es-AR"/>
            </w:rPr>
            <w:t>)</w:t>
          </w:r>
          <w:r w:rsidR="00B00782">
            <w:rPr>
              <w:sz w:val="18"/>
            </w:rPr>
            <w:fldChar w:fldCharType="end"/>
          </w:r>
        </w:sdtContent>
      </w:sdt>
      <w:r w:rsidR="00C2613F">
        <w:t xml:space="preserve">. </w:t>
      </w:r>
      <w:commentRangeEnd w:id="362"/>
      <w:r w:rsidR="00EE223C">
        <w:rPr>
          <w:rStyle w:val="CommentReference"/>
        </w:rPr>
        <w:commentReference w:id="362"/>
      </w:r>
    </w:p>
    <w:p w14:paraId="5BEBD0AD" w14:textId="77777777" w:rsidR="00C2613F" w:rsidRDefault="00C2613F" w:rsidP="00C2613F">
      <w:r>
        <w:t xml:space="preserve">El factor de forma </w:t>
      </w:r>
      <m:oMath>
        <m:r>
          <w:rPr>
            <w:rFonts w:ascii="Cambria Math" w:hAnsi="Cambria Math"/>
          </w:rPr>
          <m:t>v</m:t>
        </m:r>
      </m:oMath>
      <w:r>
        <w:t>, puede ser estimado para geometrías no convencionales, aproximando la geometría de las partículas a elipsoides:</w:t>
      </w:r>
    </w:p>
    <w:p w14:paraId="5BEBD0AE" w14:textId="77777777" w:rsidR="00C2613F" w:rsidRDefault="00C2613F" w:rsidP="00C2613F">
      <w:pPr>
        <w:keepNext/>
        <w:jc w:val="center"/>
      </w:pPr>
      <w:r w:rsidRPr="003B08F1">
        <w:rPr>
          <w:noProof/>
          <w:lang w:eastAsia="es-ES"/>
        </w:rPr>
        <w:drawing>
          <wp:inline distT="0" distB="0" distL="0" distR="0" wp14:anchorId="5BEBD197" wp14:editId="5BEBD198">
            <wp:extent cx="2721254" cy="2165725"/>
            <wp:effectExtent l="19050" t="0" r="2896"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stretch>
                      <a:fillRect/>
                    </a:stretch>
                  </pic:blipFill>
                  <pic:spPr>
                    <a:xfrm>
                      <a:off x="0" y="0"/>
                      <a:ext cx="2738877" cy="2179750"/>
                    </a:xfrm>
                    <a:prstGeom prst="rect">
                      <a:avLst/>
                    </a:prstGeom>
                  </pic:spPr>
                </pic:pic>
              </a:graphicData>
            </a:graphic>
          </wp:inline>
        </w:drawing>
      </w:r>
    </w:p>
    <w:p w14:paraId="5BEBD0AF" w14:textId="77777777" w:rsidR="00C2613F" w:rsidRDefault="00C2613F" w:rsidP="00C2613F">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20</w:t>
      </w:r>
      <w:r w:rsidR="00B00782">
        <w:fldChar w:fldCharType="end"/>
      </w:r>
      <w:r>
        <w:t xml:space="preserve"> Modelo elipsoidal </w:t>
      </w:r>
      <w:sdt>
        <w:sdtPr>
          <w:id w:val="-986930627"/>
          <w:citation/>
        </w:sdtPr>
        <w:sdtEndPr/>
        <w:sdtContent>
          <w:r w:rsidR="00B00782">
            <w:fldChar w:fldCharType="begin"/>
          </w:r>
          <w:r>
            <w:rPr>
              <w:lang w:val="es-AR"/>
            </w:rPr>
            <w:instrText xml:space="preserve"> CITATION Rit10 \l 11274 </w:instrText>
          </w:r>
          <w:r w:rsidR="00B00782">
            <w:fldChar w:fldCharType="separate"/>
          </w:r>
          <w:r>
            <w:rPr>
              <w:noProof/>
              <w:lang w:val="es-AR"/>
            </w:rPr>
            <w:t>(30)</w:t>
          </w:r>
          <w:r w:rsidR="00B00782">
            <w:fldChar w:fldCharType="end"/>
          </w:r>
        </w:sdtContent>
      </w:sdt>
    </w:p>
    <w:p w14:paraId="5BEBD0B0" w14:textId="77777777" w:rsidR="00C2613F" w:rsidRDefault="00C2613F" w:rsidP="00C2613F">
      <w:r>
        <w:lastRenderedPageBreak/>
        <w:t xml:space="preserve">Puede observarse que este modelo es una generalización de las tres formas clásicas, ya que si </w:t>
      </w:r>
      <w:ins w:id="364" w:author="NN" w:date="2019-02-15T12:31:00Z">
        <w:r w:rsidR="004037BD">
          <w:t xml:space="preserve">los semiejes </w:t>
        </w:r>
      </w:ins>
      <w:commentRangeStart w:id="365"/>
      <w:ins w:id="366" w:author="NN" w:date="2019-02-15T12:32:00Z">
        <w:r w:rsidR="004037BD">
          <w:t>“</w:t>
        </w:r>
      </w:ins>
      <w:r>
        <w:t>a</w:t>
      </w:r>
      <w:ins w:id="367" w:author="NN" w:date="2019-02-15T12:32:00Z">
        <w:r w:rsidR="004037BD">
          <w:t>”</w:t>
        </w:r>
      </w:ins>
      <w:commentRangeEnd w:id="365"/>
      <w:ins w:id="368" w:author="NN" w:date="2019-02-15T12:33:00Z">
        <w:r w:rsidR="004037BD">
          <w:rPr>
            <w:rStyle w:val="CommentReference"/>
          </w:rPr>
          <w:commentReference w:id="365"/>
        </w:r>
      </w:ins>
      <w:ins w:id="369" w:author="NN" w:date="2019-02-15T12:31:00Z">
        <w:r w:rsidR="004037BD">
          <w:t xml:space="preserve"> y </w:t>
        </w:r>
      </w:ins>
      <w:ins w:id="370" w:author="NN" w:date="2019-02-15T12:32:00Z">
        <w:r w:rsidR="004037BD">
          <w:t>“</w:t>
        </w:r>
      </w:ins>
      <w:del w:id="371" w:author="NN" w:date="2019-02-15T12:31:00Z">
        <w:r w:rsidDel="004037BD">
          <w:delText>,</w:delText>
        </w:r>
      </w:del>
      <w:r>
        <w:t>b</w:t>
      </w:r>
      <w:ins w:id="372" w:author="NN" w:date="2019-02-15T12:32:00Z">
        <w:r w:rsidR="004037BD">
          <w:t>”</w:t>
        </w:r>
      </w:ins>
      <w:r>
        <w:t xml:space="preserve"> tiende</w:t>
      </w:r>
      <w:ins w:id="373" w:author="NN" w:date="2019-02-15T12:32:00Z">
        <w:r w:rsidR="004037BD">
          <w:t>n</w:t>
        </w:r>
      </w:ins>
      <w:r>
        <w:t xml:space="preserve"> a infinito se obtiene una placa plata de espesor L, si </w:t>
      </w:r>
      <w:ins w:id="374" w:author="NN" w:date="2019-02-15T12:32:00Z">
        <w:r w:rsidR="004037BD">
          <w:t>la dimensión “</w:t>
        </w:r>
      </w:ins>
      <w:r>
        <w:t>a</w:t>
      </w:r>
      <w:ins w:id="375" w:author="NN" w:date="2019-02-15T12:32:00Z">
        <w:r w:rsidR="004037BD">
          <w:t>” se hace igual a “</w:t>
        </w:r>
      </w:ins>
      <w:del w:id="376" w:author="NN" w:date="2019-02-15T12:32:00Z">
        <w:r w:rsidDel="004037BD">
          <w:delText>=</w:delText>
        </w:r>
      </w:del>
      <w:r>
        <w:t>L</w:t>
      </w:r>
      <w:ins w:id="377" w:author="NN" w:date="2019-02-15T12:32:00Z">
        <w:r w:rsidR="004037BD">
          <w:t>”</w:t>
        </w:r>
      </w:ins>
      <w:r>
        <w:t xml:space="preserve"> y </w:t>
      </w:r>
      <w:ins w:id="378" w:author="NN" w:date="2019-02-15T12:32:00Z">
        <w:r w:rsidR="004037BD">
          <w:t>“</w:t>
        </w:r>
      </w:ins>
      <w:r>
        <w:t>b</w:t>
      </w:r>
      <w:ins w:id="379" w:author="NN" w:date="2019-02-15T12:32:00Z">
        <w:r w:rsidR="004037BD">
          <w:t>”</w:t>
        </w:r>
      </w:ins>
      <w:r>
        <w:t xml:space="preserve"> tiende a infinito se obtiene un cilindro y, finalmente, si </w:t>
      </w:r>
      <w:ins w:id="380" w:author="NN" w:date="2019-02-15T12:32:00Z">
        <w:r w:rsidR="004037BD">
          <w:t>las tres dimensiones son iguales</w:t>
        </w:r>
      </w:ins>
      <w:del w:id="381" w:author="NN" w:date="2019-02-15T12:32:00Z">
        <w:r w:rsidDel="004037BD">
          <w:delText>a=b=L</w:delText>
        </w:r>
      </w:del>
      <w:r>
        <w:t xml:space="preserve"> se obtiene una esfera.</w:t>
      </w:r>
    </w:p>
    <w:p w14:paraId="5BEBD0B1" w14:textId="77777777" w:rsidR="00C2613F" w:rsidRDefault="00C2613F" w:rsidP="00C2613F">
      <w:r>
        <w:t xml:space="preserve">Como las partículas estudiadas en este trabajo ya han sido aproximadas a una geometría elíptica al determinar la distribución de tamaños de partícula (4.4) se consideró que las mismas presentan una forma de elipsoide prolato siendo los valores de b y L </w:t>
      </w:r>
      <w:del w:id="382" w:author="NN" w:date="2019-02-15T12:48:00Z">
        <w:r w:rsidDel="0013166D">
          <w:delText xml:space="preserve">los </w:delText>
        </w:r>
      </w:del>
      <w:ins w:id="383" w:author="NN" w:date="2019-02-15T12:48:00Z">
        <w:r w:rsidR="0013166D">
          <w:t xml:space="preserve">la mitad de los del ancho y del largo </w:t>
        </w:r>
      </w:ins>
      <w:r>
        <w:t>obtenidos en 4.4</w:t>
      </w:r>
      <w:del w:id="384" w:author="NN" w:date="2019-02-15T12:48:00Z">
        <w:r w:rsidDel="0013166D">
          <w:delText xml:space="preserve"> divididos por dos</w:delText>
        </w:r>
      </w:del>
      <w:r>
        <w:t>. El factor de forma para elipsoides prolatos se calcula mediante la siguiente ecuación:</w:t>
      </w:r>
    </w:p>
    <w:p w14:paraId="5BEBD0B2" w14:textId="77777777" w:rsidR="00C2613F" w:rsidRPr="00D21AB9" w:rsidRDefault="00C2613F" w:rsidP="00C2613F">
      <w:pPr>
        <w:keepNext/>
      </w:pPr>
      <m:oMathPara>
        <m:oMath>
          <m:r>
            <w:rPr>
              <w:rFonts w:ascii="Cambria Math" w:hAnsi="Cambria Math"/>
            </w:rPr>
            <m:t>v=2+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b</m:t>
                      </m:r>
                    </m:den>
                  </m:f>
                </m:e>
              </m:d>
            </m:e>
            <m:sup>
              <m:r>
                <w:rPr>
                  <w:rFonts w:ascii="Cambria Math" w:hAnsi="Cambria Math"/>
                </w:rPr>
                <m:t>2</m:t>
              </m:r>
            </m:sup>
          </m:sSup>
        </m:oMath>
      </m:oMathPara>
    </w:p>
    <w:p w14:paraId="5BEBD0B3"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21</w:t>
      </w:r>
      <w:r w:rsidR="00B00782">
        <w:fldChar w:fldCharType="end"/>
      </w:r>
      <w:r>
        <w:t xml:space="preserve"> Factor de forma para elipsoide prolato</w:t>
      </w:r>
    </w:p>
    <w:p w14:paraId="5BEBD0B4" w14:textId="77777777" w:rsidR="00C2613F" w:rsidRDefault="00C2613F" w:rsidP="00C2613F"/>
    <w:p w14:paraId="5BEBD0B5" w14:textId="77777777" w:rsidR="00C2613F" w:rsidRDefault="00C2613F" w:rsidP="00C2613F">
      <w:r>
        <w:t xml:space="preserve">En el caso estudiado se obtuvo un valor de </w:t>
      </w:r>
      <m:oMath>
        <m:r>
          <w:rPr>
            <w:rFonts w:ascii="Cambria Math" w:hAnsi="Cambria Math"/>
          </w:rPr>
          <m:t>v</m:t>
        </m:r>
      </m:oMath>
      <w:r>
        <w:t xml:space="preserve"> igual a 2,018; muy similar al valor de 2 correspondiente a un cilindro infinito, por lo que se consideró aceptable la suposición de que las partículas se asemejen a un cilindro de longitud infinita.</w:t>
      </w:r>
    </w:p>
    <w:p w14:paraId="5BEBD0B6" w14:textId="77777777" w:rsidR="00C2613F" w:rsidRDefault="00982CB3" w:rsidP="00C2613F">
      <w:r>
        <w:t xml:space="preserve">Los datos experimentales pueden </w:t>
      </w:r>
      <w:r w:rsidR="00785169">
        <w:t xml:space="preserve">ajustarse 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rsidR="00785169">
        <w:t xml:space="preserve">). </w:t>
      </w:r>
      <w:r w:rsidR="00C2613F">
        <w:t xml:space="preserve">Reemplazando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00C2613F">
        <w:t xml:space="preserve"> del ajuste a los datos experimentales en la ecuación -X- (solución analítica ley de Fick) se puede obtener una expresión para E(t) y considerando el parámetro “A” del ajuste como la concentración a tiempo infinito en el líquido. Obteniéndose la ecuación:</w:t>
      </w:r>
    </w:p>
    <w:p w14:paraId="5BEBD0B7" w14:textId="77777777" w:rsidR="00C2613F" w:rsidRDefault="00C2613F" w:rsidP="00C2613F">
      <w:pPr>
        <w:keepNext/>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-Ht</m:t>
              </m:r>
            </m:sup>
          </m:sSup>
        </m:oMath>
      </m:oMathPara>
    </w:p>
    <w:p w14:paraId="5BEBD0B8" w14:textId="77777777" w:rsidR="00C2613F" w:rsidRDefault="00C2613F" w:rsidP="00C2613F">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22</w:t>
      </w:r>
      <w:r w:rsidR="00B00782">
        <w:fldChar w:fldCharType="end"/>
      </w:r>
    </w:p>
    <w:p w14:paraId="5BEBD0B9" w14:textId="77777777" w:rsidR="00C2613F" w:rsidRDefault="00C2613F" w:rsidP="007D4777">
      <w:r>
        <w:t xml:space="preserve">Comparando esta ecuación con </w:t>
      </w:r>
      <w:r w:rsidR="00B62243">
        <w:t xml:space="preserve">el </w:t>
      </w:r>
      <w:r>
        <w:t>primer término de la solución analítica de la ley de Fick se puede determinar que</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w:r>
        <w:t xml:space="preserve">  y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eff </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oMath>
      <w:r>
        <w:t xml:space="preserve">. </w:t>
      </w:r>
    </w:p>
    <w:p w14:paraId="5BEBD0BA" w14:textId="77777777" w:rsidR="000E0F96" w:rsidRPr="00DF6B71" w:rsidRDefault="000E0F96" w:rsidP="007D4777"/>
    <w:p w14:paraId="5BEBD0BB" w14:textId="77777777" w:rsidR="00147264" w:rsidRDefault="000E031F" w:rsidP="000E031F">
      <w:r>
        <w:t>Para la determinación de la cinética de extracción s</w:t>
      </w:r>
      <w:r w:rsidRPr="000E031F">
        <w:t xml:space="preserve">e agregaron dos muestras de 10 gramos de </w:t>
      </w:r>
      <w:r>
        <w:t>hojas de romero</w:t>
      </w:r>
      <w:r w:rsidRPr="000E031F">
        <w:t xml:space="preserve"> a dos Erlenmeyers</w:t>
      </w:r>
      <w:r>
        <w:t xml:space="preserve"> de 250 mL</w:t>
      </w:r>
      <w:r w:rsidRPr="000E031F">
        <w:t>, posteriormente se les adicionaron 200 mL de solvente de extracción y se mantuvieron en agitación intensa con el fin de minimizar la resistencia a la extracción</w:t>
      </w:r>
      <w:r>
        <w:t xml:space="preserve"> por convección</w:t>
      </w:r>
      <w:r w:rsidRPr="000E031F">
        <w:t>. El momento de adición de solvente se consideró como tiempo cero (t=0) y a partir de ese momento se tomaron muestras de 100</w:t>
      </w:r>
      <w:ins w:id="385" w:author="NN" w:date="2019-02-15T10:27:00Z">
        <w:r w:rsidR="001942FC">
          <w:t xml:space="preserve"> </w:t>
        </w:r>
      </w:ins>
      <w:r w:rsidR="00C2613F">
        <w:rPr>
          <w:rFonts w:cs="Times New Roman"/>
        </w:rPr>
        <w:t>µ</w:t>
      </w:r>
      <w:r w:rsidRPr="000E031F">
        <w:t xml:space="preserve">L a distintos tiempos. Los datos obtenidos se muestran </w:t>
      </w:r>
      <w:r w:rsidR="00210FE5">
        <w:t>a continuación.</w:t>
      </w:r>
    </w:p>
    <w:p w14:paraId="5BEBD0BC" w14:textId="77777777" w:rsidR="00210FE5" w:rsidRDefault="00210FE5" w:rsidP="00210FE5">
      <w:pPr>
        <w:ind w:firstLine="0"/>
        <w:sectPr w:rsidR="00210FE5" w:rsidSect="004A0957">
          <w:type w:val="continuous"/>
          <w:pgSz w:w="11907" w:h="16840" w:code="9"/>
          <w:pgMar w:top="1134" w:right="1134" w:bottom="1134" w:left="1701" w:header="709" w:footer="709" w:gutter="0"/>
          <w:pgNumType w:start="1"/>
          <w:cols w:space="708"/>
          <w:docGrid w:linePitch="360"/>
        </w:sectPr>
      </w:pPr>
    </w:p>
    <w:p w14:paraId="5BEBD0BD" w14:textId="77777777" w:rsidR="00021640" w:rsidRDefault="00021640" w:rsidP="000E031F"/>
    <w:p w14:paraId="5BEBD0BE" w14:textId="77777777" w:rsidR="00785169" w:rsidRDefault="00785169" w:rsidP="000E03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920"/>
      </w:tblGrid>
      <w:tr w:rsidR="00147264" w14:paraId="5BEBD0FF" w14:textId="77777777" w:rsidTr="00147264">
        <w:tc>
          <w:tcPr>
            <w:tcW w:w="4531" w:type="dxa"/>
            <w:vAlign w:val="center"/>
          </w:tcPr>
          <w:tbl>
            <w:tblPr>
              <w:tblStyle w:val="Tablanormal21"/>
              <w:tblW w:w="3961" w:type="dxa"/>
              <w:tblLook w:val="04A0" w:firstRow="1" w:lastRow="0" w:firstColumn="1" w:lastColumn="0" w:noHBand="0" w:noVBand="1"/>
            </w:tblPr>
            <w:tblGrid>
              <w:gridCol w:w="1196"/>
              <w:gridCol w:w="1370"/>
              <w:gridCol w:w="1370"/>
            </w:tblGrid>
            <w:tr w:rsidR="00147264" w:rsidRPr="00785169" w14:paraId="5BEBD0C2" w14:textId="77777777" w:rsidTr="00147264">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BF" w14:textId="77777777" w:rsidR="00147264" w:rsidRPr="00785169" w:rsidRDefault="00147264" w:rsidP="00147264">
                  <w:pPr>
                    <w:jc w:val="center"/>
                    <w:rPr>
                      <w:rFonts w:eastAsia="Times New Roman" w:cs="Times New Roman"/>
                      <w:color w:val="000000"/>
                      <w:sz w:val="16"/>
                      <w:szCs w:val="16"/>
                      <w:lang w:eastAsia="es-AR"/>
                    </w:rPr>
                  </w:pPr>
                </w:p>
              </w:tc>
              <w:tc>
                <w:tcPr>
                  <w:tcW w:w="1379" w:type="dxa"/>
                  <w:noWrap/>
                  <w:vAlign w:val="center"/>
                  <w:hideMark/>
                </w:tcPr>
                <w:p w14:paraId="5BEBD0C0"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1</w:t>
                  </w:r>
                </w:p>
              </w:tc>
              <w:tc>
                <w:tcPr>
                  <w:tcW w:w="1379" w:type="dxa"/>
                  <w:noWrap/>
                  <w:vAlign w:val="center"/>
                  <w:hideMark/>
                </w:tcPr>
                <w:p w14:paraId="5BEBD0C1" w14:textId="77777777" w:rsidR="00147264" w:rsidRPr="00785169" w:rsidRDefault="00147264" w:rsidP="00147264">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2</w:t>
                  </w:r>
                </w:p>
              </w:tc>
            </w:tr>
            <w:tr w:rsidR="00147264" w:rsidRPr="00785169" w14:paraId="5BEBD0C6" w14:textId="77777777" w:rsidTr="0014726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t (min)</w:t>
                  </w:r>
                </w:p>
              </w:tc>
              <w:tc>
                <w:tcPr>
                  <w:tcW w:w="1379" w:type="dxa"/>
                  <w:noWrap/>
                  <w:vAlign w:val="center"/>
                  <w:hideMark/>
                </w:tcPr>
                <w:p w14:paraId="5BEBD0C4" w14:textId="3F6EDA42"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commentRangeStart w:id="386"/>
                  <w:r w:rsidRPr="00785169">
                    <w:rPr>
                      <w:rFonts w:eastAsia="Times New Roman" w:cs="Times New Roman"/>
                      <w:color w:val="000000"/>
                      <w:sz w:val="16"/>
                      <w:szCs w:val="16"/>
                      <w:lang w:eastAsia="es-AR"/>
                    </w:rPr>
                    <w:t>Concentración</w:t>
                  </w:r>
                  <w:ins w:id="387" w:author="Federico Ezequiel Benelli" w:date="2019-06-24T19:02:00Z">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p>
              </w:tc>
              <w:tc>
                <w:tcPr>
                  <w:tcW w:w="1379" w:type="dxa"/>
                  <w:noWrap/>
                  <w:vAlign w:val="center"/>
                  <w:hideMark/>
                </w:tcPr>
                <w:p w14:paraId="5BEBD0C5" w14:textId="6F8640DE"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Concentración</w:t>
                  </w:r>
                  <w:ins w:id="388" w:author="Federico Ezequiel Benelli" w:date="2019-06-24T19:02:00Z">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commentRangeEnd w:id="386"/>
                  <w:r w:rsidR="001942FC">
                    <w:rPr>
                      <w:rStyle w:val="CommentReference"/>
                    </w:rPr>
                    <w:commentReference w:id="386"/>
                  </w:r>
                </w:p>
              </w:tc>
            </w:tr>
            <w:tr w:rsidR="00147264" w:rsidRPr="00785169" w14:paraId="5BEBD0CA" w14:textId="77777777" w:rsidTr="00147264">
              <w:trPr>
                <w:trHeight w:val="258"/>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w:t>
                  </w:r>
                </w:p>
              </w:tc>
              <w:tc>
                <w:tcPr>
                  <w:tcW w:w="1379" w:type="dxa"/>
                  <w:noWrap/>
                  <w:vAlign w:val="center"/>
                  <w:hideMark/>
                </w:tcPr>
                <w:p w14:paraId="5BEBD0C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0,109</w:t>
                  </w:r>
                </w:p>
              </w:tc>
              <w:tc>
                <w:tcPr>
                  <w:tcW w:w="1379" w:type="dxa"/>
                  <w:noWrap/>
                  <w:vAlign w:val="center"/>
                  <w:hideMark/>
                </w:tcPr>
                <w:p w14:paraId="5BEBD0C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0,114</w:t>
                  </w:r>
                </w:p>
              </w:tc>
            </w:tr>
            <w:tr w:rsidR="00147264" w:rsidRPr="00785169" w14:paraId="5BEBD0C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5</w:t>
                  </w:r>
                </w:p>
              </w:tc>
              <w:tc>
                <w:tcPr>
                  <w:tcW w:w="1379" w:type="dxa"/>
                  <w:noWrap/>
                  <w:vAlign w:val="center"/>
                  <w:hideMark/>
                </w:tcPr>
                <w:p w14:paraId="5BEBD0C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c>
                <w:tcPr>
                  <w:tcW w:w="1379" w:type="dxa"/>
                  <w:noWrap/>
                  <w:vAlign w:val="center"/>
                  <w:hideMark/>
                </w:tcPr>
                <w:p w14:paraId="5BEBD0C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r>
            <w:tr w:rsidR="00147264" w:rsidRPr="00785169" w14:paraId="5BEBD0D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C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w:t>
                  </w:r>
                </w:p>
              </w:tc>
              <w:tc>
                <w:tcPr>
                  <w:tcW w:w="1379" w:type="dxa"/>
                  <w:noWrap/>
                  <w:vAlign w:val="center"/>
                  <w:hideMark/>
                </w:tcPr>
                <w:p w14:paraId="5BEBD0D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0,294</w:t>
                  </w:r>
                </w:p>
              </w:tc>
              <w:tc>
                <w:tcPr>
                  <w:tcW w:w="1379" w:type="dxa"/>
                  <w:noWrap/>
                  <w:vAlign w:val="center"/>
                  <w:hideMark/>
                </w:tcPr>
                <w:p w14:paraId="5BEBD0D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0,298</w:t>
                  </w:r>
                </w:p>
              </w:tc>
            </w:tr>
            <w:tr w:rsidR="00147264" w:rsidRPr="00785169" w14:paraId="5BEBD0D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15</w:t>
                  </w:r>
                </w:p>
              </w:tc>
              <w:tc>
                <w:tcPr>
                  <w:tcW w:w="1379" w:type="dxa"/>
                  <w:noWrap/>
                  <w:vAlign w:val="center"/>
                  <w:hideMark/>
                </w:tcPr>
                <w:p w14:paraId="5BEBD0D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0,462</w:t>
                  </w:r>
                </w:p>
              </w:tc>
              <w:tc>
                <w:tcPr>
                  <w:tcW w:w="1379" w:type="dxa"/>
                  <w:noWrap/>
                  <w:vAlign w:val="center"/>
                  <w:hideMark/>
                </w:tcPr>
                <w:p w14:paraId="5BEBD0D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0,455</w:t>
                  </w:r>
                </w:p>
              </w:tc>
            </w:tr>
            <w:tr w:rsidR="00147264" w:rsidRPr="00785169" w14:paraId="5BEBD0D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30</w:t>
                  </w:r>
                </w:p>
              </w:tc>
              <w:tc>
                <w:tcPr>
                  <w:tcW w:w="1379" w:type="dxa"/>
                  <w:noWrap/>
                  <w:vAlign w:val="center"/>
                  <w:hideMark/>
                </w:tcPr>
                <w:p w14:paraId="5BEBD0D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0,762</w:t>
                  </w:r>
                </w:p>
              </w:tc>
              <w:tc>
                <w:tcPr>
                  <w:tcW w:w="1379" w:type="dxa"/>
                  <w:noWrap/>
                  <w:vAlign w:val="center"/>
                  <w:hideMark/>
                </w:tcPr>
                <w:p w14:paraId="5BEBD0D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0,679</w:t>
                  </w:r>
                </w:p>
              </w:tc>
            </w:tr>
            <w:tr w:rsidR="00147264" w:rsidRPr="00785169" w14:paraId="5BEBD0D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40</w:t>
                  </w:r>
                </w:p>
              </w:tc>
              <w:tc>
                <w:tcPr>
                  <w:tcW w:w="1379" w:type="dxa"/>
                  <w:noWrap/>
                  <w:vAlign w:val="center"/>
                  <w:hideMark/>
                </w:tcPr>
                <w:p w14:paraId="5BEBD0D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0,990</w:t>
                  </w:r>
                </w:p>
              </w:tc>
              <w:tc>
                <w:tcPr>
                  <w:tcW w:w="1379" w:type="dxa"/>
                  <w:noWrap/>
                  <w:vAlign w:val="center"/>
                  <w:hideMark/>
                </w:tcPr>
                <w:p w14:paraId="5BEBD0D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0,869</w:t>
                  </w:r>
                </w:p>
              </w:tc>
            </w:tr>
            <w:tr w:rsidR="00147264" w:rsidRPr="00785169" w14:paraId="5BEBD0E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D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80</w:t>
                  </w:r>
                </w:p>
              </w:tc>
              <w:tc>
                <w:tcPr>
                  <w:tcW w:w="1379" w:type="dxa"/>
                  <w:noWrap/>
                  <w:vAlign w:val="center"/>
                  <w:hideMark/>
                </w:tcPr>
                <w:p w14:paraId="5BEBD0E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1,255</w:t>
                  </w:r>
                </w:p>
              </w:tc>
              <w:tc>
                <w:tcPr>
                  <w:tcW w:w="1379" w:type="dxa"/>
                  <w:noWrap/>
                  <w:vAlign w:val="center"/>
                  <w:hideMark/>
                </w:tcPr>
                <w:p w14:paraId="5BEBD0E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1,341</w:t>
                  </w:r>
                </w:p>
              </w:tc>
            </w:tr>
            <w:tr w:rsidR="00147264" w:rsidRPr="00785169" w14:paraId="5BEBD0E6"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108</w:t>
                  </w:r>
                </w:p>
              </w:tc>
              <w:tc>
                <w:tcPr>
                  <w:tcW w:w="1379" w:type="dxa"/>
                  <w:noWrap/>
                  <w:vAlign w:val="center"/>
                  <w:hideMark/>
                </w:tcPr>
                <w:p w14:paraId="5BEBD0E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1,350</w:t>
                  </w:r>
                </w:p>
              </w:tc>
              <w:tc>
                <w:tcPr>
                  <w:tcW w:w="1379" w:type="dxa"/>
                  <w:noWrap/>
                  <w:vAlign w:val="center"/>
                  <w:hideMark/>
                </w:tcPr>
                <w:p w14:paraId="5BEBD0E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1,397</w:t>
                  </w:r>
                </w:p>
              </w:tc>
            </w:tr>
            <w:tr w:rsidR="00147264" w:rsidRPr="00785169" w14:paraId="5BEBD0EA"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142</w:t>
                  </w:r>
                </w:p>
              </w:tc>
              <w:tc>
                <w:tcPr>
                  <w:tcW w:w="1379" w:type="dxa"/>
                  <w:noWrap/>
                  <w:vAlign w:val="center"/>
                  <w:hideMark/>
                </w:tcPr>
                <w:p w14:paraId="5BEBD0E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1,509</w:t>
                  </w:r>
                </w:p>
              </w:tc>
              <w:tc>
                <w:tcPr>
                  <w:tcW w:w="1379" w:type="dxa"/>
                  <w:noWrap/>
                  <w:vAlign w:val="center"/>
                  <w:hideMark/>
                </w:tcPr>
                <w:p w14:paraId="5BEBD0E9"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1,678</w:t>
                  </w:r>
                </w:p>
              </w:tc>
            </w:tr>
            <w:tr w:rsidR="00147264" w:rsidRPr="00785169" w14:paraId="5BEBD0EE" w14:textId="77777777" w:rsidTr="0014726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B"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166</w:t>
                  </w:r>
                </w:p>
              </w:tc>
              <w:tc>
                <w:tcPr>
                  <w:tcW w:w="1379" w:type="dxa"/>
                  <w:noWrap/>
                  <w:vAlign w:val="center"/>
                  <w:hideMark/>
                </w:tcPr>
                <w:p w14:paraId="5BEBD0EC"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1,579</w:t>
                  </w:r>
                </w:p>
              </w:tc>
              <w:tc>
                <w:tcPr>
                  <w:tcW w:w="1379" w:type="dxa"/>
                  <w:noWrap/>
                  <w:vAlign w:val="center"/>
                  <w:hideMark/>
                </w:tcPr>
                <w:p w14:paraId="5BEBD0ED"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1,666</w:t>
                  </w:r>
                </w:p>
              </w:tc>
            </w:tr>
            <w:tr w:rsidR="00147264" w:rsidRPr="00785169" w14:paraId="5BEBD0F2" w14:textId="77777777" w:rsidTr="00147264">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EF"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192</w:t>
                  </w:r>
                </w:p>
              </w:tc>
              <w:tc>
                <w:tcPr>
                  <w:tcW w:w="1379" w:type="dxa"/>
                  <w:noWrap/>
                  <w:vAlign w:val="center"/>
                  <w:hideMark/>
                </w:tcPr>
                <w:p w14:paraId="5BEBD0F0"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1,594</w:t>
                  </w:r>
                </w:p>
              </w:tc>
              <w:tc>
                <w:tcPr>
                  <w:tcW w:w="1379" w:type="dxa"/>
                  <w:noWrap/>
                  <w:vAlign w:val="center"/>
                  <w:hideMark/>
                </w:tcPr>
                <w:p w14:paraId="5BEBD0F1"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1,567</w:t>
                  </w:r>
                </w:p>
              </w:tc>
            </w:tr>
            <w:tr w:rsidR="00147264" w:rsidRPr="00785169" w14:paraId="5BEBD0F6" w14:textId="77777777" w:rsidTr="00147264">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3"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1263</w:t>
                  </w:r>
                </w:p>
              </w:tc>
              <w:tc>
                <w:tcPr>
                  <w:tcW w:w="1379" w:type="dxa"/>
                  <w:noWrap/>
                  <w:vAlign w:val="center"/>
                  <w:hideMark/>
                </w:tcPr>
                <w:p w14:paraId="5BEBD0F4"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1,498</w:t>
                  </w:r>
                </w:p>
              </w:tc>
              <w:tc>
                <w:tcPr>
                  <w:tcW w:w="1379" w:type="dxa"/>
                  <w:noWrap/>
                  <w:vAlign w:val="center"/>
                  <w:hideMark/>
                </w:tcPr>
                <w:p w14:paraId="5BEBD0F5" w14:textId="77777777" w:rsidR="00147264" w:rsidRPr="00785169" w:rsidRDefault="00147264" w:rsidP="00147264">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1,780</w:t>
                  </w:r>
                </w:p>
              </w:tc>
            </w:tr>
            <w:tr w:rsidR="00147264" w:rsidRPr="00785169" w14:paraId="5BEBD0FA" w14:textId="77777777" w:rsidTr="00147264">
              <w:trPr>
                <w:trHeight w:val="405"/>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14:paraId="5BEBD0F7" w14:textId="77777777" w:rsidR="00147264" w:rsidRPr="00785169" w:rsidRDefault="00147264" w:rsidP="00147264">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1608</w:t>
                  </w:r>
                </w:p>
              </w:tc>
              <w:tc>
                <w:tcPr>
                  <w:tcW w:w="1379" w:type="dxa"/>
                  <w:noWrap/>
                  <w:vAlign w:val="center"/>
                  <w:hideMark/>
                </w:tcPr>
                <w:p w14:paraId="5BEBD0F8" w14:textId="77777777" w:rsidR="00147264" w:rsidRPr="00785169" w:rsidRDefault="00147264" w:rsidP="00147264">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1,688</w:t>
                  </w:r>
                </w:p>
              </w:tc>
              <w:tc>
                <w:tcPr>
                  <w:tcW w:w="1379" w:type="dxa"/>
                  <w:noWrap/>
                  <w:vAlign w:val="center"/>
                  <w:hideMark/>
                </w:tcPr>
                <w:p w14:paraId="5BEBD0F9" w14:textId="77777777" w:rsidR="00147264" w:rsidRPr="00785169" w:rsidRDefault="00147264" w:rsidP="00147264">
                  <w:pPr>
                    <w:keepNext/>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1,827</w:t>
                  </w:r>
                </w:p>
              </w:tc>
            </w:tr>
          </w:tbl>
          <w:p w14:paraId="5BEBD0FB" w14:textId="77777777" w:rsidR="00147264" w:rsidRDefault="00147264" w:rsidP="00147264">
            <w:pPr>
              <w:pStyle w:val="Caption"/>
              <w:jc w:val="center"/>
              <w:rPr>
                <w:rFonts w:eastAsia="Times New Roman" w:cs="Times New Roman"/>
                <w:b/>
                <w:bCs/>
                <w:color w:val="000000"/>
                <w:sz w:val="16"/>
                <w:szCs w:val="16"/>
                <w:lang w:eastAsia="es-AR"/>
              </w:rP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4</w:t>
            </w:r>
            <w:r w:rsidR="000E2AF4">
              <w:rPr>
                <w:noProof/>
              </w:rPr>
              <w:fldChar w:fldCharType="end"/>
            </w:r>
            <w:r>
              <w:t xml:space="preserve"> Datos de cinética de extracción</w:t>
            </w:r>
          </w:p>
        </w:tc>
        <w:tc>
          <w:tcPr>
            <w:tcW w:w="4531" w:type="dxa"/>
            <w:vAlign w:val="center"/>
          </w:tcPr>
          <w:p w14:paraId="5BEBD0FC" w14:textId="77777777" w:rsidR="00147264" w:rsidRPr="00147264" w:rsidRDefault="00147264" w:rsidP="00147264">
            <w:pPr>
              <w:pStyle w:val="Caption"/>
              <w:ind w:firstLine="0"/>
              <w:jc w:val="center"/>
            </w:pPr>
            <w:r>
              <w:rPr>
                <w:noProof/>
                <w:lang w:eastAsia="es-ES"/>
              </w:rPr>
              <w:drawing>
                <wp:inline distT="0" distB="0" distL="0" distR="0" wp14:anchorId="5BEBD199" wp14:editId="5BEBD19A">
                  <wp:extent cx="2993163" cy="2717321"/>
                  <wp:effectExtent l="0" t="0" r="17145" b="6985"/>
                  <wp:docPr id="19" name="Gráfico 19">
                    <a:extLst xmlns:a="http://schemas.openxmlformats.org/drawingml/2006/main">
                      <a:ext uri="{FF2B5EF4-FFF2-40B4-BE49-F238E27FC236}">
                        <a16:creationId xmlns:a16="http://schemas.microsoft.com/office/drawing/2014/main" id="{E4A0B00D-B38A-4AF7-92DC-5431B3BB7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EBD0FD" w14:textId="77777777" w:rsidR="00147264" w:rsidRDefault="00147264" w:rsidP="00147264">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21</w:t>
            </w:r>
            <w:r w:rsidR="00B00782">
              <w:fldChar w:fldCharType="end"/>
            </w:r>
            <w:r>
              <w:t xml:space="preserve"> Datos de cinética de extracción</w:t>
            </w:r>
          </w:p>
          <w:p w14:paraId="5BEBD0FE" w14:textId="77777777" w:rsidR="00147264" w:rsidRDefault="00147264" w:rsidP="00147264">
            <w:pPr>
              <w:ind w:firstLine="0"/>
              <w:jc w:val="center"/>
              <w:rPr>
                <w:rFonts w:eastAsia="Times New Roman" w:cs="Times New Roman"/>
                <w:b/>
                <w:bCs/>
                <w:color w:val="000000"/>
                <w:sz w:val="16"/>
                <w:szCs w:val="16"/>
                <w:lang w:eastAsia="es-AR"/>
              </w:rPr>
            </w:pPr>
          </w:p>
        </w:tc>
      </w:tr>
    </w:tbl>
    <w:p w14:paraId="5BEBD100" w14:textId="77777777" w:rsidR="00021640" w:rsidRDefault="00021640" w:rsidP="000E031F">
      <w:pPr>
        <w:jc w:val="center"/>
        <w:rPr>
          <w:rFonts w:eastAsia="Times New Roman" w:cs="Times New Roman"/>
          <w:b/>
          <w:bCs/>
          <w:color w:val="000000"/>
          <w:sz w:val="16"/>
          <w:szCs w:val="16"/>
          <w:lang w:eastAsia="es-AR"/>
        </w:rPr>
        <w:sectPr w:rsidR="00021640" w:rsidSect="00147264">
          <w:type w:val="continuous"/>
          <w:pgSz w:w="11907" w:h="16840" w:code="9"/>
          <w:pgMar w:top="1134" w:right="1134" w:bottom="1134" w:left="1701" w:header="709" w:footer="709" w:gutter="0"/>
          <w:pgNumType w:start="1"/>
          <w:cols w:space="708"/>
          <w:docGrid w:linePitch="360"/>
        </w:sectPr>
      </w:pPr>
    </w:p>
    <w:p w14:paraId="5BEBD101" w14:textId="77777777" w:rsidR="00147264" w:rsidRDefault="00147264" w:rsidP="00147264">
      <w:pPr>
        <w:pStyle w:val="Caption"/>
      </w:pPr>
    </w:p>
    <w:p w14:paraId="5BEBD102" w14:textId="77777777" w:rsidR="00090D7E" w:rsidRDefault="004B1A1E" w:rsidP="00210FE5">
      <w:pPr>
        <w:rPr>
          <w:b/>
          <w:bCs/>
          <w:sz w:val="16"/>
          <w:szCs w:val="16"/>
        </w:rPr>
      </w:pPr>
      <w:r>
        <w:t xml:space="preserve">Los datos se ajustaron </w:t>
      </w:r>
      <w:r w:rsidR="00090D7E">
        <w:t xml:space="preserve">mediante regresión no lineal </w:t>
      </w:r>
      <w:r>
        <w:t xml:space="preserve">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t xml:space="preserve">, siendo A, B y H parámetros que fueron ajustados </w:t>
      </w:r>
      <w:r w:rsidR="00090D7E">
        <w:t>bajo el criterio d</w:t>
      </w:r>
      <w:r>
        <w:t>el mínimo error cuadrado, previamente descartando los valores de 1263 y 1608 min debido a que no presentaban diferencias significativas y podrían inducir error debido a descomposición del ácido carnósico</w:t>
      </w:r>
      <w:r w:rsidR="00C2613F">
        <w:t>.</w:t>
      </w:r>
      <w:ins w:id="389" w:author="NN" w:date="2019-02-15T10:29:00Z">
        <w:r w:rsidR="001942FC">
          <w:t xml:space="preserve"> </w:t>
        </w:r>
      </w:ins>
      <w:r w:rsidR="00C2613F">
        <w:t>E</w:t>
      </w:r>
      <w:r>
        <w:t>n la tabla -X- se muestran los parámetros obtenidos.</w:t>
      </w:r>
    </w:p>
    <w:p w14:paraId="5BEBD103" w14:textId="77777777" w:rsidR="00090D7E" w:rsidRDefault="00090D7E" w:rsidP="00021640">
      <w:pPr>
        <w:ind w:firstLine="0"/>
        <w:rPr>
          <w:b/>
          <w:bCs/>
          <w:sz w:val="16"/>
          <w:szCs w:val="16"/>
        </w:rPr>
      </w:pPr>
    </w:p>
    <w:p w14:paraId="5BEBD104" w14:textId="77777777" w:rsidR="00113909" w:rsidRDefault="00113909" w:rsidP="00021640">
      <w:pPr>
        <w:ind w:firstLine="0"/>
        <w:rPr>
          <w:b/>
          <w:bCs/>
          <w:sz w:val="16"/>
          <w:szCs w:val="16"/>
        </w:rPr>
        <w:sectPr w:rsidR="00113909" w:rsidSect="00090D7E">
          <w:type w:val="continuous"/>
          <w:pgSz w:w="11907" w:h="16840" w:code="9"/>
          <w:pgMar w:top="1134" w:right="1134" w:bottom="1134" w:left="1701" w:header="709" w:footer="709" w:gutter="0"/>
          <w:cols w:space="708"/>
          <w:docGrid w:linePitch="360"/>
        </w:sectPr>
      </w:pPr>
    </w:p>
    <w:tbl>
      <w:tblPr>
        <w:tblStyle w:val="Tablanormal21"/>
        <w:tblW w:w="0" w:type="auto"/>
        <w:jc w:val="center"/>
        <w:tblLook w:val="04A0" w:firstRow="1" w:lastRow="0" w:firstColumn="1" w:lastColumn="0" w:noHBand="0" w:noVBand="1"/>
      </w:tblPr>
      <w:tblGrid>
        <w:gridCol w:w="1005"/>
        <w:gridCol w:w="2171"/>
        <w:gridCol w:w="1006"/>
      </w:tblGrid>
      <w:tr w:rsidR="004B1A1E" w:rsidRPr="00090D7E" w14:paraId="5BEBD108" w14:textId="77777777" w:rsidTr="00090D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5" w14:textId="77777777" w:rsidR="004B1A1E" w:rsidRPr="00090D7E" w:rsidRDefault="004B1A1E" w:rsidP="00021640">
            <w:pPr>
              <w:ind w:firstLine="0"/>
              <w:rPr>
                <w:sz w:val="16"/>
                <w:szCs w:val="16"/>
              </w:rPr>
            </w:pPr>
            <w:commentRangeStart w:id="390"/>
            <w:r w:rsidRPr="00090D7E">
              <w:rPr>
                <w:sz w:val="16"/>
                <w:szCs w:val="16"/>
              </w:rPr>
              <w:t>A</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6"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B</w:t>
            </w:r>
            <w:r w:rsidR="00090D7E" w:rsidRPr="00090D7E">
              <w:rPr>
                <w:sz w:val="16"/>
                <w:szCs w:val="16"/>
              </w:rPr>
              <w:t xml:space="preserve"> (Kg/m</w:t>
            </w:r>
            <w:r w:rsidR="00090D7E" w:rsidRPr="00090D7E">
              <w:rPr>
                <w:sz w:val="16"/>
                <w:szCs w:val="16"/>
                <w:vertAlign w:val="superscript"/>
              </w:rPr>
              <w:t>3</w:t>
            </w:r>
            <w:r w:rsidR="00090D7E" w:rsidRPr="00090D7E">
              <w:rPr>
                <w:sz w:val="16"/>
                <w:szCs w:val="16"/>
              </w:rPr>
              <w:t>)</w:t>
            </w:r>
          </w:p>
        </w:tc>
        <w:tc>
          <w:tcPr>
            <w:tcW w:w="3021" w:type="dxa"/>
          </w:tcPr>
          <w:p w14:paraId="5BEBD107" w14:textId="77777777" w:rsidR="004B1A1E" w:rsidRPr="00090D7E" w:rsidRDefault="004B1A1E" w:rsidP="00021640">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H</w:t>
            </w:r>
            <w:r w:rsidR="00090D7E" w:rsidRPr="00090D7E">
              <w:rPr>
                <w:sz w:val="16"/>
                <w:szCs w:val="16"/>
              </w:rPr>
              <w:t xml:space="preserve"> (1/min)</w:t>
            </w:r>
          </w:p>
        </w:tc>
      </w:tr>
      <w:tr w:rsidR="004B1A1E" w:rsidRPr="00090D7E" w14:paraId="5BEBD10C" w14:textId="77777777" w:rsidTr="00090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BEBD109" w14:textId="77777777" w:rsidR="004B1A1E" w:rsidRPr="00090D7E" w:rsidRDefault="004B1A1E" w:rsidP="00021640">
            <w:pPr>
              <w:ind w:firstLine="0"/>
              <w:rPr>
                <w:b w:val="0"/>
                <w:sz w:val="16"/>
                <w:szCs w:val="16"/>
              </w:rPr>
            </w:pPr>
            <w:r w:rsidRPr="00090D7E">
              <w:rPr>
                <w:b w:val="0"/>
                <w:sz w:val="16"/>
                <w:szCs w:val="16"/>
              </w:rPr>
              <w:t>1,</w:t>
            </w:r>
            <w:r w:rsidR="003049AE">
              <w:rPr>
                <w:b w:val="0"/>
                <w:sz w:val="16"/>
                <w:szCs w:val="16"/>
              </w:rPr>
              <w:t>688215399</w:t>
            </w:r>
          </w:p>
        </w:tc>
        <w:tc>
          <w:tcPr>
            <w:tcW w:w="3021" w:type="dxa"/>
          </w:tcPr>
          <w:p w14:paraId="5BEBD10A" w14:textId="079A2F98" w:rsidR="004B1A1E" w:rsidRPr="00090D7E" w:rsidRDefault="000C295D" w:rsidP="00021640">
            <w:pPr>
              <w:ind w:firstLine="0"/>
              <w:cnfStyle w:val="000000100000" w:firstRow="0" w:lastRow="0" w:firstColumn="0" w:lastColumn="0" w:oddVBand="0" w:evenVBand="0" w:oddHBand="1" w:evenHBand="0" w:firstRowFirstColumn="0" w:firstRowLastColumn="0" w:lastRowFirstColumn="0" w:lastRowLastColumn="0"/>
              <w:rPr>
                <w:sz w:val="16"/>
                <w:szCs w:val="16"/>
              </w:rPr>
            </w:pPr>
            <w:ins w:id="391" w:author="Federico Ezequiel Benelli" w:date="2019-03-18T19:12:00Z">
              <w:r w:rsidRPr="000C295D">
                <w:rPr>
                  <w:sz w:val="16"/>
                  <w:szCs w:val="16"/>
                </w:rPr>
                <w:t>1,61337013564575</w:t>
              </w:r>
            </w:ins>
            <w:del w:id="392" w:author="Federico Ezequiel Benelli" w:date="2019-03-18T19:12:00Z">
              <w:r w:rsidR="00090D7E" w:rsidRPr="00090D7E" w:rsidDel="000C295D">
                <w:rPr>
                  <w:sz w:val="16"/>
                  <w:szCs w:val="16"/>
                </w:rPr>
                <w:delText>2,</w:delText>
              </w:r>
              <w:r w:rsidR="003049AE" w:rsidDel="000C295D">
                <w:rPr>
                  <w:sz w:val="16"/>
                  <w:szCs w:val="16"/>
                </w:rPr>
                <w:delText>613370136</w:delText>
              </w:r>
            </w:del>
          </w:p>
        </w:tc>
        <w:tc>
          <w:tcPr>
            <w:tcW w:w="3021" w:type="dxa"/>
          </w:tcPr>
          <w:p w14:paraId="5BEBD10B" w14:textId="77777777" w:rsidR="004B1A1E" w:rsidRPr="00090D7E" w:rsidRDefault="00090D7E" w:rsidP="00090D7E">
            <w:pPr>
              <w:keepNext/>
              <w:ind w:firstLine="0"/>
              <w:cnfStyle w:val="000000100000" w:firstRow="0" w:lastRow="0" w:firstColumn="0" w:lastColumn="0" w:oddVBand="0" w:evenVBand="0" w:oddHBand="1" w:evenHBand="0" w:firstRowFirstColumn="0" w:firstRowLastColumn="0" w:lastRowFirstColumn="0" w:lastRowLastColumn="0"/>
              <w:rPr>
                <w:sz w:val="16"/>
                <w:szCs w:val="16"/>
              </w:rPr>
            </w:pPr>
            <w:r w:rsidRPr="00090D7E">
              <w:rPr>
                <w:sz w:val="16"/>
                <w:szCs w:val="16"/>
              </w:rPr>
              <w:t>0,016</w:t>
            </w:r>
            <w:r w:rsidR="003049AE">
              <w:rPr>
                <w:sz w:val="16"/>
                <w:szCs w:val="16"/>
              </w:rPr>
              <w:t>885083</w:t>
            </w:r>
          </w:p>
        </w:tc>
      </w:tr>
    </w:tbl>
    <w:p w14:paraId="5BEBD10D" w14:textId="77777777" w:rsidR="004B1A1E" w:rsidRPr="004B1A1E" w:rsidRDefault="00090D7E" w:rsidP="00090D7E">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5</w:t>
      </w:r>
      <w:r w:rsidR="000E2AF4">
        <w:rPr>
          <w:noProof/>
        </w:rPr>
        <w:fldChar w:fldCharType="end"/>
      </w:r>
      <w:r>
        <w:t xml:space="preserve"> Parámetros de ajuste</w:t>
      </w:r>
    </w:p>
    <w:commentRangeEnd w:id="390"/>
    <w:p w14:paraId="5BEBD10E" w14:textId="77777777" w:rsidR="004B1A1E" w:rsidRDefault="004F193D" w:rsidP="00021640">
      <w:r>
        <w:rPr>
          <w:rStyle w:val="CommentReference"/>
        </w:rPr>
        <w:commentReference w:id="390"/>
      </w:r>
    </w:p>
    <w:p w14:paraId="5BEBD10F" w14:textId="77777777" w:rsidR="00090D7E" w:rsidRDefault="003049AE" w:rsidP="00090D7E">
      <w:pPr>
        <w:keepNext/>
        <w:ind w:right="-71" w:firstLine="0"/>
        <w:jc w:val="center"/>
      </w:pPr>
      <w:r>
        <w:rPr>
          <w:noProof/>
          <w:lang w:eastAsia="es-ES"/>
        </w:rPr>
        <w:lastRenderedPageBreak/>
        <w:drawing>
          <wp:inline distT="0" distB="0" distL="0" distR="0" wp14:anchorId="5BEBD19B" wp14:editId="5BEBD19C">
            <wp:extent cx="2655570" cy="2499995"/>
            <wp:effectExtent l="0" t="0" r="11430" b="14605"/>
            <wp:docPr id="18" name="Gráfico 18">
              <a:extLst xmlns:a="http://schemas.openxmlformats.org/drawingml/2006/main">
                <a:ext uri="{FF2B5EF4-FFF2-40B4-BE49-F238E27FC236}">
                  <a16:creationId xmlns:a16="http://schemas.microsoft.com/office/drawing/2014/main" id="{8A65CF33-AEC4-4104-8F5F-DB08C0CBA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BEBD110" w14:textId="77777777" w:rsidR="00F852F2" w:rsidRDefault="00090D7E" w:rsidP="00F852F2">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22</w:t>
      </w:r>
      <w:r w:rsidR="00B00782">
        <w:fldChar w:fldCharType="end"/>
      </w:r>
      <w:r>
        <w:t xml:space="preserve"> Correlación entre datos experimentales y regresión realizada</w:t>
      </w:r>
      <w:bookmarkStart w:id="393" w:name="_Toc535446911"/>
    </w:p>
    <w:p w14:paraId="5BEBD111" w14:textId="77777777" w:rsidR="00F852F2" w:rsidRDefault="00F852F2" w:rsidP="00F852F2">
      <w:pPr>
        <w:sectPr w:rsidR="00F852F2" w:rsidSect="00377EC0">
          <w:type w:val="continuous"/>
          <w:pgSz w:w="11907" w:h="16840" w:code="9"/>
          <w:pgMar w:top="1134" w:right="1134" w:bottom="1134" w:left="1701" w:header="709" w:footer="709" w:gutter="0"/>
          <w:pgNumType w:start="1"/>
          <w:cols w:num="2" w:space="708"/>
          <w:docGrid w:linePitch="360"/>
        </w:sectPr>
      </w:pPr>
    </w:p>
    <w:p w14:paraId="5BEBD112" w14:textId="77777777" w:rsidR="00F852F2" w:rsidRDefault="00F852F2" w:rsidP="00F852F2"/>
    <w:p w14:paraId="5BEBD113" w14:textId="77777777" w:rsidR="00F852F2" w:rsidRPr="00F852F2" w:rsidRDefault="00F852F2" w:rsidP="00F852F2">
      <w:pPr>
        <w:ind w:firstLine="0"/>
        <w:sectPr w:rsidR="00F852F2" w:rsidRPr="00F852F2" w:rsidSect="003062E1">
          <w:type w:val="continuous"/>
          <w:pgSz w:w="11907" w:h="16840" w:code="9"/>
          <w:pgMar w:top="1134" w:right="1134" w:bottom="1134" w:left="1701" w:header="709" w:footer="709" w:gutter="0"/>
          <w:cols w:num="2" w:space="708"/>
          <w:docGrid w:linePitch="360"/>
        </w:sectPr>
      </w:pPr>
    </w:p>
    <w:p w14:paraId="5BEBD114" w14:textId="77777777" w:rsidR="00C2613F" w:rsidRDefault="000E0F96" w:rsidP="0061216E">
      <w:r>
        <w:t xml:space="preserve">Los parámetros </w:t>
      </w:r>
      <m:oMath>
        <m:r>
          <w:rPr>
            <w:rFonts w:ascii="Cambria Math" w:hAnsi="Cambria Math"/>
          </w:rPr>
          <m:t>γ</m:t>
        </m:r>
      </m:oMath>
      <w:r w:rsidR="00AF5479">
        <w:t>,</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AF5479">
        <w:t xml:space="preserve"> y </w:t>
      </w:r>
      <m:oMath>
        <m:sSub>
          <m:sSubPr>
            <m:ctrlPr>
              <w:rPr>
                <w:rFonts w:ascii="Cambria Math" w:hAnsi="Cambria Math"/>
                <w:i/>
              </w:rPr>
            </m:ctrlPr>
          </m:sSubPr>
          <m:e>
            <m:r>
              <w:rPr>
                <w:rFonts w:ascii="Cambria Math" w:hAnsi="Cambria Math"/>
              </w:rPr>
              <m:t>D</m:t>
            </m:r>
          </m:e>
          <m:sub>
            <m:r>
              <w:rPr>
                <w:rFonts w:ascii="Cambria Math" w:hAnsi="Cambria Math"/>
              </w:rPr>
              <m:t>eff</m:t>
            </m:r>
          </m:sub>
        </m:sSub>
      </m:oMath>
      <w:r>
        <w:t xml:space="preserve"> fueron calculados como se describió previamente, donde el valor del número de Sherwood infinito se calculó utilizando la aproximación para objetos cilíndricos (aplicable para valores de 0,1 &lt;</w:t>
      </w:r>
      <m:oMath>
        <m:r>
          <w:rPr>
            <w:rFonts w:ascii="Cambria Math" w:hAnsi="Cambria Math"/>
          </w:rPr>
          <m:t>γ</m:t>
        </m:r>
      </m:oMath>
      <w:r>
        <w:t>&lt;</w:t>
      </w:r>
      <w:r>
        <w:rPr>
          <w:rFonts w:cs="Times New Roman"/>
        </w:rPr>
        <w:t>∞</w:t>
      </w:r>
      <w:ins w:id="394" w:author="NN" w:date="2019-02-15T11:56:00Z">
        <w:r w:rsidR="004F193D">
          <w:rPr>
            <w:rFonts w:cs="Times New Roman"/>
          </w:rPr>
          <w:t>)</w:t>
        </w:r>
      </w:ins>
      <w:r>
        <w:t xml:space="preserve">: </w:t>
      </w:r>
    </w:p>
    <w:p w14:paraId="5BEBD115" w14:textId="77777777" w:rsidR="000E0F96" w:rsidRPr="0061216E" w:rsidRDefault="00B1138F" w:rsidP="000E0F96">
      <w:pPr>
        <w:keepNext/>
      </w:pPr>
      <m:oMathPara>
        <m:oMath>
          <m:f>
            <m:fPr>
              <m:ctrlPr>
                <w:rPr>
                  <w:rFonts w:ascii="Cambria Math" w:hAnsi="Cambria Math"/>
                  <w:i/>
                </w:rPr>
              </m:ctrlPr>
            </m:fPr>
            <m:num>
              <m:sSub>
                <m:sSubPr>
                  <m:ctrlPr>
                    <w:rPr>
                      <w:rFonts w:ascii="Cambria Math" w:hAnsi="Cambria Math"/>
                      <w:i/>
                    </w:rPr>
                  </m:ctrlPr>
                </m:sSubPr>
                <m:e>
                  <m:r>
                    <w:rPr>
                      <w:rFonts w:ascii="Cambria Math" w:hAnsi="Cambria Math"/>
                    </w:rPr>
                    <m:t>Sh</m:t>
                  </m:r>
                </m:e>
                <m:sub>
                  <m:r>
                    <w:rPr>
                      <w:rFonts w:ascii="Cambria Math" w:hAnsi="Cambria Math"/>
                    </w:rPr>
                    <m:t>∞</m:t>
                  </m:r>
                </m:sub>
              </m:sSub>
            </m:num>
            <m:den>
              <m:r>
                <w:rPr>
                  <w:rFonts w:ascii="Cambria Math" w:hAnsi="Cambria Math"/>
                </w:rPr>
                <m:t>2</m:t>
              </m:r>
            </m:den>
          </m:f>
          <m:r>
            <w:rPr>
              <w:rFonts w:ascii="Cambria Math" w:hAnsi="Cambria Math"/>
            </w:rPr>
            <m:t>=2,805-</m:t>
          </m:r>
          <m:f>
            <m:fPr>
              <m:ctrlPr>
                <w:rPr>
                  <w:rFonts w:ascii="Cambria Math" w:hAnsi="Cambria Math"/>
                  <w:i/>
                </w:rPr>
              </m:ctrlPr>
            </m:fPr>
            <m:num>
              <m:r>
                <w:rPr>
                  <w:rFonts w:ascii="Cambria Math" w:hAnsi="Cambria Math"/>
                </w:rPr>
                <m:t>0,59282</m:t>
              </m:r>
            </m:num>
            <m:den>
              <m: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0,03962</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m:oMathPara>
    </w:p>
    <w:p w14:paraId="5BEBD116" w14:textId="77777777" w:rsidR="000E0F96" w:rsidRDefault="000E0F96" w:rsidP="000E0F96">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23</w:t>
      </w:r>
      <w:r w:rsidR="00B00782">
        <w:fldChar w:fldCharType="end"/>
      </w:r>
      <w:r>
        <w:t xml:space="preserve"> Correlación de número de Sherwood</w:t>
      </w:r>
    </w:p>
    <w:p w14:paraId="5BEBD117" w14:textId="77777777" w:rsidR="00AF5479" w:rsidRDefault="00AF5479" w:rsidP="00AF5479">
      <w:r>
        <w:t>Los valores obtenidos se presentan en la siguiente tabla:</w:t>
      </w:r>
    </w:p>
    <w:tbl>
      <w:tblPr>
        <w:tblStyle w:val="Tablanormal21"/>
        <w:tblW w:w="0" w:type="auto"/>
        <w:tblLook w:val="04A0" w:firstRow="1" w:lastRow="0" w:firstColumn="1" w:lastColumn="0" w:noHBand="0" w:noVBand="1"/>
      </w:tblPr>
      <w:tblGrid>
        <w:gridCol w:w="2265"/>
        <w:gridCol w:w="2265"/>
        <w:gridCol w:w="2266"/>
        <w:gridCol w:w="2266"/>
      </w:tblGrid>
      <w:tr w:rsidR="00AF5479" w14:paraId="5BEBD11C" w14:textId="77777777" w:rsidTr="00AF547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8" w14:textId="77777777" w:rsidR="00AF5479" w:rsidRDefault="00AF5479" w:rsidP="00AF5479">
            <w:pPr>
              <w:ind w:firstLine="0"/>
              <w:jc w:val="center"/>
            </w:pPr>
            <m:oMathPara>
              <m:oMath>
                <m:r>
                  <m:rPr>
                    <m:sty m:val="bi"/>
                  </m:rPr>
                  <w:rPr>
                    <w:rFonts w:ascii="Cambria Math" w:hAnsi="Cambria Math"/>
                  </w:rPr>
                  <m:t>γ</m:t>
                </m:r>
              </m:oMath>
            </m:oMathPara>
          </w:p>
        </w:tc>
        <w:tc>
          <w:tcPr>
            <w:tcW w:w="2265" w:type="dxa"/>
            <w:vAlign w:val="center"/>
          </w:tcPr>
          <w:p w14:paraId="5BEBD119" w14:textId="77777777" w:rsidR="00AF5479" w:rsidRDefault="00B1138F"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Sh</m:t>
                    </m:r>
                  </m:e>
                  <m:sub>
                    <m:r>
                      <m:rPr>
                        <m:sty m:val="bi"/>
                      </m:rPr>
                      <w:rPr>
                        <w:rFonts w:ascii="Cambria Math" w:hAnsi="Cambria Math"/>
                      </w:rPr>
                      <m:t>∞</m:t>
                    </m:r>
                  </m:sub>
                </m:sSub>
              </m:oMath>
            </m:oMathPara>
          </w:p>
        </w:tc>
        <w:tc>
          <w:tcPr>
            <w:tcW w:w="2266" w:type="dxa"/>
            <w:vAlign w:val="center"/>
          </w:tcPr>
          <w:p w14:paraId="5BEBD11A" w14:textId="77777777" w:rsidR="00AF5479" w:rsidRDefault="00B1138F"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m:rPr>
                        <m:sty m:val="bi"/>
                      </m:rPr>
                      <w:rPr>
                        <w:rFonts w:ascii="Cambria Math" w:hAnsi="Cambria Math"/>
                      </w:rPr>
                      <m:t>q</m:t>
                    </m:r>
                  </m:e>
                  <m:sub>
                    <m:r>
                      <m:rPr>
                        <m:sty m:val="bi"/>
                      </m:rPr>
                      <w:rPr>
                        <w:rFonts w:ascii="Cambria Math" w:hAnsi="Cambria Math"/>
                      </w:rPr>
                      <m:t>1</m:t>
                    </m:r>
                  </m:sub>
                  <m:sup>
                    <m:r>
                      <m:rPr>
                        <m:sty m:val="bi"/>
                      </m:rPr>
                      <w:rPr>
                        <w:rFonts w:ascii="Cambria Math" w:hAnsi="Cambria Math"/>
                      </w:rPr>
                      <m:t>2</m:t>
                    </m:r>
                  </m:sup>
                </m:sSubSup>
              </m:oMath>
            </m:oMathPara>
          </w:p>
        </w:tc>
        <w:tc>
          <w:tcPr>
            <w:tcW w:w="2266" w:type="dxa"/>
            <w:vAlign w:val="center"/>
          </w:tcPr>
          <w:p w14:paraId="5BEBD11B" w14:textId="77777777" w:rsidR="00AF5479" w:rsidRDefault="00B1138F" w:rsidP="00AF5479">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eff</m:t>
                    </m:r>
                  </m:sub>
                </m:sSub>
                <m:r>
                  <m:rPr>
                    <m:sty m:val="bi"/>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m</m:t>
                        </m:r>
                      </m:e>
                      <m:sup>
                        <m:r>
                          <m:rPr>
                            <m:sty m:val="bi"/>
                          </m:rPr>
                          <w:rPr>
                            <w:rFonts w:ascii="Cambria Math" w:hAnsi="Cambria Math"/>
                          </w:rPr>
                          <m:t>2</m:t>
                        </m:r>
                      </m:sup>
                    </m:sSup>
                  </m:num>
                  <m:den>
                    <m:r>
                      <m:rPr>
                        <m:sty m:val="bi"/>
                      </m:rPr>
                      <w:rPr>
                        <w:rFonts w:ascii="Cambria Math" w:hAnsi="Cambria Math"/>
                      </w:rPr>
                      <m:t>min</m:t>
                    </m:r>
                  </m:den>
                </m:f>
                <m:r>
                  <m:rPr>
                    <m:sty m:val="bi"/>
                  </m:rPr>
                  <w:rPr>
                    <w:rFonts w:ascii="Cambria Math" w:hAnsi="Cambria Math"/>
                  </w:rPr>
                  <m:t>)</m:t>
                </m:r>
              </m:oMath>
            </m:oMathPara>
          </w:p>
        </w:tc>
      </w:tr>
      <w:tr w:rsidR="00AF5479" w14:paraId="5BEBD121" w14:textId="77777777" w:rsidTr="00AF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BEBD11D" w14:textId="77777777" w:rsidR="00AF5479" w:rsidRPr="00AF5479" w:rsidRDefault="00C82464" w:rsidP="00AF5479">
            <w:pPr>
              <w:ind w:firstLine="0"/>
              <w:jc w:val="center"/>
              <w:rPr>
                <w:b w:val="0"/>
              </w:rPr>
            </w:pPr>
            <w:r w:rsidRPr="00C82464">
              <w:rPr>
                <w:b w:val="0"/>
              </w:rPr>
              <w:t>1,28196</w:t>
            </w:r>
          </w:p>
        </w:tc>
        <w:tc>
          <w:tcPr>
            <w:tcW w:w="2265" w:type="dxa"/>
            <w:vAlign w:val="center"/>
          </w:tcPr>
          <w:p w14:paraId="5BEBD11E"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4,73335</w:t>
            </w:r>
          </w:p>
        </w:tc>
        <w:tc>
          <w:tcPr>
            <w:tcW w:w="2266" w:type="dxa"/>
            <w:vAlign w:val="center"/>
          </w:tcPr>
          <w:p w14:paraId="5BEBD11F" w14:textId="77777777" w:rsidR="00AF5479" w:rsidRDefault="00C82464" w:rsidP="00AF5479">
            <w:pPr>
              <w:ind w:firstLine="0"/>
              <w:jc w:val="center"/>
              <w:cnfStyle w:val="000000100000" w:firstRow="0" w:lastRow="0" w:firstColumn="0" w:lastColumn="0" w:oddVBand="0" w:evenVBand="0" w:oddHBand="1" w:evenHBand="0" w:firstRowFirstColumn="0" w:firstRowLastColumn="0" w:lastRowFirstColumn="0" w:lastRowLastColumn="0"/>
            </w:pPr>
            <w:r w:rsidRPr="00C82464">
              <w:t>8,50166</w:t>
            </w:r>
          </w:p>
        </w:tc>
        <w:tc>
          <w:tcPr>
            <w:tcW w:w="2266" w:type="dxa"/>
            <w:vAlign w:val="center"/>
          </w:tcPr>
          <w:p w14:paraId="5BEBD120" w14:textId="484B4A6D" w:rsidR="00AF5479" w:rsidRDefault="000C295D" w:rsidP="00AF5479">
            <w:pPr>
              <w:ind w:firstLine="0"/>
              <w:jc w:val="center"/>
              <w:cnfStyle w:val="000000100000" w:firstRow="0" w:lastRow="0" w:firstColumn="0" w:lastColumn="0" w:oddVBand="0" w:evenVBand="0" w:oddHBand="1" w:evenHBand="0" w:firstRowFirstColumn="0" w:firstRowLastColumn="0" w:lastRowFirstColumn="0" w:lastRowLastColumn="0"/>
            </w:pPr>
            <w:ins w:id="395" w:author="Federico Ezequiel Benelli" w:date="2019-03-18T19:14:00Z">
              <w:r w:rsidRPr="000C295D">
                <w:t>9,90037</w:t>
              </w:r>
            </w:ins>
            <w:del w:id="396" w:author="Federico Ezequiel Benelli" w:date="2019-03-18T19:14:00Z">
              <w:r w:rsidR="00C82464" w:rsidRPr="00C82464" w:rsidDel="000C295D">
                <w:delText>1,75707</w:delText>
              </w:r>
            </w:del>
            <w:r w:rsidR="00AF5479">
              <w:t>.10</w:t>
            </w:r>
            <w:r w:rsidR="00AF5479" w:rsidRPr="00AF5479">
              <w:rPr>
                <w:vertAlign w:val="superscript"/>
              </w:rPr>
              <w:t>-10</w:t>
            </w:r>
          </w:p>
        </w:tc>
      </w:tr>
    </w:tbl>
    <w:p w14:paraId="5BEBD122" w14:textId="77777777" w:rsidR="00AF5479" w:rsidRDefault="00AF5479" w:rsidP="00AF5479"/>
    <w:p w14:paraId="5BEBD123" w14:textId="77777777" w:rsidR="006F499D" w:rsidRDefault="00AF5479" w:rsidP="00AF5479">
      <w:pPr>
        <w:rPr>
          <w:rFonts w:cs="Times New Roman"/>
        </w:rPr>
      </w:pPr>
      <w:r>
        <w:t>La ecuación -X- (Ley de Fick modificada) fue valuada con los parámetros obtenidos utilizando el software matemático MathCAD</w:t>
      </w:r>
      <w:r>
        <w:rPr>
          <w:rFonts w:cs="Times New Roman"/>
          <w:vertAlign w:val="superscript"/>
        </w:rPr>
        <w:t>®</w:t>
      </w:r>
      <w:r>
        <w:rPr>
          <w:rFonts w:cs="Times New Roman"/>
        </w:rPr>
        <w:t xml:space="preserve"> con el objetivo de </w:t>
      </w:r>
      <w:r w:rsidR="00D75B67">
        <w:rPr>
          <w:rFonts w:cs="Times New Roman"/>
        </w:rPr>
        <w:t xml:space="preserve">estimar el valor de la concentración en la fase sólida en la superficie de las partículas. Este valor fue estimado igualando el rendimiento de extracción a t = 200 min calculado utilizando la ecuación de </w:t>
      </w:r>
      <w:r w:rsidR="006F499D">
        <w:rPr>
          <w:rFonts w:cs="Times New Roman"/>
        </w:rPr>
        <w:t xml:space="preserve">ajuste de los datos cinéticos a la ecuación -X- mediante un método de dicotomía. </w:t>
      </w:r>
    </w:p>
    <w:p w14:paraId="5BEBD124" w14:textId="77777777" w:rsidR="006F499D" w:rsidRDefault="006F499D" w:rsidP="006F499D">
      <w:pPr>
        <w:keepNext/>
        <w:jc w:val="center"/>
      </w:pPr>
      <m:oMathPara>
        <m:oMath>
          <m:r>
            <w:del w:id="397" w:author="Federico Ezequiel Benelli" w:date="2019-03-18T19:30:00Z">
              <w:rPr>
                <w:rFonts w:ascii="Cambria Math" w:hAnsi="Cambria Math" w:cs="Times New Roman"/>
                <w:sz w:val="24"/>
                <w:szCs w:val="24"/>
              </w:rPr>
              <m:t>1-</m:t>
            </w:del>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r>
                <w:rPr>
                  <w:rFonts w:ascii="Cambria Math" w:hAnsi="Cambria Math" w:cs="Times New Roman"/>
                  <w:sz w:val="24"/>
                  <w:szCs w:val="24"/>
                </w:rPr>
                <m:t>-</m:t>
              </m:r>
              <m:f>
                <m:fPr>
                  <m:ctrlPr>
                    <w:rPr>
                      <w:rFonts w:ascii="Cambria Math" w:hAnsi="Cambria Math" w:cs="Times New Roman"/>
                      <w:i/>
                      <w:sz w:val="24"/>
                      <w:szCs w:val="24"/>
                    </w:rPr>
                  </m:ctrlPr>
                </m:fPr>
                <m:num>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Lc</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x,t</m:t>
                          </m:r>
                        </m:e>
                      </m:d>
                    </m:e>
                  </m:nary>
                  <m:r>
                    <w:rPr>
                      <w:rFonts w:ascii="Cambria Math" w:hAnsi="Cambria Math" w:cs="Times New Roman"/>
                      <w:sz w:val="24"/>
                      <w:szCs w:val="24"/>
                    </w:rPr>
                    <m:t>dx</m:t>
                  </m:r>
                </m:num>
                <m:den>
                  <m:r>
                    <w:rPr>
                      <w:rFonts w:ascii="Cambria Math" w:hAnsi="Cambria Math" w:cs="Times New Roman"/>
                      <w:sz w:val="24"/>
                      <w:szCs w:val="24"/>
                    </w:rPr>
                    <m:t>Lc</m:t>
                  </m:r>
                </m:den>
              </m:f>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den>
          </m:f>
        </m:oMath>
      </m:oMathPara>
    </w:p>
    <w:p w14:paraId="5BEBD125" w14:textId="77777777" w:rsidR="00AF5479" w:rsidRDefault="006F499D" w:rsidP="006F499D">
      <w:pPr>
        <w:pStyle w:val="Caption"/>
        <w:jc w:val="center"/>
      </w:pPr>
      <w:r>
        <w:t xml:space="preserve">Ecuación </w:t>
      </w:r>
      <w:r w:rsidR="00B00782">
        <w:fldChar w:fldCharType="begin"/>
      </w:r>
      <w:r>
        <w:instrText xml:space="preserve"> SEQ Ecuación \* ARABIC </w:instrText>
      </w:r>
      <w:r w:rsidR="00B00782">
        <w:fldChar w:fldCharType="separate"/>
      </w:r>
      <w:r w:rsidR="0082242D">
        <w:rPr>
          <w:noProof/>
        </w:rPr>
        <w:t>24</w:t>
      </w:r>
      <w:r w:rsidR="00B00782">
        <w:fldChar w:fldCharType="end"/>
      </w:r>
      <w:r>
        <w:t xml:space="preserve"> Rendimiento de extracción</w:t>
      </w:r>
    </w:p>
    <w:p w14:paraId="5BEBD126" w14:textId="77777777" w:rsidR="006F499D" w:rsidRPr="006F499D" w:rsidRDefault="006F499D" w:rsidP="006F499D"/>
    <w:p w14:paraId="5BEBD127" w14:textId="77777777" w:rsidR="006F499D" w:rsidRDefault="006F499D" w:rsidP="006F499D">
      <w:pPr>
        <w:keepNext/>
        <w:sectPr w:rsidR="006F499D" w:rsidSect="00090D7E">
          <w:type w:val="continuous"/>
          <w:pgSz w:w="11907" w:h="16840" w:code="9"/>
          <w:pgMar w:top="1134" w:right="1134" w:bottom="1134" w:left="1701" w:header="709" w:footer="709" w:gutter="0"/>
          <w:cols w:space="708"/>
          <w:docGrid w:linePitch="360"/>
        </w:sectPr>
      </w:pPr>
    </w:p>
    <w:p w14:paraId="5BEBD128" w14:textId="5FA82F3E" w:rsidR="006F499D" w:rsidRDefault="00A31BD1" w:rsidP="001C25D0">
      <w:pPr>
        <w:keepNext/>
        <w:ind w:firstLine="0"/>
        <w:jc w:val="center"/>
      </w:pPr>
      <w:ins w:id="398" w:author="Federico Ezequiel Benelli" w:date="2019-03-18T19:29:00Z">
        <w:r w:rsidRPr="00A31BD1">
          <w:rPr>
            <w:noProof/>
          </w:rPr>
          <w:lastRenderedPageBreak/>
          <w:drawing>
            <wp:inline distT="0" distB="0" distL="0" distR="0" wp14:anchorId="522944B3" wp14:editId="3736AC4E">
              <wp:extent cx="2655570" cy="26174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570" cy="2617470"/>
                      </a:xfrm>
                      <a:prstGeom prst="rect">
                        <a:avLst/>
                      </a:prstGeom>
                    </pic:spPr>
                  </pic:pic>
                </a:graphicData>
              </a:graphic>
            </wp:inline>
          </w:drawing>
        </w:r>
      </w:ins>
      <w:del w:id="399" w:author="Federico Ezequiel Benelli" w:date="2019-03-18T19:24:00Z">
        <w:r w:rsidR="00A3661F" w:rsidRPr="00A3661F" w:rsidDel="00A31BD1">
          <w:rPr>
            <w:noProof/>
            <w:lang w:eastAsia="es-ES"/>
          </w:rPr>
          <w:drawing>
            <wp:inline distT="0" distB="0" distL="0" distR="0" wp14:anchorId="5BEBD19D" wp14:editId="7477A663">
              <wp:extent cx="2577932" cy="2636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email"/>
                      <a:srcRect/>
                      <a:stretch/>
                    </pic:blipFill>
                    <pic:spPr bwMode="auto">
                      <a:xfrm>
                        <a:off x="0" y="0"/>
                        <a:ext cx="2577932" cy="2636520"/>
                      </a:xfrm>
                      <a:prstGeom prst="rect">
                        <a:avLst/>
                      </a:prstGeom>
                      <a:ln>
                        <a:noFill/>
                      </a:ln>
                      <a:extLst>
                        <a:ext uri="{53640926-AAD7-44D8-BBD7-CCE9431645EC}">
                          <a14:shadowObscured xmlns:a14="http://schemas.microsoft.com/office/drawing/2010/main"/>
                        </a:ext>
                      </a:extLst>
                    </pic:spPr>
                  </pic:pic>
                </a:graphicData>
              </a:graphic>
            </wp:inline>
          </w:drawing>
        </w:r>
      </w:del>
    </w:p>
    <w:p w14:paraId="5BEBD129" w14:textId="77777777" w:rsidR="006F499D" w:rsidRDefault="006F499D" w:rsidP="001C25D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23</w:t>
      </w:r>
      <w:r w:rsidR="00B00782">
        <w:fldChar w:fldCharType="end"/>
      </w:r>
      <w:r>
        <w:t xml:space="preserve"> Concentración en la fase sólida en función del tiempo a distintas distancias del centro</w:t>
      </w:r>
    </w:p>
    <w:p w14:paraId="5BEBD12A" w14:textId="77777777" w:rsidR="006F499D" w:rsidRDefault="00A3661F" w:rsidP="001C25D0">
      <w:pPr>
        <w:keepNext/>
        <w:ind w:firstLine="0"/>
        <w:jc w:val="center"/>
      </w:pPr>
      <w:r w:rsidRPr="00A3661F">
        <w:rPr>
          <w:noProof/>
          <w:lang w:eastAsia="es-ES"/>
        </w:rPr>
        <w:drawing>
          <wp:inline distT="0" distB="0" distL="0" distR="0" wp14:anchorId="5BEBD19F" wp14:editId="5BEBD1A0">
            <wp:extent cx="2959858" cy="265693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stretch>
                      <a:fillRect/>
                    </a:stretch>
                  </pic:blipFill>
                  <pic:spPr>
                    <a:xfrm>
                      <a:off x="0" y="0"/>
                      <a:ext cx="2971774" cy="2667633"/>
                    </a:xfrm>
                    <a:prstGeom prst="rect">
                      <a:avLst/>
                    </a:prstGeom>
                  </pic:spPr>
                </pic:pic>
              </a:graphicData>
            </a:graphic>
          </wp:inline>
        </w:drawing>
      </w:r>
    </w:p>
    <w:p w14:paraId="5BEBD12B" w14:textId="77777777" w:rsidR="006F499D" w:rsidRDefault="006F499D" w:rsidP="001C25D0">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24</w:t>
      </w:r>
      <w:r w:rsidR="00B00782">
        <w:fldChar w:fldCharType="end"/>
      </w:r>
      <w:r>
        <w:t xml:space="preserve"> Perfil de concentraciones en la fase sólida en función del tiempo y distancia al centro</w:t>
      </w:r>
    </w:p>
    <w:p w14:paraId="5BEBD12C" w14:textId="77777777" w:rsidR="001C25D0" w:rsidRDefault="001C25D0" w:rsidP="001C25D0">
      <w:pPr>
        <w:sectPr w:rsidR="001C25D0" w:rsidSect="001C25D0">
          <w:type w:val="continuous"/>
          <w:pgSz w:w="11907" w:h="16840" w:code="9"/>
          <w:pgMar w:top="1134" w:right="1134" w:bottom="1134" w:left="1701" w:header="709" w:footer="709" w:gutter="0"/>
          <w:cols w:num="2" w:space="708"/>
          <w:docGrid w:linePitch="360"/>
        </w:sectPr>
      </w:pPr>
    </w:p>
    <w:p w14:paraId="5BEBD12D" w14:textId="45B9E4B4" w:rsidR="001C25D0" w:rsidRPr="00377EC0" w:rsidRDefault="009B46EC" w:rsidP="001C25D0">
      <w:r>
        <w:t xml:space="preserve">El valor obtenido de concentración para la superficie de la partícula fue de </w:t>
      </w:r>
      <w:r w:rsidR="00A3661F">
        <w:t>0,25</w:t>
      </w:r>
      <w:del w:id="400" w:author="Federico Ezequiel Benelli" w:date="2019-03-18T19:25:00Z">
        <w:r w:rsidR="00A3661F" w:rsidDel="00A31BD1">
          <w:delText>3</w:delText>
        </w:r>
      </w:del>
      <w:ins w:id="401" w:author="Federico Ezequiel Benelli" w:date="2019-03-18T19:25:00Z">
        <w:r w:rsidR="00A31BD1">
          <w:t>1</w:t>
        </w:r>
      </w:ins>
      <w:ins w:id="402" w:author="Federico Ezequiel Benelli" w:date="2019-03-18T19:26:00Z">
        <w:r w:rsidR="00A31BD1">
          <w:t>.</w:t>
        </w:r>
      </w:ins>
    </w:p>
    <w:p w14:paraId="5BEBD12E" w14:textId="77777777" w:rsidR="00614644" w:rsidRDefault="00614644" w:rsidP="00614644">
      <w:pPr>
        <w:pStyle w:val="Heading1"/>
      </w:pPr>
      <w:r>
        <w:t>DISEÑO DE EQUIPO EXTRACTOR</w:t>
      </w:r>
      <w:bookmarkEnd w:id="393"/>
    </w:p>
    <w:p w14:paraId="5BEBD12F" w14:textId="0787A0CA" w:rsidR="008C7F3B" w:rsidRDefault="008C7F3B" w:rsidP="008C7F3B">
      <w:pPr>
        <w:pStyle w:val="Heading2"/>
        <w:rPr>
          <w:ins w:id="403" w:author="Federico Ezequiel Benelli" w:date="2019-03-18T19:26:00Z"/>
        </w:rPr>
      </w:pPr>
      <w:bookmarkStart w:id="404" w:name="_Toc535446912"/>
      <w:r>
        <w:t>Modelado matemático</w:t>
      </w:r>
      <w:bookmarkEnd w:id="404"/>
    </w:p>
    <w:p w14:paraId="79301F39" w14:textId="77777777" w:rsidR="00A31BD1" w:rsidRPr="00A31BD1" w:rsidRDefault="00A31BD1">
      <w:pPr>
        <w:rPr>
          <w:rPrChange w:id="405" w:author="Federico Ezequiel Benelli" w:date="2019-03-18T19:26:00Z">
            <w:rPr/>
          </w:rPrChange>
        </w:rPr>
        <w:pPrChange w:id="406" w:author="Federico Ezequiel Benelli" w:date="2019-03-18T19:26:00Z">
          <w:pPr>
            <w:pStyle w:val="Heading2"/>
          </w:pPr>
        </w:pPrChange>
      </w:pPr>
    </w:p>
    <w:p w14:paraId="5BEBD130" w14:textId="77777777" w:rsidR="008C7F3B" w:rsidRDefault="008C7F3B" w:rsidP="008C7F3B">
      <w:pPr>
        <w:pStyle w:val="Heading2"/>
      </w:pPr>
      <w:bookmarkStart w:id="407" w:name="_Toc535446913"/>
      <w:r>
        <w:lastRenderedPageBreak/>
        <w:t>Selección de equipo</w:t>
      </w:r>
      <w:bookmarkEnd w:id="407"/>
    </w:p>
    <w:p w14:paraId="5BEBD131" w14:textId="77777777" w:rsidR="008C7F3B" w:rsidRPr="008C7F3B" w:rsidRDefault="008C7F3B" w:rsidP="008C7F3B">
      <w:pPr>
        <w:pStyle w:val="Heading2"/>
      </w:pPr>
      <w:bookmarkStart w:id="408" w:name="_Toc535446914"/>
      <w:r>
        <w:t>Diseño de partes complementarias al equipo</w:t>
      </w:r>
      <w:bookmarkEnd w:id="408"/>
    </w:p>
    <w:p w14:paraId="5BEBD132" w14:textId="77777777" w:rsidR="00614644" w:rsidRDefault="00614644" w:rsidP="00614644">
      <w:pPr>
        <w:pStyle w:val="Heading1"/>
      </w:pPr>
      <w:bookmarkStart w:id="409" w:name="_Toc535446915"/>
      <w:r>
        <w:t>DISEÑO DE PROCESO DE PURIFICACIÓN</w:t>
      </w:r>
      <w:bookmarkEnd w:id="409"/>
    </w:p>
    <w:p w14:paraId="5BEBD133" w14:textId="77777777" w:rsidR="008C7F3B" w:rsidRDefault="008C7F3B" w:rsidP="008C7F3B">
      <w:pPr>
        <w:pStyle w:val="Heading2"/>
      </w:pPr>
      <w:bookmarkStart w:id="410" w:name="_Toc535446916"/>
      <w:r>
        <w:t>Determinación de etapas de purificación</w:t>
      </w:r>
      <w:bookmarkEnd w:id="410"/>
    </w:p>
    <w:p w14:paraId="5BEBD134" w14:textId="77777777" w:rsidR="008C7F3B" w:rsidRDefault="008C7F3B" w:rsidP="008C7F3B">
      <w:pPr>
        <w:pStyle w:val="Heading2"/>
      </w:pPr>
      <w:bookmarkStart w:id="411" w:name="_Toc535446917"/>
      <w:r>
        <w:t>Selección de equipos</w:t>
      </w:r>
      <w:bookmarkEnd w:id="411"/>
    </w:p>
    <w:p w14:paraId="5BEBD135" w14:textId="77777777" w:rsidR="008C7F3B" w:rsidRPr="008C7F3B" w:rsidRDefault="008C7F3B" w:rsidP="008C7F3B">
      <w:pPr>
        <w:pStyle w:val="Heading2"/>
      </w:pPr>
      <w:bookmarkStart w:id="412" w:name="_Toc535446918"/>
      <w:r>
        <w:t>Diseño de condiciones de operación de equipos</w:t>
      </w:r>
      <w:bookmarkEnd w:id="412"/>
    </w:p>
    <w:p w14:paraId="5BEBD136" w14:textId="77777777" w:rsidR="00614644" w:rsidRDefault="00614644" w:rsidP="00614644">
      <w:pPr>
        <w:pStyle w:val="Heading1"/>
      </w:pPr>
      <w:bookmarkStart w:id="413" w:name="_Toc535446919"/>
      <w:r>
        <w:t>ANÁLISIS DE COSTOS</w:t>
      </w:r>
      <w:bookmarkEnd w:id="413"/>
    </w:p>
    <w:p w14:paraId="5BEBD137" w14:textId="77777777" w:rsidR="008C7F3B" w:rsidRDefault="008C7F3B" w:rsidP="008C7F3B">
      <w:pPr>
        <w:pStyle w:val="Heading2"/>
      </w:pPr>
      <w:bookmarkStart w:id="414" w:name="_Toc535446920"/>
      <w:r>
        <w:t>Costos de inversión</w:t>
      </w:r>
      <w:bookmarkEnd w:id="414"/>
    </w:p>
    <w:p w14:paraId="5BEBD138" w14:textId="77777777" w:rsidR="008C7F3B" w:rsidRPr="008C7F3B" w:rsidRDefault="008C7F3B" w:rsidP="008C7F3B">
      <w:pPr>
        <w:pStyle w:val="Heading2"/>
      </w:pPr>
      <w:bookmarkStart w:id="415" w:name="_Toc535446921"/>
      <w:r>
        <w:t>Costos operativos</w:t>
      </w:r>
      <w:bookmarkEnd w:id="415"/>
    </w:p>
    <w:p w14:paraId="5BEBD139" w14:textId="77777777" w:rsidR="00614644" w:rsidRDefault="1D1D2373" w:rsidP="00614644">
      <w:pPr>
        <w:pStyle w:val="Heading1"/>
      </w:pPr>
      <w:bookmarkStart w:id="416" w:name="_Toc535446922"/>
      <w:r>
        <w:t>CONCLUSIONES</w:t>
      </w:r>
      <w:bookmarkEnd w:id="416"/>
    </w:p>
    <w:bookmarkStart w:id="417" w:name="_Toc535446923" w:displacedByCustomXml="next"/>
    <w:sdt>
      <w:sdtPr>
        <w:rPr>
          <w:rFonts w:eastAsia="Calibri"/>
          <w:b w:val="0"/>
          <w:sz w:val="22"/>
          <w:szCs w:val="22"/>
        </w:rPr>
        <w:id w:val="-1617668752"/>
        <w:docPartObj>
          <w:docPartGallery w:val="Bibliographies"/>
          <w:docPartUnique/>
        </w:docPartObj>
      </w:sdtPr>
      <w:sdtEndPr/>
      <w:sdtContent>
        <w:p w14:paraId="5BEBD13A" w14:textId="77777777" w:rsidR="00B426D5" w:rsidRDefault="1D1D2373">
          <w:pPr>
            <w:pStyle w:val="Heading1"/>
          </w:pPr>
          <w:r>
            <w:t>Bibliografía</w:t>
          </w:r>
          <w:bookmarkEnd w:id="417"/>
        </w:p>
        <w:sdt>
          <w:sdtPr>
            <w:id w:val="111145805"/>
            <w:bibliography/>
          </w:sdtPr>
          <w:sdtEndPr/>
          <w:sdtContent>
            <w:p w14:paraId="5BEBD13B" w14:textId="77777777" w:rsidR="00377EC0" w:rsidRPr="00377EC0" w:rsidRDefault="00B00782" w:rsidP="00377EC0">
              <w:pPr>
                <w:pStyle w:val="Bibliography"/>
                <w:rPr>
                  <w:noProof/>
                  <w:sz w:val="24"/>
                  <w:szCs w:val="24"/>
                  <w:lang w:val="en-US"/>
                </w:rPr>
              </w:pPr>
              <w:r>
                <w:fldChar w:fldCharType="begin"/>
              </w:r>
              <w:r w:rsidR="00B426D5">
                <w:instrText>BIBLIOGRAPHY</w:instrText>
              </w:r>
              <w:r>
                <w:fldChar w:fldCharType="separate"/>
              </w:r>
              <w:r w:rsidR="00377EC0">
                <w:rPr>
                  <w:noProof/>
                </w:rPr>
                <w:t xml:space="preserve">1. </w:t>
              </w:r>
              <w:r w:rsidR="00377EC0">
                <w:rPr>
                  <w:i/>
                  <w:iCs/>
                  <w:noProof/>
                </w:rPr>
                <w:t xml:space="preserve">Carnosic acid. </w:t>
              </w:r>
              <w:r w:rsidR="00377EC0">
                <w:rPr>
                  <w:b/>
                  <w:bCs/>
                  <w:noProof/>
                </w:rPr>
                <w:t>Birtić, Simona, y otros.</w:t>
              </w:r>
              <w:r w:rsidR="00377EC0" w:rsidRPr="00590C24">
                <w:rPr>
                  <w:noProof/>
                  <w:lang w:val="es-AR"/>
                </w:rPr>
                <w:t xml:space="preserve">2015, Phytochemistry, Vol. 115, págs. </w:t>
              </w:r>
              <w:r w:rsidR="00377EC0" w:rsidRPr="00377EC0">
                <w:rPr>
                  <w:noProof/>
                  <w:lang w:val="en-US"/>
                </w:rPr>
                <w:t>9-19.</w:t>
              </w:r>
            </w:p>
            <w:p w14:paraId="5BEBD13C" w14:textId="77777777" w:rsidR="00377EC0" w:rsidRPr="00377EC0" w:rsidRDefault="00377EC0" w:rsidP="00377EC0">
              <w:pPr>
                <w:pStyle w:val="Bibliography"/>
                <w:rPr>
                  <w:noProof/>
                  <w:lang w:val="en-US"/>
                </w:rPr>
              </w:pPr>
              <w:r w:rsidRPr="00377EC0">
                <w:rPr>
                  <w:noProof/>
                  <w:lang w:val="en-US"/>
                </w:rPr>
                <w:t xml:space="preserve">2. </w:t>
              </w:r>
              <w:r w:rsidRPr="00377EC0">
                <w:rPr>
                  <w:i/>
                  <w:iCs/>
                  <w:noProof/>
                  <w:lang w:val="en-US"/>
                </w:rPr>
                <w:t xml:space="preserve">Antioxidant and pro-oxidant properties of active rosemary constituents: carnosol and carnosic acid. </w:t>
              </w:r>
              <w:r w:rsidRPr="00377EC0">
                <w:rPr>
                  <w:b/>
                  <w:bCs/>
                  <w:noProof/>
                  <w:lang w:val="en-US"/>
                </w:rPr>
                <w:t>Aruoma, O.I., y otros.</w:t>
              </w:r>
              <w:r w:rsidRPr="00377EC0">
                <w:rPr>
                  <w:noProof/>
                  <w:lang w:val="en-US"/>
                </w:rPr>
                <w:t xml:space="preserve"> 22, 1992, Xenobiotica, págs. 257-268.</w:t>
              </w:r>
            </w:p>
            <w:p w14:paraId="5BEBD13D" w14:textId="77777777" w:rsidR="00377EC0" w:rsidRPr="00377EC0" w:rsidRDefault="00377EC0" w:rsidP="00377EC0">
              <w:pPr>
                <w:pStyle w:val="Bibliography"/>
                <w:rPr>
                  <w:noProof/>
                  <w:lang w:val="en-US"/>
                </w:rPr>
              </w:pPr>
              <w:r w:rsidRPr="00377EC0">
                <w:rPr>
                  <w:noProof/>
                  <w:lang w:val="en-US"/>
                </w:rPr>
                <w:t xml:space="preserve">3. </w:t>
              </w:r>
              <w:r w:rsidRPr="00377EC0">
                <w:rPr>
                  <w:i/>
                  <w:iCs/>
                  <w:noProof/>
                  <w:lang w:val="en-US"/>
                </w:rPr>
                <w:t xml:space="preserve">Antioxidant activity of carnosic acid and methyl carnosate in bulk oils and oil-in-water emulsions. </w:t>
              </w:r>
              <w:r w:rsidRPr="00377EC0">
                <w:rPr>
                  <w:b/>
                  <w:bCs/>
                  <w:noProof/>
                  <w:lang w:val="en-US"/>
                </w:rPr>
                <w:t>Huang, S.W., y otros.</w:t>
              </w:r>
              <w:r w:rsidRPr="00377EC0">
                <w:rPr>
                  <w:noProof/>
                  <w:lang w:val="en-US"/>
                </w:rPr>
                <w:t xml:space="preserve"> 44, 1996, J. Agric. Food Chem., págs. 2951-2956.</w:t>
              </w:r>
            </w:p>
            <w:p w14:paraId="5BEBD13E" w14:textId="77777777" w:rsidR="00377EC0" w:rsidRPr="00377EC0" w:rsidRDefault="00377EC0" w:rsidP="00377EC0">
              <w:pPr>
                <w:pStyle w:val="Bibliography"/>
                <w:rPr>
                  <w:noProof/>
                  <w:lang w:val="en-US"/>
                </w:rPr>
              </w:pPr>
              <w:r w:rsidRPr="00377EC0">
                <w:rPr>
                  <w:noProof/>
                  <w:lang w:val="en-US"/>
                </w:rPr>
                <w:t xml:space="preserve">4. </w:t>
              </w:r>
              <w:r w:rsidRPr="00377EC0">
                <w:rPr>
                  <w:i/>
                  <w:iCs/>
                  <w:noProof/>
                  <w:lang w:val="en-US"/>
                </w:rPr>
                <w:t xml:space="preserve">Antioxidant constituents in sage (Salvia officinalis). </w:t>
              </w:r>
              <w:r w:rsidRPr="00377EC0">
                <w:rPr>
                  <w:b/>
                  <w:bCs/>
                  <w:noProof/>
                  <w:lang w:val="en-US"/>
                </w:rPr>
                <w:t>Cuvelier, M.E., Berset, C. y Richard, H.</w:t>
              </w:r>
              <w:r w:rsidRPr="00377EC0">
                <w:rPr>
                  <w:noProof/>
                  <w:lang w:val="en-US"/>
                </w:rPr>
                <w:t xml:space="preserve"> 42, 1994, J. Agric. Food Chem, págs. 665-669.</w:t>
              </w:r>
            </w:p>
            <w:p w14:paraId="5BEBD13F" w14:textId="77777777" w:rsidR="00377EC0" w:rsidRPr="00377EC0" w:rsidRDefault="00377EC0" w:rsidP="00377EC0">
              <w:pPr>
                <w:pStyle w:val="Bibliography"/>
                <w:rPr>
                  <w:noProof/>
                  <w:lang w:val="en-US"/>
                </w:rPr>
              </w:pPr>
              <w:r w:rsidRPr="00377EC0">
                <w:rPr>
                  <w:noProof/>
                  <w:lang w:val="en-US"/>
                </w:rPr>
                <w:t xml:space="preserve">5. </w:t>
              </w:r>
              <w:r w:rsidRPr="00377EC0">
                <w:rPr>
                  <w:i/>
                  <w:iCs/>
                  <w:noProof/>
                  <w:lang w:val="en-US"/>
                </w:rPr>
                <w:t xml:space="preserve">A kinetic study of oxidation development in sunflower oil under microwave heating: effect of natural antioxidants. </w:t>
              </w:r>
              <w:r w:rsidRPr="00377EC0">
                <w:rPr>
                  <w:b/>
                  <w:bCs/>
                  <w:noProof/>
                  <w:lang w:val="en-US"/>
                </w:rPr>
                <w:t>Erkan, N., Ayranci, G. y Ayranci, E.</w:t>
              </w:r>
              <w:r w:rsidRPr="00377EC0">
                <w:rPr>
                  <w:noProof/>
                  <w:lang w:val="en-US"/>
                </w:rPr>
                <w:t xml:space="preserve"> 42, 2009, Food Res. Int., págs. 1171-1177.</w:t>
              </w:r>
            </w:p>
            <w:p w14:paraId="5BEBD140" w14:textId="77777777" w:rsidR="00377EC0" w:rsidRPr="00377EC0" w:rsidRDefault="00377EC0" w:rsidP="00377EC0">
              <w:pPr>
                <w:pStyle w:val="Bibliography"/>
                <w:rPr>
                  <w:noProof/>
                  <w:lang w:val="en-US"/>
                </w:rPr>
              </w:pPr>
              <w:r w:rsidRPr="00377EC0">
                <w:rPr>
                  <w:noProof/>
                  <w:lang w:val="en-US"/>
                </w:rPr>
                <w:t xml:space="preserve">6. </w:t>
              </w:r>
              <w:r w:rsidRPr="00377EC0">
                <w:rPr>
                  <w:i/>
                  <w:iCs/>
                  <w:noProof/>
                  <w:lang w:val="en-US"/>
                </w:rPr>
                <w:t xml:space="preserve">Seasonal variations of rosmarinic and carnosic acids in rosemary extracts. Analysis of their in vitro antiradical activity. </w:t>
              </w:r>
              <w:r w:rsidRPr="00377EC0">
                <w:rPr>
                  <w:b/>
                  <w:bCs/>
                  <w:noProof/>
                  <w:lang w:val="en-US"/>
                </w:rPr>
                <w:t>J.C. Luis, C.B y Johnson.</w:t>
              </w:r>
              <w:r w:rsidRPr="00377EC0">
                <w:rPr>
                  <w:noProof/>
                  <w:lang w:val="en-US"/>
                </w:rPr>
                <w:t xml:space="preserve"> 3, 2005, Span. J. Agric. Res., págs. 106-112.</w:t>
              </w:r>
            </w:p>
            <w:p w14:paraId="5BEBD141" w14:textId="77777777" w:rsidR="00377EC0" w:rsidRPr="00377EC0" w:rsidRDefault="00377EC0" w:rsidP="00377EC0">
              <w:pPr>
                <w:pStyle w:val="Bibliography"/>
                <w:rPr>
                  <w:noProof/>
                  <w:lang w:val="en-US"/>
                </w:rPr>
              </w:pPr>
              <w:r w:rsidRPr="00377EC0">
                <w:rPr>
                  <w:noProof/>
                  <w:lang w:val="en-US"/>
                </w:rPr>
                <w:t xml:space="preserve">7. </w:t>
              </w:r>
              <w:r w:rsidRPr="00377EC0">
                <w:rPr>
                  <w:i/>
                  <w:iCs/>
                  <w:noProof/>
                  <w:lang w:val="en-US"/>
                </w:rPr>
                <w:t xml:space="preserve">Antioxidant activity of lipid-soluble phenolic diterpenes from rosemary. </w:t>
              </w:r>
              <w:r w:rsidRPr="00377EC0">
                <w:rPr>
                  <w:b/>
                  <w:bCs/>
                  <w:noProof/>
                  <w:lang w:val="en-US"/>
                </w:rPr>
                <w:t>Richheimer, S.L., y otros.</w:t>
              </w:r>
              <w:r w:rsidRPr="00377EC0">
                <w:rPr>
                  <w:noProof/>
                  <w:lang w:val="en-US"/>
                </w:rPr>
                <w:t xml:space="preserve"> 73, 1996, J. Am. Oil Chem. Soc., págs. 507-514.</w:t>
              </w:r>
            </w:p>
            <w:p w14:paraId="5BEBD142" w14:textId="77777777" w:rsidR="00377EC0" w:rsidRPr="00377EC0" w:rsidRDefault="00377EC0" w:rsidP="00377EC0">
              <w:pPr>
                <w:pStyle w:val="Bibliography"/>
                <w:rPr>
                  <w:noProof/>
                  <w:lang w:val="en-US"/>
                </w:rPr>
              </w:pPr>
              <w:r w:rsidRPr="00377EC0">
                <w:rPr>
                  <w:noProof/>
                  <w:lang w:val="en-US"/>
                </w:rPr>
                <w:t xml:space="preserve">8. </w:t>
              </w:r>
              <w:r w:rsidRPr="00377EC0">
                <w:rPr>
                  <w:b/>
                  <w:bCs/>
                  <w:noProof/>
                  <w:lang w:val="en-US"/>
                </w:rPr>
                <w:t>European Food Safety Authority.</w:t>
              </w:r>
              <w:r w:rsidRPr="00377EC0">
                <w:rPr>
                  <w:noProof/>
                  <w:lang w:val="en-US"/>
                </w:rPr>
                <w:t xml:space="preserve"> The EFSA Journal. [En línea] 2008. https://efsa.onlinelibrary.wiley.com/doi/epdf/10.2903/j.efsa.2008.721.</w:t>
              </w:r>
            </w:p>
            <w:p w14:paraId="5BEBD143" w14:textId="77777777" w:rsidR="00377EC0" w:rsidRPr="00377EC0" w:rsidRDefault="00377EC0" w:rsidP="00377EC0">
              <w:pPr>
                <w:pStyle w:val="Bibliography"/>
                <w:rPr>
                  <w:noProof/>
                  <w:lang w:val="en-US"/>
                </w:rPr>
              </w:pPr>
              <w:r w:rsidRPr="00377EC0">
                <w:rPr>
                  <w:noProof/>
                  <w:lang w:val="en-US"/>
                </w:rPr>
                <w:lastRenderedPageBreak/>
                <w:t xml:space="preserve">9. </w:t>
              </w:r>
              <w:r w:rsidRPr="00377EC0">
                <w:rPr>
                  <w:i/>
                  <w:iCs/>
                  <w:noProof/>
                  <w:lang w:val="en-US"/>
                </w:rPr>
                <w:t xml:space="preserve">Carnosic acid inhibits the proliferation and migration capacity of human colorectal cancer cells. </w:t>
              </w:r>
              <w:r w:rsidRPr="00377EC0">
                <w:rPr>
                  <w:b/>
                  <w:bCs/>
                  <w:noProof/>
                  <w:lang w:val="en-US"/>
                </w:rPr>
                <w:t>Barni, M. V., y otros.</w:t>
              </w:r>
              <w:r w:rsidRPr="00377EC0">
                <w:rPr>
                  <w:noProof/>
                  <w:lang w:val="en-US"/>
                </w:rPr>
                <w:t xml:space="preserve"> 4, 2012, Oncology Reports, Vol. 27, págs. 1041-1048.</w:t>
              </w:r>
            </w:p>
            <w:p w14:paraId="5BEBD144" w14:textId="77777777" w:rsidR="00377EC0" w:rsidRPr="00377EC0" w:rsidRDefault="00377EC0" w:rsidP="00377EC0">
              <w:pPr>
                <w:pStyle w:val="Bibliography"/>
                <w:rPr>
                  <w:noProof/>
                  <w:lang w:val="en-US"/>
                </w:rPr>
              </w:pPr>
              <w:r w:rsidRPr="00377EC0">
                <w:rPr>
                  <w:noProof/>
                  <w:lang w:val="en-US"/>
                </w:rPr>
                <w:t xml:space="preserve">10. </w:t>
              </w:r>
              <w:r w:rsidRPr="00377EC0">
                <w:rPr>
                  <w:i/>
                  <w:iCs/>
                  <w:noProof/>
                  <w:lang w:val="en-US"/>
                </w:rPr>
                <w:t xml:space="preserve">Carnosic acid induces autophagic cell death through inhibition of the Akt/mTOR pathway in human hepatoma cells. </w:t>
              </w:r>
              <w:r w:rsidRPr="00377EC0">
                <w:rPr>
                  <w:b/>
                  <w:bCs/>
                  <w:noProof/>
                  <w:lang w:val="en-US"/>
                </w:rPr>
                <w:t>Gao, Qilong, y otros.</w:t>
              </w:r>
              <w:r w:rsidRPr="00377EC0">
                <w:rPr>
                  <w:noProof/>
                  <w:lang w:val="en-US"/>
                </w:rPr>
                <w:t xml:space="preserve"> 5, 2014, Journal of Applied Toxicology, Vol. 35.</w:t>
              </w:r>
            </w:p>
            <w:p w14:paraId="5BEBD145" w14:textId="77777777" w:rsidR="00377EC0" w:rsidRPr="00377EC0" w:rsidRDefault="00377EC0" w:rsidP="00377EC0">
              <w:pPr>
                <w:pStyle w:val="Bibliography"/>
                <w:rPr>
                  <w:noProof/>
                  <w:lang w:val="en-US"/>
                </w:rPr>
              </w:pPr>
              <w:r w:rsidRPr="00377EC0">
                <w:rPr>
                  <w:noProof/>
                  <w:lang w:val="en-US"/>
                </w:rPr>
                <w:t xml:space="preserve">11. </w:t>
              </w:r>
              <w:r w:rsidRPr="00377EC0">
                <w:rPr>
                  <w:i/>
                  <w:iCs/>
                  <w:noProof/>
                  <w:lang w:val="en-US"/>
                </w:rPr>
                <w:t xml:space="preserve">Carnosic acid induces apoptosis associated with mitochondrial dysfunction and Akt inactivation in HepG2 cells. </w:t>
              </w:r>
              <w:r w:rsidRPr="00377EC0">
                <w:rPr>
                  <w:b/>
                  <w:bCs/>
                  <w:noProof/>
                  <w:lang w:val="en-US"/>
                </w:rPr>
                <w:t>Xiang, Qisen, y otros.</w:t>
              </w:r>
              <w:r w:rsidRPr="00377EC0">
                <w:rPr>
                  <w:noProof/>
                  <w:lang w:val="en-US"/>
                </w:rPr>
                <w:t xml:space="preserve"> 1, 2015, International Journal of Food Sciences and Nutrition, Vol. 66.</w:t>
              </w:r>
            </w:p>
            <w:p w14:paraId="5BEBD146" w14:textId="77777777" w:rsidR="00377EC0" w:rsidRPr="00377EC0" w:rsidRDefault="00377EC0" w:rsidP="00377EC0">
              <w:pPr>
                <w:pStyle w:val="Bibliography"/>
                <w:rPr>
                  <w:noProof/>
                  <w:lang w:val="en-US"/>
                </w:rPr>
              </w:pPr>
              <w:r w:rsidRPr="00377EC0">
                <w:rPr>
                  <w:noProof/>
                  <w:lang w:val="en-US"/>
                </w:rPr>
                <w:t xml:space="preserve">12. </w:t>
              </w:r>
              <w:r w:rsidRPr="00377EC0">
                <w:rPr>
                  <w:i/>
                  <w:iCs/>
                  <w:noProof/>
                  <w:lang w:val="en-US"/>
                </w:rPr>
                <w:t xml:space="preserve">Carnosic acid from rosemary extracts: a potential chemoprotective agent against aflatoxin B1. An in vitro study. </w:t>
              </w:r>
              <w:r w:rsidRPr="00377EC0">
                <w:rPr>
                  <w:b/>
                  <w:bCs/>
                  <w:noProof/>
                  <w:lang w:val="en-US"/>
                </w:rPr>
                <w:t>Costa, Stefano, y otros.</w:t>
              </w:r>
              <w:r w:rsidRPr="00377EC0">
                <w:rPr>
                  <w:noProof/>
                  <w:lang w:val="en-US"/>
                </w:rPr>
                <w:t xml:space="preserve"> 2, 2006, Journal of Applied Toxicology, Vol. 27.</w:t>
              </w:r>
            </w:p>
            <w:p w14:paraId="5BEBD147" w14:textId="77777777" w:rsidR="00377EC0" w:rsidRPr="00377EC0" w:rsidRDefault="00377EC0" w:rsidP="00377EC0">
              <w:pPr>
                <w:pStyle w:val="Bibliography"/>
                <w:rPr>
                  <w:noProof/>
                  <w:lang w:val="en-US"/>
                </w:rPr>
              </w:pPr>
              <w:r w:rsidRPr="00377EC0">
                <w:rPr>
                  <w:noProof/>
                  <w:lang w:val="en-US"/>
                </w:rPr>
                <w:t xml:space="preserve">13. </w:t>
              </w:r>
              <w:r w:rsidRPr="00377EC0">
                <w:rPr>
                  <w:i/>
                  <w:iCs/>
                  <w:noProof/>
                  <w:lang w:val="en-US"/>
                </w:rPr>
                <w:t xml:space="preserve">Carnosic Acid Inhibits Proliferation and Augments Differentiation of Human Leukemic Cells Induced by 1,25-Dihydroxyvitamin Dsub3 and Retinoic Acid. </w:t>
              </w:r>
              <w:r w:rsidRPr="00377EC0">
                <w:rPr>
                  <w:b/>
                  <w:bCs/>
                  <w:noProof/>
                  <w:lang w:val="en-US"/>
                </w:rPr>
                <w:t>Steiner, Michael, y otros.</w:t>
              </w:r>
              <w:r w:rsidRPr="00377EC0">
                <w:rPr>
                  <w:noProof/>
                  <w:lang w:val="en-US"/>
                </w:rPr>
                <w:t xml:space="preserve"> 1, 2001, Nutrition and Cancer, Vol. 41.</w:t>
              </w:r>
            </w:p>
            <w:p w14:paraId="5BEBD148" w14:textId="77777777" w:rsidR="00377EC0" w:rsidRPr="00377EC0" w:rsidRDefault="00377EC0" w:rsidP="00377EC0">
              <w:pPr>
                <w:pStyle w:val="Bibliography"/>
                <w:rPr>
                  <w:noProof/>
                  <w:lang w:val="en-US"/>
                </w:rPr>
              </w:pPr>
              <w:r w:rsidRPr="00377EC0">
                <w:rPr>
                  <w:noProof/>
                  <w:lang w:val="en-US"/>
                </w:rPr>
                <w:t xml:space="preserve">14. </w:t>
              </w:r>
              <w:r w:rsidRPr="00377EC0">
                <w:rPr>
                  <w:i/>
                  <w:iCs/>
                  <w:noProof/>
                  <w:lang w:val="en-US"/>
                </w:rPr>
                <w:t xml:space="preserve">Anti-angiogenic properties of carnosol and carnosic acid, two major dietary compounds from rosemary. </w:t>
              </w:r>
              <w:r>
                <w:rPr>
                  <w:b/>
                  <w:bCs/>
                  <w:noProof/>
                </w:rPr>
                <w:t>López-Jiménez, Auxiliadora, y otros.</w:t>
              </w:r>
              <w:r>
                <w:rPr>
                  <w:noProof/>
                </w:rPr>
                <w:t xml:space="preserve"> 1, 2013, European Journal of Nutrition, Vol. 52, págs. </w:t>
              </w:r>
              <w:r w:rsidRPr="00377EC0">
                <w:rPr>
                  <w:noProof/>
                  <w:lang w:val="en-US"/>
                </w:rPr>
                <w:t>85-95.</w:t>
              </w:r>
            </w:p>
            <w:p w14:paraId="5BEBD149" w14:textId="77777777" w:rsidR="00377EC0" w:rsidRPr="00377EC0" w:rsidRDefault="00377EC0" w:rsidP="00377EC0">
              <w:pPr>
                <w:pStyle w:val="Bibliography"/>
                <w:rPr>
                  <w:noProof/>
                  <w:lang w:val="en-US"/>
                </w:rPr>
              </w:pPr>
              <w:r w:rsidRPr="00377EC0">
                <w:rPr>
                  <w:noProof/>
                  <w:lang w:val="en-US"/>
                </w:rPr>
                <w:t xml:space="preserve">15. </w:t>
              </w:r>
              <w:r w:rsidRPr="00377EC0">
                <w:rPr>
                  <w:i/>
                  <w:iCs/>
                  <w:noProof/>
                  <w:lang w:val="en-US"/>
                </w:rPr>
                <w:t xml:space="preserve">Carnosic Acid Inhibits the Epithelial-Mesenchymal Transition in B16F10 Melanoma Cells: A Possible Mechanism for the Inhibition of Cell Migration. </w:t>
              </w:r>
              <w:r w:rsidRPr="00377EC0">
                <w:rPr>
                  <w:b/>
                  <w:bCs/>
                  <w:noProof/>
                  <w:lang w:val="en-US"/>
                </w:rPr>
                <w:t>Park, So Young, y otros.</w:t>
              </w:r>
              <w:r w:rsidRPr="00377EC0">
                <w:rPr>
                  <w:noProof/>
                  <w:lang w:val="en-US"/>
                </w:rPr>
                <w:t xml:space="preserve"> 7, 2014, Vol. 15.</w:t>
              </w:r>
            </w:p>
            <w:p w14:paraId="5BEBD14A" w14:textId="77777777" w:rsidR="00377EC0" w:rsidRPr="00377EC0" w:rsidRDefault="00377EC0" w:rsidP="00377EC0">
              <w:pPr>
                <w:pStyle w:val="Bibliography"/>
                <w:rPr>
                  <w:noProof/>
                  <w:lang w:val="en-US"/>
                </w:rPr>
              </w:pPr>
              <w:r w:rsidRPr="00377EC0">
                <w:rPr>
                  <w:noProof/>
                  <w:lang w:val="en-US"/>
                </w:rPr>
                <w:t xml:space="preserve">16. </w:t>
              </w:r>
              <w:r w:rsidRPr="00377EC0">
                <w:rPr>
                  <w:i/>
                  <w:iCs/>
                  <w:noProof/>
                  <w:lang w:val="en-US"/>
                </w:rPr>
                <w:t xml:space="preserve">Carnosic acid attenuates lipopolysaccharide-induced liver injury in rats via fortifying cellular antioxidant defense system. </w:t>
              </w:r>
              <w:r w:rsidRPr="00377EC0">
                <w:rPr>
                  <w:b/>
                  <w:bCs/>
                  <w:noProof/>
                  <w:lang w:val="en-US"/>
                </w:rPr>
                <w:t>Xiang, Qisen, y otros.</w:t>
              </w:r>
              <w:r w:rsidRPr="00377EC0">
                <w:rPr>
                  <w:noProof/>
                  <w:lang w:val="en-US"/>
                </w:rPr>
                <w:t xml:space="preserve"> 2013, Food and Chemical Toxicology, Vol. 53.</w:t>
              </w:r>
            </w:p>
            <w:p w14:paraId="5BEBD14B" w14:textId="77777777" w:rsidR="00377EC0" w:rsidRPr="00377EC0" w:rsidRDefault="00377EC0" w:rsidP="00377EC0">
              <w:pPr>
                <w:pStyle w:val="Bibliography"/>
                <w:rPr>
                  <w:noProof/>
                  <w:lang w:val="en-US"/>
                </w:rPr>
              </w:pPr>
              <w:r w:rsidRPr="00377EC0">
                <w:rPr>
                  <w:noProof/>
                  <w:lang w:val="en-US"/>
                </w:rPr>
                <w:t xml:space="preserve">17. </w:t>
              </w:r>
              <w:r w:rsidRPr="00377EC0">
                <w:rPr>
                  <w:i/>
                  <w:iCs/>
                  <w:noProof/>
                  <w:lang w:val="en-US"/>
                </w:rPr>
                <w:t xml:space="preserve">Carnosic acid attenuates acute ethanol-induced liver injury via a SIRT1/p66Shc-mediated mitochondrial pathway. </w:t>
              </w:r>
              <w:r w:rsidRPr="00377EC0">
                <w:rPr>
                  <w:b/>
                  <w:bCs/>
                  <w:noProof/>
                  <w:lang w:val="en-US"/>
                </w:rPr>
                <w:t>X, Tian, y otros.</w:t>
              </w:r>
              <w:r w:rsidRPr="00377EC0">
                <w:rPr>
                  <w:noProof/>
                  <w:lang w:val="en-US"/>
                </w:rPr>
                <w:t xml:space="preserve"> 2016, Canadian Journal of Physiology and Pharmacology.</w:t>
              </w:r>
            </w:p>
            <w:p w14:paraId="5BEBD14C" w14:textId="77777777" w:rsidR="00377EC0" w:rsidRPr="00377EC0" w:rsidRDefault="00377EC0" w:rsidP="00377EC0">
              <w:pPr>
                <w:pStyle w:val="Bibliography"/>
                <w:rPr>
                  <w:noProof/>
                  <w:lang w:val="en-US"/>
                </w:rPr>
              </w:pPr>
              <w:r w:rsidRPr="00377EC0">
                <w:rPr>
                  <w:noProof/>
                  <w:lang w:val="en-US"/>
                </w:rPr>
                <w:t xml:space="preserve">18. </w:t>
              </w:r>
              <w:r w:rsidRPr="00377EC0">
                <w:rPr>
                  <w:i/>
                  <w:iCs/>
                  <w:noProof/>
                  <w:lang w:val="en-US"/>
                </w:rPr>
                <w:t xml:space="preserve">Highly sensitive simultaneous electrochemical detection of hydroquinone and catechol with three-dimensional N-doping carbon nanotube film electrode. </w:t>
              </w:r>
              <w:r w:rsidRPr="00377EC0">
                <w:rPr>
                  <w:b/>
                  <w:bCs/>
                  <w:noProof/>
                  <w:lang w:val="en-US"/>
                </w:rPr>
                <w:t>Guo, Qiaohui, y otros.</w:t>
              </w:r>
              <w:r w:rsidRPr="00377EC0">
                <w:rPr>
                  <w:noProof/>
                  <w:lang w:val="en-US"/>
                </w:rPr>
                <w:t xml:space="preserve"> 2016, Vol. 760.</w:t>
              </w:r>
            </w:p>
            <w:p w14:paraId="5BEBD14D" w14:textId="77777777" w:rsidR="00377EC0" w:rsidRPr="00377EC0" w:rsidRDefault="00377EC0" w:rsidP="00377EC0">
              <w:pPr>
                <w:pStyle w:val="Bibliography"/>
                <w:rPr>
                  <w:noProof/>
                  <w:lang w:val="en-US"/>
                </w:rPr>
              </w:pPr>
              <w:r w:rsidRPr="00377EC0">
                <w:rPr>
                  <w:noProof/>
                  <w:lang w:val="en-US"/>
                </w:rPr>
                <w:t xml:space="preserve">19. </w:t>
              </w:r>
              <w:r w:rsidRPr="00377EC0">
                <w:rPr>
                  <w:i/>
                  <w:iCs/>
                  <w:noProof/>
                  <w:lang w:val="en-US"/>
                </w:rPr>
                <w:t xml:space="preserve">Relevance of carnosic acid to the treatment of several health disorders: Molecular targets and mechanisms. </w:t>
              </w:r>
              <w:r w:rsidRPr="00377EC0">
                <w:rPr>
                  <w:b/>
                  <w:bCs/>
                  <w:noProof/>
                  <w:lang w:val="en-US"/>
                </w:rPr>
                <w:t>Bahri, Sana, Jameleddine, Saloua y Shlyonsky, Vadim.</w:t>
              </w:r>
              <w:r w:rsidRPr="00377EC0">
                <w:rPr>
                  <w:noProof/>
                  <w:lang w:val="en-US"/>
                </w:rPr>
                <w:t xml:space="preserve"> 2016, Biomedicine &amp; Pharmacotherapy, Vol. 84.</w:t>
              </w:r>
            </w:p>
            <w:p w14:paraId="5BEBD14E" w14:textId="77777777" w:rsidR="00377EC0" w:rsidRDefault="00377EC0" w:rsidP="00377EC0">
              <w:pPr>
                <w:pStyle w:val="Bibliography"/>
                <w:rPr>
                  <w:noProof/>
                </w:rPr>
              </w:pPr>
              <w:r w:rsidRPr="00377EC0">
                <w:rPr>
                  <w:noProof/>
                  <w:lang w:val="en-US"/>
                </w:rPr>
                <w:t xml:space="preserve">20. </w:t>
              </w:r>
              <w:r w:rsidRPr="00377EC0">
                <w:rPr>
                  <w:i/>
                  <w:iCs/>
                  <w:noProof/>
                  <w:lang w:val="en-US"/>
                </w:rPr>
                <w:t xml:space="preserve">Carnosic acid reduces cytokine-induced adhesion molecules expression and monocyte adhesion to endothelial cells. </w:t>
              </w:r>
              <w:r>
                <w:rPr>
                  <w:b/>
                  <w:bCs/>
                  <w:noProof/>
                </w:rPr>
                <w:t>Yu, Ya-Mei, y otros.</w:t>
              </w:r>
              <w:r>
                <w:rPr>
                  <w:noProof/>
                </w:rPr>
                <w:t xml:space="preserve"> 101, 2009, European Journal of Nutrition, Vol. 48.</w:t>
              </w:r>
            </w:p>
            <w:p w14:paraId="5BEBD14F" w14:textId="77777777" w:rsidR="00377EC0" w:rsidRDefault="00377EC0" w:rsidP="00377EC0">
              <w:pPr>
                <w:pStyle w:val="Bibliography"/>
                <w:rPr>
                  <w:b/>
                  <w:bCs/>
                  <w:noProof/>
                </w:rPr>
              </w:pPr>
              <w:r>
                <w:rPr>
                  <w:noProof/>
                </w:rPr>
                <w:t xml:space="preserve">21. </w:t>
              </w:r>
              <w:r>
                <w:rPr>
                  <w:b/>
                  <w:bCs/>
                  <w:noProof/>
                </w:rPr>
                <w:t xml:space="preserve">Rosmarinus officinalis. </w:t>
              </w:r>
              <w:r>
                <w:rPr>
                  <w:b/>
                  <w:bCs/>
                  <w:i/>
                  <w:iCs/>
                  <w:noProof/>
                </w:rPr>
                <w:t xml:space="preserve">Wikipedia. </w:t>
              </w:r>
              <w:r>
                <w:rPr>
                  <w:b/>
                  <w:bCs/>
                  <w:noProof/>
                </w:rPr>
                <w:t>[En línea] https://es.wikipedia.org/wiki/Rosmarinus_officinalis.</w:t>
              </w:r>
            </w:p>
            <w:p w14:paraId="5BEBD150" w14:textId="77777777" w:rsidR="00377EC0" w:rsidRDefault="00377EC0" w:rsidP="00377EC0">
              <w:pPr>
                <w:pStyle w:val="Bibliography"/>
                <w:rPr>
                  <w:b/>
                  <w:bCs/>
                  <w:noProof/>
                </w:rPr>
              </w:pPr>
              <w:r>
                <w:rPr>
                  <w:b/>
                  <w:bCs/>
                  <w:noProof/>
                </w:rPr>
                <w:t xml:space="preserve">22. Herbotecnia. </w:t>
              </w:r>
              <w:r>
                <w:rPr>
                  <w:b/>
                  <w:bCs/>
                  <w:i/>
                  <w:iCs/>
                  <w:noProof/>
                </w:rPr>
                <w:t xml:space="preserve">Herbotecnia. </w:t>
              </w:r>
              <w:r>
                <w:rPr>
                  <w:b/>
                  <w:bCs/>
                  <w:noProof/>
                </w:rPr>
                <w:t>[En línea] http://www.herbotecnia.com.ar/exo-romero.html.</w:t>
              </w:r>
            </w:p>
            <w:p w14:paraId="5BEBD151" w14:textId="77777777" w:rsidR="00377EC0" w:rsidRPr="00377EC0" w:rsidRDefault="00377EC0" w:rsidP="00377EC0">
              <w:pPr>
                <w:pStyle w:val="Bibliography"/>
                <w:rPr>
                  <w:b/>
                  <w:bCs/>
                  <w:noProof/>
                  <w:lang w:val="en-US"/>
                </w:rPr>
              </w:pPr>
              <w:r w:rsidRPr="00377EC0">
                <w:rPr>
                  <w:b/>
                  <w:bCs/>
                  <w:noProof/>
                  <w:lang w:val="en-US"/>
                </w:rPr>
                <w:lastRenderedPageBreak/>
                <w:t xml:space="preserve">23. </w:t>
              </w:r>
              <w:r w:rsidRPr="00377EC0">
                <w:rPr>
                  <w:b/>
                  <w:bCs/>
                  <w:i/>
                  <w:iCs/>
                  <w:noProof/>
                  <w:lang w:val="en-US"/>
                </w:rPr>
                <w:t xml:space="preserve">The formation of phenolic diterpenes in Rosmarinus officinalis L. under Mediterranean climate. </w:t>
              </w:r>
              <w:r w:rsidRPr="00377EC0">
                <w:rPr>
                  <w:b/>
                  <w:bCs/>
                  <w:noProof/>
                  <w:lang w:val="en-US"/>
                </w:rPr>
                <w:t>Munné-Bosch, S., Alegre, L. y Schwarz, K. 4, 2000, European Food Research and Technology, Vol. 210.</w:t>
              </w:r>
            </w:p>
            <w:p w14:paraId="5BEBD152" w14:textId="77777777" w:rsidR="00377EC0" w:rsidRPr="00377EC0" w:rsidRDefault="00377EC0" w:rsidP="00377EC0">
              <w:pPr>
                <w:pStyle w:val="Bibliography"/>
                <w:rPr>
                  <w:b/>
                  <w:bCs/>
                  <w:noProof/>
                  <w:lang w:val="en-US"/>
                </w:rPr>
              </w:pPr>
              <w:r>
                <w:rPr>
                  <w:b/>
                  <w:bCs/>
                  <w:noProof/>
                </w:rPr>
                <w:t xml:space="preserve">24. Paunero, Ignacio. </w:t>
              </w:r>
              <w:r>
                <w:rPr>
                  <w:b/>
                  <w:bCs/>
                  <w:i/>
                  <w:iCs/>
                  <w:noProof/>
                </w:rPr>
                <w:t xml:space="preserve">Situación actual del cultivo de plantas aromáticas y medicinales en Argentina . </w:t>
              </w:r>
              <w:r w:rsidRPr="00377EC0">
                <w:rPr>
                  <w:b/>
                  <w:bCs/>
                  <w:noProof/>
                  <w:lang w:val="en-US"/>
                </w:rPr>
                <w:t>San Pedro : s.n., 2017.</w:t>
              </w:r>
            </w:p>
            <w:p w14:paraId="5BEBD153" w14:textId="77777777" w:rsidR="00377EC0" w:rsidRPr="00377EC0" w:rsidRDefault="00377EC0" w:rsidP="00377EC0">
              <w:pPr>
                <w:pStyle w:val="Bibliography"/>
                <w:rPr>
                  <w:b/>
                  <w:bCs/>
                  <w:noProof/>
                  <w:lang w:val="en-US"/>
                </w:rPr>
              </w:pPr>
              <w:r w:rsidRPr="00377EC0">
                <w:rPr>
                  <w:b/>
                  <w:bCs/>
                  <w:noProof/>
                  <w:lang w:val="en-US"/>
                </w:rPr>
                <w:t xml:space="preserve">25. Chemat, Farid, y otros. Green Extraction: From Concepts to Research, Education, and Economical Opportunities. </w:t>
              </w:r>
              <w:r w:rsidRPr="00377EC0">
                <w:rPr>
                  <w:b/>
                  <w:bCs/>
                  <w:i/>
                  <w:iCs/>
                  <w:noProof/>
                  <w:lang w:val="en-US"/>
                </w:rPr>
                <w:t xml:space="preserve">Green Extraction of Natural Products: Concept and Principles. </w:t>
              </w:r>
              <w:r w:rsidRPr="00377EC0">
                <w:rPr>
                  <w:b/>
                  <w:bCs/>
                  <w:noProof/>
                  <w:lang w:val="en-US"/>
                </w:rPr>
                <w:t>2012.</w:t>
              </w:r>
            </w:p>
            <w:p w14:paraId="5BEBD154" w14:textId="77777777" w:rsidR="00377EC0" w:rsidRPr="00377EC0" w:rsidRDefault="00377EC0" w:rsidP="00377EC0">
              <w:pPr>
                <w:pStyle w:val="Bibliography"/>
                <w:rPr>
                  <w:b/>
                  <w:bCs/>
                  <w:noProof/>
                  <w:lang w:val="en-US"/>
                </w:rPr>
              </w:pPr>
              <w:r w:rsidRPr="00377EC0">
                <w:rPr>
                  <w:b/>
                  <w:bCs/>
                  <w:noProof/>
                  <w:lang w:val="en-US"/>
                </w:rPr>
                <w:t xml:space="preserve">26. </w:t>
              </w:r>
              <w:r w:rsidRPr="00377EC0">
                <w:rPr>
                  <w:b/>
                  <w:bCs/>
                  <w:i/>
                  <w:iCs/>
                  <w:noProof/>
                  <w:lang w:val="en-US"/>
                </w:rPr>
                <w:t xml:space="preserve">A New Approach for Process Development of Plant-Based Extraction Processes. </w:t>
              </w:r>
              <w:r w:rsidRPr="00377EC0">
                <w:rPr>
                  <w:b/>
                  <w:bCs/>
                  <w:noProof/>
                  <w:lang w:val="en-US"/>
                </w:rPr>
                <w:t>Kassing, Markus, y otros. 2009, Chemical Engineering &amp; Technology, págs. 377-387.</w:t>
              </w:r>
            </w:p>
            <w:p w14:paraId="5BEBD155" w14:textId="77777777" w:rsidR="00377EC0" w:rsidRPr="00377EC0" w:rsidRDefault="00377EC0" w:rsidP="00377EC0">
              <w:pPr>
                <w:pStyle w:val="Bibliography"/>
                <w:rPr>
                  <w:b/>
                  <w:bCs/>
                  <w:noProof/>
                  <w:lang w:val="en-US"/>
                </w:rPr>
              </w:pPr>
              <w:r w:rsidRPr="00377EC0">
                <w:rPr>
                  <w:b/>
                  <w:bCs/>
                  <w:noProof/>
                  <w:lang w:val="en-US"/>
                </w:rPr>
                <w:t xml:space="preserve">27. Robert Aeschbach, Vevey y Georges Philippossian, Lausanne. </w:t>
              </w:r>
              <w:r w:rsidRPr="00377EC0">
                <w:rPr>
                  <w:b/>
                  <w:bCs/>
                  <w:i/>
                  <w:iCs/>
                  <w:noProof/>
                  <w:lang w:val="en-US"/>
                </w:rPr>
                <w:t xml:space="preserve">CARNOSIC ACID OBTENTION AND USES . 5,256,700 </w:t>
              </w:r>
              <w:r w:rsidRPr="00377EC0">
                <w:rPr>
                  <w:b/>
                  <w:bCs/>
                  <w:noProof/>
                  <w:lang w:val="en-US"/>
                </w:rPr>
                <w:t>USA, 26 de Octubre de 1993 .</w:t>
              </w:r>
            </w:p>
            <w:p w14:paraId="5BEBD156" w14:textId="77777777" w:rsidR="00377EC0" w:rsidRPr="00377EC0" w:rsidRDefault="00377EC0" w:rsidP="00377EC0">
              <w:pPr>
                <w:pStyle w:val="Bibliography"/>
                <w:rPr>
                  <w:b/>
                  <w:bCs/>
                  <w:noProof/>
                  <w:lang w:val="en-US"/>
                </w:rPr>
              </w:pPr>
              <w:r w:rsidRPr="00377EC0">
                <w:rPr>
                  <w:b/>
                  <w:bCs/>
                  <w:noProof/>
                  <w:lang w:val="en-US"/>
                </w:rPr>
                <w:t xml:space="preserve">28. </w:t>
              </w:r>
              <w:r w:rsidRPr="00377EC0">
                <w:rPr>
                  <w:b/>
                  <w:bCs/>
                  <w:i/>
                  <w:iCs/>
                  <w:noProof/>
                  <w:lang w:val="en-US"/>
                </w:rPr>
                <w:t xml:space="preserve">Multiresponse optimization of an extraction procedure of carnosol and rosmarinic and carnosic acids from rosemary. </w:t>
              </w:r>
              <w:r w:rsidRPr="00377EC0">
                <w:rPr>
                  <w:b/>
                  <w:bCs/>
                  <w:noProof/>
                  <w:lang w:val="en-US"/>
                </w:rPr>
                <w:t>A, Oliveira Gde, y otros. 2016, Food Chemistry, págs. 465-473.</w:t>
              </w:r>
            </w:p>
            <w:p w14:paraId="5BEBD157" w14:textId="77777777" w:rsidR="00377EC0" w:rsidRPr="00377EC0" w:rsidRDefault="00377EC0" w:rsidP="00377EC0">
              <w:pPr>
                <w:pStyle w:val="Bibliography"/>
                <w:rPr>
                  <w:b/>
                  <w:bCs/>
                  <w:noProof/>
                  <w:lang w:val="en-US"/>
                </w:rPr>
              </w:pPr>
              <w:r w:rsidRPr="00377EC0">
                <w:rPr>
                  <w:b/>
                  <w:bCs/>
                  <w:noProof/>
                  <w:lang w:val="en-US"/>
                </w:rPr>
                <w:t xml:space="preserve">29. </w:t>
              </w:r>
              <w:r w:rsidRPr="00377EC0">
                <w:rPr>
                  <w:b/>
                  <w:bCs/>
                  <w:i/>
                  <w:iCs/>
                  <w:noProof/>
                  <w:lang w:val="en-US"/>
                </w:rPr>
                <w:t xml:space="preserve">Solute diffusion in fruit, vegetable and cereal processing I: Simplified solutions for diffusion in anomalous shapes. </w:t>
              </w:r>
              <w:r w:rsidRPr="00377EC0">
                <w:rPr>
                  <w:b/>
                  <w:bCs/>
                  <w:noProof/>
                  <w:lang w:val="en-US"/>
                </w:rPr>
                <w:t>Siripatana, Chairat. 1997, Songklanakarin Journal of Science and Technology.</w:t>
              </w:r>
            </w:p>
            <w:p w14:paraId="5BEBD158" w14:textId="77777777" w:rsidR="00377EC0" w:rsidRPr="00377EC0" w:rsidRDefault="00377EC0" w:rsidP="00377EC0">
              <w:pPr>
                <w:pStyle w:val="Bibliography"/>
                <w:rPr>
                  <w:b/>
                  <w:bCs/>
                  <w:noProof/>
                  <w:lang w:val="en-US"/>
                </w:rPr>
              </w:pPr>
              <w:r w:rsidRPr="00377EC0">
                <w:rPr>
                  <w:b/>
                  <w:bCs/>
                  <w:noProof/>
                  <w:lang w:val="en-US"/>
                </w:rPr>
                <w:t xml:space="preserve">30. </w:t>
              </w:r>
              <w:r w:rsidRPr="00377EC0">
                <w:rPr>
                  <w:b/>
                  <w:bCs/>
                  <w:i/>
                  <w:iCs/>
                  <w:noProof/>
                  <w:lang w:val="en-US"/>
                </w:rPr>
                <w:t xml:space="preserve">Mathematical Simulation of Solid-Liquid Diffusion in Continuous Countercurrent Extraction Process, Part I - Modeling Development. </w:t>
              </w:r>
              <w:r w:rsidRPr="00377EC0">
                <w:rPr>
                  <w:b/>
                  <w:bCs/>
                  <w:noProof/>
                  <w:lang w:val="en-US"/>
                </w:rPr>
                <w:t>Rittirut, Waigoon, Thongurai, Chakrit y Siripatan, Chairat. 2010, INTERNATIONAL JOURNAL OF CHEMICAL REACTOR ENGINEERING.</w:t>
              </w:r>
            </w:p>
            <w:p w14:paraId="5BEBD159" w14:textId="77777777" w:rsidR="00B426D5" w:rsidRDefault="00B00782" w:rsidP="00377EC0">
              <w:r>
                <w:rPr>
                  <w:b/>
                  <w:bCs/>
                </w:rPr>
                <w:fldChar w:fldCharType="end"/>
              </w:r>
            </w:p>
          </w:sdtContent>
        </w:sdt>
      </w:sdtContent>
    </w:sdt>
    <w:p w14:paraId="5BEBD15A" w14:textId="77777777" w:rsidR="00B426D5" w:rsidRPr="00B426D5" w:rsidRDefault="00B426D5" w:rsidP="00B426D5"/>
    <w:sectPr w:rsidR="00B426D5" w:rsidRPr="00B426D5" w:rsidSect="00090D7E">
      <w:type w:val="continuous"/>
      <w:pgSz w:w="11907" w:h="16840" w:code="9"/>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9" w:author="NN" w:date="2019-02-15T12:34:00Z" w:initials="EL">
    <w:p w14:paraId="5BEBD1A1" w14:textId="77777777" w:rsidR="0029651B" w:rsidRDefault="0029651B">
      <w:pPr>
        <w:pStyle w:val="CommentText"/>
      </w:pPr>
      <w:r>
        <w:rPr>
          <w:rStyle w:val="CommentReference"/>
        </w:rPr>
        <w:annotationRef/>
      </w:r>
      <w:r>
        <w:t>Creo que todas debieran comenzar con minúscula</w:t>
      </w:r>
    </w:p>
  </w:comment>
  <w:comment w:id="245" w:author="NN" w:date="2019-02-15T12:34:00Z" w:initials="EL">
    <w:p w14:paraId="5BEBD1A2" w14:textId="77777777" w:rsidR="0029651B" w:rsidRDefault="0029651B">
      <w:pPr>
        <w:pStyle w:val="CommentText"/>
      </w:pPr>
      <w:r>
        <w:rPr>
          <w:rStyle w:val="CommentReference"/>
        </w:rPr>
        <w:annotationRef/>
      </w:r>
      <w:r>
        <w:t>Sugiero poner un gráfico donde se señalen las etapas (las cuales no me quedan muy claras, ya entenderé bien luego, o vemos si hace falta alguna aclaración más)</w:t>
      </w:r>
    </w:p>
  </w:comment>
  <w:comment w:id="300" w:author="NN" w:date="2019-02-15T12:34:00Z" w:initials="EL">
    <w:p w14:paraId="5BEBD1A3" w14:textId="77777777" w:rsidR="0029651B" w:rsidRDefault="0029651B">
      <w:pPr>
        <w:pStyle w:val="CommentText"/>
      </w:pPr>
      <w:r>
        <w:rPr>
          <w:rStyle w:val="CommentReference"/>
        </w:rPr>
        <w:annotationRef/>
      </w:r>
      <w:r>
        <w:t>Si te es posible, aumentá el tamaño de letra en los títulos de ejes</w:t>
      </w:r>
    </w:p>
  </w:comment>
  <w:comment w:id="308" w:author="NN" w:date="2019-02-15T12:34:00Z" w:initials="EL">
    <w:p w14:paraId="5BEBD1A4" w14:textId="77777777" w:rsidR="0029651B" w:rsidRDefault="0029651B">
      <w:pPr>
        <w:pStyle w:val="CommentText"/>
      </w:pPr>
      <w:r>
        <w:rPr>
          <w:rStyle w:val="CommentReference"/>
        </w:rPr>
        <w:annotationRef/>
      </w:r>
      <w:r>
        <w:t>Creo que es esto, ya que no se utilizó el procedimiento por depósito, golpe, compresión, etc.</w:t>
      </w:r>
    </w:p>
  </w:comment>
  <w:comment w:id="317" w:author="NN" w:date="2019-02-15T12:34:00Z" w:initials="EL">
    <w:p w14:paraId="5BEBD1A5" w14:textId="77777777" w:rsidR="0029651B" w:rsidRDefault="0029651B">
      <w:pPr>
        <w:pStyle w:val="CommentText"/>
      </w:pPr>
      <w:r>
        <w:rPr>
          <w:rStyle w:val="CommentReference"/>
        </w:rPr>
        <w:annotationRef/>
      </w:r>
      <w:r>
        <w:t>Revisar cuando se ajuste todo</w:t>
      </w:r>
    </w:p>
  </w:comment>
  <w:comment w:id="318" w:author="NN" w:date="2019-02-15T12:34:00Z" w:initials="EL">
    <w:p w14:paraId="5BEBD1A6" w14:textId="77777777" w:rsidR="0029651B" w:rsidRDefault="0029651B">
      <w:pPr>
        <w:pStyle w:val="CommentText"/>
      </w:pPr>
      <w:r>
        <w:rPr>
          <w:rStyle w:val="CommentReference"/>
        </w:rPr>
        <w:annotationRef/>
      </w:r>
      <w:r>
        <w:t>¿g ácido carnósico / L extracto?</w:t>
      </w:r>
    </w:p>
  </w:comment>
  <w:comment w:id="326" w:author="NN" w:date="2019-02-15T12:34:00Z" w:initials="EL">
    <w:p w14:paraId="5BEBD1A7" w14:textId="77777777" w:rsidR="0029651B" w:rsidRDefault="0029651B">
      <w:pPr>
        <w:pStyle w:val="CommentText"/>
      </w:pPr>
      <w:r>
        <w:rPr>
          <w:rStyle w:val="CommentReference"/>
        </w:rPr>
        <w:annotationRef/>
      </w:r>
      <w:r>
        <w:t>No es claro, es conveniente redactar nuevamente</w:t>
      </w:r>
    </w:p>
  </w:comment>
  <w:comment w:id="333" w:author="NN" w:date="2019-02-15T12:34:00Z" w:initials="EL">
    <w:p w14:paraId="5BEBD1A8" w14:textId="77777777" w:rsidR="0029651B" w:rsidRDefault="0029651B">
      <w:pPr>
        <w:pStyle w:val="CommentText"/>
      </w:pPr>
      <w:r>
        <w:rPr>
          <w:rStyle w:val="CommentReference"/>
        </w:rPr>
        <w:annotationRef/>
      </w:r>
      <w:r>
        <w:t>Convendría que todos los gráficos tengan títulos en los ejes</w:t>
      </w:r>
    </w:p>
  </w:comment>
  <w:comment w:id="350" w:author="NN" w:date="2019-02-15T12:34:00Z" w:initials="EL">
    <w:p w14:paraId="5BEBD1A9" w14:textId="77777777" w:rsidR="0029651B" w:rsidRDefault="0029651B">
      <w:pPr>
        <w:pStyle w:val="CommentText"/>
      </w:pPr>
      <w:r>
        <w:rPr>
          <w:rStyle w:val="CommentReference"/>
        </w:rPr>
        <w:annotationRef/>
      </w:r>
      <w:r>
        <w:t>Recordar ajustar nº</w:t>
      </w:r>
    </w:p>
  </w:comment>
  <w:comment w:id="353" w:author="NN" w:date="2019-02-15T12:34:00Z" w:initials="EL">
    <w:p w14:paraId="5BEBD1AA" w14:textId="77777777" w:rsidR="0029651B" w:rsidRDefault="0029651B">
      <w:pPr>
        <w:pStyle w:val="CommentText"/>
      </w:pPr>
      <w:r>
        <w:rPr>
          <w:rStyle w:val="CommentReference"/>
        </w:rPr>
        <w:annotationRef/>
      </w:r>
      <w:r>
        <w:t>No me es clara la redacción, a pesar que luego encuentro la explicación. Sugiero contemplar la posibilidad  de dejarlo por ahora y luego, cuando ya esté todo  lo importante revisado, volver sobre esto en una charla –donde sería mucho más sencillo-, ya que es un tema menor y no vale la pena perder tiempo ahora tratando de ver cómo hacer la lectura más lineal.</w:t>
      </w:r>
    </w:p>
  </w:comment>
  <w:comment w:id="354" w:author="NN" w:date="2019-02-15T12:34:00Z" w:initials="EL">
    <w:p w14:paraId="5BEBD1AB" w14:textId="77777777" w:rsidR="0029651B" w:rsidRDefault="0029651B">
      <w:pPr>
        <w:pStyle w:val="CommentText"/>
      </w:pPr>
      <w:r>
        <w:rPr>
          <w:rStyle w:val="CommentReference"/>
        </w:rPr>
        <w:annotationRef/>
      </w:r>
      <w:r>
        <w:t>Ídem anterior</w:t>
      </w:r>
    </w:p>
  </w:comment>
  <w:comment w:id="362" w:author="NN" w:date="2019-02-15T12:34:00Z" w:initials="EL">
    <w:p w14:paraId="5BEBD1AC" w14:textId="77777777" w:rsidR="0029651B" w:rsidRDefault="0029651B">
      <w:pPr>
        <w:pStyle w:val="CommentText"/>
      </w:pPr>
      <w:r>
        <w:rPr>
          <w:rStyle w:val="CommentReference"/>
        </w:rPr>
        <w:annotationRef/>
      </w:r>
      <w:r>
        <w:t>Ver nº luego</w:t>
      </w:r>
    </w:p>
  </w:comment>
  <w:comment w:id="365" w:author="NN" w:date="2019-02-15T12:47:00Z" w:initials="EL">
    <w:p w14:paraId="5BEBD1AD" w14:textId="77777777" w:rsidR="0029651B" w:rsidRDefault="0029651B">
      <w:pPr>
        <w:pStyle w:val="CommentText"/>
      </w:pPr>
      <w:r>
        <w:rPr>
          <w:rStyle w:val="CommentReference"/>
        </w:rPr>
        <w:annotationRef/>
      </w:r>
      <w:r>
        <w:t>Utilizo comillas sólo como una manera de indicar que las letras a, b y L deben diferenciarse del resto del texto, sea por uso de cursivas, negrita o lo que corresponda.</w:t>
      </w:r>
    </w:p>
  </w:comment>
  <w:comment w:id="386" w:author="NN" w:date="2019-02-15T12:34:00Z" w:initials="EL">
    <w:p w14:paraId="5BEBD1AE" w14:textId="77777777" w:rsidR="0029651B" w:rsidRDefault="0029651B">
      <w:pPr>
        <w:pStyle w:val="CommentText"/>
      </w:pPr>
      <w:r>
        <w:rPr>
          <w:rStyle w:val="CommentReference"/>
        </w:rPr>
        <w:annotationRef/>
      </w:r>
      <w:r>
        <w:t>Sugiero aclarar que es concentración en solvente, para que no haya una demora en pensarlo</w:t>
      </w:r>
    </w:p>
  </w:comment>
  <w:comment w:id="390" w:author="NN" w:date="2019-02-15T12:34:00Z" w:initials="EL">
    <w:p w14:paraId="5BEBD1AF" w14:textId="77777777" w:rsidR="0029651B" w:rsidRDefault="0029651B">
      <w:pPr>
        <w:pStyle w:val="CommentText"/>
      </w:pPr>
      <w:r>
        <w:rPr>
          <w:rStyle w:val="CommentReference"/>
        </w:rPr>
        <w:annotationRef/>
      </w:r>
      <w:r>
        <w:t>Si bien ajustan, sugiero contemplar la posibilidad de incorporar en la tabla el par (0;0, que si bien no corresponde a ensayo alguno y así ser advertido en el texto, debiera ser cierto). Si se acepta que el par (0;0) debiera ser válido y analizando un poco los valores y la función propuesta, debiera ser lógico que para contemplar la existencia de ese par, A debiera ser igual a B y que no debiera haber valores negativos para C en la modelización . Frente a esto y aceptando que A y B pueden ser distintos pero que sería conveniente que sean parecidos, un rastreo con la herramienta Solver de Excel me dio otros valores (tampoco consigo reproducir la mostrado en la Fig. 22 con todos los datos al modelizar con los parámetros del texto para la curva). Adjunto archivo de Excel con resultados de modelizar con los valores presentados en texto y con los encontrados con Solver, en la primera hoja sin los valores altos y en la segunda incluyéndolos., ya que si bien luego podés decidir tomarlos, creo que debieras mostrar ambos y justificar la decisión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BD1A1" w15:done="0"/>
  <w15:commentEx w15:paraId="5BEBD1A2" w15:done="0"/>
  <w15:commentEx w15:paraId="5BEBD1A3" w15:done="0"/>
  <w15:commentEx w15:paraId="5BEBD1A4" w15:done="0"/>
  <w15:commentEx w15:paraId="5BEBD1A5" w15:done="0"/>
  <w15:commentEx w15:paraId="5BEBD1A6" w15:done="0"/>
  <w15:commentEx w15:paraId="5BEBD1A7" w15:done="0"/>
  <w15:commentEx w15:paraId="5BEBD1A8" w15:done="0"/>
  <w15:commentEx w15:paraId="5BEBD1A9" w15:done="0"/>
  <w15:commentEx w15:paraId="5BEBD1AA" w15:done="0"/>
  <w15:commentEx w15:paraId="5BEBD1AB" w15:done="0"/>
  <w15:commentEx w15:paraId="5BEBD1AC" w15:done="0"/>
  <w15:commentEx w15:paraId="5BEBD1AD" w15:done="0"/>
  <w15:commentEx w15:paraId="5BEBD1AE" w15:done="1"/>
  <w15:commentEx w15:paraId="5BEBD1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BD1A1" w16cid:durableId="201189D1"/>
  <w16cid:commentId w16cid:paraId="5BEBD1A2" w16cid:durableId="201189D2"/>
  <w16cid:commentId w16cid:paraId="5BEBD1A3" w16cid:durableId="201189D3"/>
  <w16cid:commentId w16cid:paraId="5BEBD1A4" w16cid:durableId="201189D4"/>
  <w16cid:commentId w16cid:paraId="5BEBD1A5" w16cid:durableId="201189D5"/>
  <w16cid:commentId w16cid:paraId="5BEBD1A6" w16cid:durableId="201189D6"/>
  <w16cid:commentId w16cid:paraId="5BEBD1A7" w16cid:durableId="201189D7"/>
  <w16cid:commentId w16cid:paraId="5BEBD1A8" w16cid:durableId="201189D8"/>
  <w16cid:commentId w16cid:paraId="5BEBD1A9" w16cid:durableId="201189D9"/>
  <w16cid:commentId w16cid:paraId="5BEBD1AA" w16cid:durableId="201189DA"/>
  <w16cid:commentId w16cid:paraId="5BEBD1AB" w16cid:durableId="201189DB"/>
  <w16cid:commentId w16cid:paraId="5BEBD1AC" w16cid:durableId="201189DC"/>
  <w16cid:commentId w16cid:paraId="5BEBD1AD" w16cid:durableId="201189DD"/>
  <w16cid:commentId w16cid:paraId="5BEBD1AE" w16cid:durableId="201189DE"/>
  <w16cid:commentId w16cid:paraId="5BEBD1AF" w16cid:durableId="20118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BD1B6" w14:textId="77777777" w:rsidR="0029651B" w:rsidRDefault="0029651B" w:rsidP="00F5052E">
      <w:r>
        <w:separator/>
      </w:r>
    </w:p>
    <w:p w14:paraId="5BEBD1B7" w14:textId="77777777" w:rsidR="0029651B" w:rsidRDefault="0029651B" w:rsidP="00F5052E"/>
  </w:endnote>
  <w:endnote w:type="continuationSeparator" w:id="0">
    <w:p w14:paraId="5BEBD1B8" w14:textId="77777777" w:rsidR="0029651B" w:rsidRDefault="0029651B" w:rsidP="00F5052E">
      <w:r>
        <w:continuationSeparator/>
      </w:r>
    </w:p>
    <w:p w14:paraId="5BEBD1B9" w14:textId="77777777" w:rsidR="0029651B" w:rsidRDefault="0029651B" w:rsidP="00F5052E"/>
  </w:endnote>
  <w:endnote w:type="continuationNotice" w:id="1">
    <w:p w14:paraId="5BEBD1BA" w14:textId="77777777" w:rsidR="0029651B" w:rsidRDefault="0029651B" w:rsidP="00F5052E"/>
    <w:p w14:paraId="5BEBD1BB" w14:textId="77777777" w:rsidR="0029651B" w:rsidRDefault="0029651B" w:rsidP="00F50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BD1BC" w14:textId="77777777" w:rsidR="0029651B" w:rsidRDefault="0029651B" w:rsidP="00F5052E">
    <w:pPr>
      <w:pStyle w:val="Footer"/>
    </w:pPr>
    <w:r>
      <w:rPr>
        <w:noProof/>
      </w:rPr>
      <w:fldChar w:fldCharType="begin"/>
    </w:r>
    <w:r>
      <w:rPr>
        <w:noProof/>
      </w:rPr>
      <w:instrText>PAGE   \* MERGEFORMAT</w:instrText>
    </w:r>
    <w:r>
      <w:rPr>
        <w:noProof/>
      </w:rPr>
      <w:fldChar w:fldCharType="separate"/>
    </w:r>
    <w:r>
      <w:rPr>
        <w:noProof/>
      </w:rPr>
      <w:t>4</w:t>
    </w:r>
    <w:r>
      <w:rPr>
        <w:noProof/>
      </w:rPr>
      <w:fldChar w:fldCharType="end"/>
    </w:r>
  </w:p>
  <w:p w14:paraId="5BEBD1BD" w14:textId="77777777" w:rsidR="0029651B" w:rsidRDefault="0029651B" w:rsidP="00F50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BD1B0" w14:textId="77777777" w:rsidR="0029651B" w:rsidRDefault="0029651B" w:rsidP="00F5052E">
      <w:r>
        <w:separator/>
      </w:r>
    </w:p>
    <w:p w14:paraId="5BEBD1B1" w14:textId="77777777" w:rsidR="0029651B" w:rsidRDefault="0029651B" w:rsidP="00F5052E"/>
  </w:footnote>
  <w:footnote w:type="continuationSeparator" w:id="0">
    <w:p w14:paraId="5BEBD1B2" w14:textId="77777777" w:rsidR="0029651B" w:rsidRDefault="0029651B" w:rsidP="00F5052E">
      <w:r>
        <w:continuationSeparator/>
      </w:r>
    </w:p>
    <w:p w14:paraId="5BEBD1B3" w14:textId="77777777" w:rsidR="0029651B" w:rsidRDefault="0029651B" w:rsidP="00F5052E"/>
  </w:footnote>
  <w:footnote w:type="continuationNotice" w:id="1">
    <w:p w14:paraId="5BEBD1B4" w14:textId="77777777" w:rsidR="0029651B" w:rsidRDefault="0029651B" w:rsidP="00F5052E"/>
    <w:p w14:paraId="5BEBD1B5" w14:textId="77777777" w:rsidR="0029651B" w:rsidRDefault="0029651B" w:rsidP="00F505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51E9"/>
    <w:multiLevelType w:val="hybridMultilevel"/>
    <w:tmpl w:val="1A48C68E"/>
    <w:lvl w:ilvl="0" w:tplc="F042D190">
      <w:start w:val="1"/>
      <w:numFmt w:val="bullet"/>
      <w:lvlText w:val=""/>
      <w:lvlJc w:val="left"/>
      <w:pPr>
        <w:ind w:left="720" w:hanging="360"/>
      </w:pPr>
      <w:rPr>
        <w:rFonts w:ascii="Symbol" w:hAnsi="Symbol" w:hint="default"/>
      </w:rPr>
    </w:lvl>
    <w:lvl w:ilvl="1" w:tplc="FC7E01B4">
      <w:start w:val="1"/>
      <w:numFmt w:val="bullet"/>
      <w:lvlText w:val="o"/>
      <w:lvlJc w:val="left"/>
      <w:pPr>
        <w:ind w:left="1440" w:hanging="360"/>
      </w:pPr>
      <w:rPr>
        <w:rFonts w:ascii="Courier New" w:hAnsi="Courier New" w:hint="default"/>
      </w:rPr>
    </w:lvl>
    <w:lvl w:ilvl="2" w:tplc="C624E822">
      <w:start w:val="1"/>
      <w:numFmt w:val="bullet"/>
      <w:lvlText w:val=""/>
      <w:lvlJc w:val="left"/>
      <w:pPr>
        <w:ind w:left="2160" w:hanging="360"/>
      </w:pPr>
      <w:rPr>
        <w:rFonts w:ascii="Wingdings" w:hAnsi="Wingdings" w:hint="default"/>
      </w:rPr>
    </w:lvl>
    <w:lvl w:ilvl="3" w:tplc="FE940568">
      <w:start w:val="1"/>
      <w:numFmt w:val="bullet"/>
      <w:lvlText w:val=""/>
      <w:lvlJc w:val="left"/>
      <w:pPr>
        <w:ind w:left="2880" w:hanging="360"/>
      </w:pPr>
      <w:rPr>
        <w:rFonts w:ascii="Symbol" w:hAnsi="Symbol" w:hint="default"/>
      </w:rPr>
    </w:lvl>
    <w:lvl w:ilvl="4" w:tplc="A5985C06">
      <w:start w:val="1"/>
      <w:numFmt w:val="bullet"/>
      <w:lvlText w:val="o"/>
      <w:lvlJc w:val="left"/>
      <w:pPr>
        <w:ind w:left="3600" w:hanging="360"/>
      </w:pPr>
      <w:rPr>
        <w:rFonts w:ascii="Courier New" w:hAnsi="Courier New" w:hint="default"/>
      </w:rPr>
    </w:lvl>
    <w:lvl w:ilvl="5" w:tplc="BAEEAD06">
      <w:start w:val="1"/>
      <w:numFmt w:val="bullet"/>
      <w:lvlText w:val=""/>
      <w:lvlJc w:val="left"/>
      <w:pPr>
        <w:ind w:left="4320" w:hanging="360"/>
      </w:pPr>
      <w:rPr>
        <w:rFonts w:ascii="Wingdings" w:hAnsi="Wingdings" w:hint="default"/>
      </w:rPr>
    </w:lvl>
    <w:lvl w:ilvl="6" w:tplc="4574DDE4">
      <w:start w:val="1"/>
      <w:numFmt w:val="bullet"/>
      <w:lvlText w:val=""/>
      <w:lvlJc w:val="left"/>
      <w:pPr>
        <w:ind w:left="5040" w:hanging="360"/>
      </w:pPr>
      <w:rPr>
        <w:rFonts w:ascii="Symbol" w:hAnsi="Symbol" w:hint="default"/>
      </w:rPr>
    </w:lvl>
    <w:lvl w:ilvl="7" w:tplc="1486DA26">
      <w:start w:val="1"/>
      <w:numFmt w:val="bullet"/>
      <w:lvlText w:val="o"/>
      <w:lvlJc w:val="left"/>
      <w:pPr>
        <w:ind w:left="5760" w:hanging="360"/>
      </w:pPr>
      <w:rPr>
        <w:rFonts w:ascii="Courier New" w:hAnsi="Courier New" w:hint="default"/>
      </w:rPr>
    </w:lvl>
    <w:lvl w:ilvl="8" w:tplc="7E945D5E">
      <w:start w:val="1"/>
      <w:numFmt w:val="bullet"/>
      <w:lvlText w:val=""/>
      <w:lvlJc w:val="left"/>
      <w:pPr>
        <w:ind w:left="6480" w:hanging="360"/>
      </w:pPr>
      <w:rPr>
        <w:rFonts w:ascii="Wingdings" w:hAnsi="Wingdings" w:hint="default"/>
      </w:rPr>
    </w:lvl>
  </w:abstractNum>
  <w:abstractNum w:abstractNumId="1" w15:restartNumberingAfterBreak="0">
    <w:nsid w:val="070459A3"/>
    <w:multiLevelType w:val="hybridMultilevel"/>
    <w:tmpl w:val="0FE41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15:restartNumberingAfterBreak="0">
    <w:nsid w:val="08F562F3"/>
    <w:multiLevelType w:val="hybridMultilevel"/>
    <w:tmpl w:val="83BE7E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F1A1837"/>
    <w:multiLevelType w:val="hybridMultilevel"/>
    <w:tmpl w:val="4552E468"/>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4B365F"/>
    <w:multiLevelType w:val="hybridMultilevel"/>
    <w:tmpl w:val="3DBA947A"/>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5" w15:restartNumberingAfterBreak="0">
    <w:nsid w:val="130D08E0"/>
    <w:multiLevelType w:val="hybridMultilevel"/>
    <w:tmpl w:val="4C8A9A2C"/>
    <w:lvl w:ilvl="0" w:tplc="FE0CA1CA">
      <w:start w:val="1"/>
      <w:numFmt w:val="bullet"/>
      <w:lvlText w:val=""/>
      <w:lvlJc w:val="left"/>
      <w:pPr>
        <w:ind w:left="720" w:hanging="360"/>
      </w:pPr>
      <w:rPr>
        <w:rFonts w:ascii="Symbol" w:hAnsi="Symbol" w:hint="default"/>
      </w:rPr>
    </w:lvl>
    <w:lvl w:ilvl="1" w:tplc="73F4CB82">
      <w:start w:val="1"/>
      <w:numFmt w:val="bullet"/>
      <w:lvlText w:val="o"/>
      <w:lvlJc w:val="left"/>
      <w:pPr>
        <w:ind w:left="1440" w:hanging="360"/>
      </w:pPr>
      <w:rPr>
        <w:rFonts w:ascii="Courier New" w:hAnsi="Courier New"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6" w15:restartNumberingAfterBreak="0">
    <w:nsid w:val="1837336E"/>
    <w:multiLevelType w:val="hybridMultilevel"/>
    <w:tmpl w:val="2EB89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E14465"/>
    <w:multiLevelType w:val="hybridMultilevel"/>
    <w:tmpl w:val="2F343EE8"/>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8" w15:restartNumberingAfterBreak="0">
    <w:nsid w:val="21C37FA6"/>
    <w:multiLevelType w:val="multilevel"/>
    <w:tmpl w:val="17DA8A4E"/>
    <w:lvl w:ilvl="0">
      <w:start w:val="1"/>
      <w:numFmt w:val="decimal"/>
      <w:pStyle w:val="Heading1"/>
      <w:lvlText w:val="%1"/>
      <w:lvlJc w:val="left"/>
      <w:pPr>
        <w:ind w:left="432" w:hanging="432"/>
      </w:pPr>
    </w:lvl>
    <w:lvl w:ilvl="1">
      <w:start w:val="1"/>
      <w:numFmt w:val="decimal"/>
      <w:pStyle w:val="Heading2"/>
      <w:lvlText w:val="%1.%2"/>
      <w:lvlJc w:val="left"/>
      <w:pPr>
        <w:ind w:left="185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031601"/>
    <w:multiLevelType w:val="hybridMultilevel"/>
    <w:tmpl w:val="A2AE97F0"/>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0" w15:restartNumberingAfterBreak="0">
    <w:nsid w:val="26F84491"/>
    <w:multiLevelType w:val="hybridMultilevel"/>
    <w:tmpl w:val="6908D2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97DD8"/>
    <w:multiLevelType w:val="hybridMultilevel"/>
    <w:tmpl w:val="3F32D1DC"/>
    <w:lvl w:ilvl="0" w:tplc="0C0A000F">
      <w:start w:val="1"/>
      <w:numFmt w:val="decimal"/>
      <w:lvlText w:val="%1."/>
      <w:lvlJc w:val="left"/>
      <w:pPr>
        <w:ind w:left="720" w:hanging="360"/>
      </w:pPr>
      <w:rPr>
        <w:rFonts w:cs="Times New Roman"/>
      </w:rPr>
    </w:lvl>
    <w:lvl w:ilvl="1" w:tplc="040A0019" w:tentative="1">
      <w:start w:val="1"/>
      <w:numFmt w:val="lowerLetter"/>
      <w:lvlText w:val="%2."/>
      <w:lvlJc w:val="left"/>
      <w:pPr>
        <w:tabs>
          <w:tab w:val="num" w:pos="1440"/>
        </w:tabs>
        <w:ind w:left="1440" w:hanging="360"/>
      </w:pPr>
      <w:rPr>
        <w:rFonts w:cs="Times New Roman"/>
      </w:rPr>
    </w:lvl>
    <w:lvl w:ilvl="2" w:tplc="040A001B" w:tentative="1">
      <w:start w:val="1"/>
      <w:numFmt w:val="lowerRoman"/>
      <w:lvlText w:val="%3."/>
      <w:lvlJc w:val="right"/>
      <w:pPr>
        <w:tabs>
          <w:tab w:val="num" w:pos="2160"/>
        </w:tabs>
        <w:ind w:left="2160" w:hanging="180"/>
      </w:pPr>
      <w:rPr>
        <w:rFonts w:cs="Times New Roman"/>
      </w:rPr>
    </w:lvl>
    <w:lvl w:ilvl="3" w:tplc="040A000F" w:tentative="1">
      <w:start w:val="1"/>
      <w:numFmt w:val="decimal"/>
      <w:lvlText w:val="%4."/>
      <w:lvlJc w:val="left"/>
      <w:pPr>
        <w:tabs>
          <w:tab w:val="num" w:pos="2880"/>
        </w:tabs>
        <w:ind w:left="2880" w:hanging="360"/>
      </w:pPr>
      <w:rPr>
        <w:rFonts w:cs="Times New Roman"/>
      </w:rPr>
    </w:lvl>
    <w:lvl w:ilvl="4" w:tplc="040A0019" w:tentative="1">
      <w:start w:val="1"/>
      <w:numFmt w:val="lowerLetter"/>
      <w:lvlText w:val="%5."/>
      <w:lvlJc w:val="left"/>
      <w:pPr>
        <w:tabs>
          <w:tab w:val="num" w:pos="3600"/>
        </w:tabs>
        <w:ind w:left="3600" w:hanging="360"/>
      </w:pPr>
      <w:rPr>
        <w:rFonts w:cs="Times New Roman"/>
      </w:rPr>
    </w:lvl>
    <w:lvl w:ilvl="5" w:tplc="040A001B" w:tentative="1">
      <w:start w:val="1"/>
      <w:numFmt w:val="lowerRoman"/>
      <w:lvlText w:val="%6."/>
      <w:lvlJc w:val="right"/>
      <w:pPr>
        <w:tabs>
          <w:tab w:val="num" w:pos="4320"/>
        </w:tabs>
        <w:ind w:left="4320" w:hanging="180"/>
      </w:pPr>
      <w:rPr>
        <w:rFonts w:cs="Times New Roman"/>
      </w:rPr>
    </w:lvl>
    <w:lvl w:ilvl="6" w:tplc="040A000F" w:tentative="1">
      <w:start w:val="1"/>
      <w:numFmt w:val="decimal"/>
      <w:lvlText w:val="%7."/>
      <w:lvlJc w:val="left"/>
      <w:pPr>
        <w:tabs>
          <w:tab w:val="num" w:pos="5040"/>
        </w:tabs>
        <w:ind w:left="5040" w:hanging="360"/>
      </w:pPr>
      <w:rPr>
        <w:rFonts w:cs="Times New Roman"/>
      </w:rPr>
    </w:lvl>
    <w:lvl w:ilvl="7" w:tplc="040A0019" w:tentative="1">
      <w:start w:val="1"/>
      <w:numFmt w:val="lowerLetter"/>
      <w:lvlText w:val="%8."/>
      <w:lvlJc w:val="left"/>
      <w:pPr>
        <w:tabs>
          <w:tab w:val="num" w:pos="5760"/>
        </w:tabs>
        <w:ind w:left="5760" w:hanging="360"/>
      </w:pPr>
      <w:rPr>
        <w:rFonts w:cs="Times New Roman"/>
      </w:rPr>
    </w:lvl>
    <w:lvl w:ilvl="8" w:tplc="040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D9453AA"/>
    <w:multiLevelType w:val="hybridMultilevel"/>
    <w:tmpl w:val="E31AEA46"/>
    <w:lvl w:ilvl="0" w:tplc="46F6E28C">
      <w:start w:val="1"/>
      <w:numFmt w:val="bullet"/>
      <w:lvlText w:val=""/>
      <w:lvlJc w:val="left"/>
      <w:pPr>
        <w:ind w:left="720" w:hanging="360"/>
      </w:pPr>
      <w:rPr>
        <w:rFonts w:ascii="Symbol" w:hAnsi="Symbol" w:hint="default"/>
      </w:rPr>
    </w:lvl>
    <w:lvl w:ilvl="1" w:tplc="99B41AB2">
      <w:start w:val="1"/>
      <w:numFmt w:val="bullet"/>
      <w:lvlText w:val="o"/>
      <w:lvlJc w:val="left"/>
      <w:pPr>
        <w:ind w:left="1440" w:hanging="360"/>
      </w:pPr>
      <w:rPr>
        <w:rFonts w:ascii="Courier New" w:hAnsi="Courier New" w:hint="default"/>
      </w:rPr>
    </w:lvl>
    <w:lvl w:ilvl="2" w:tplc="7A8A8CFA">
      <w:start w:val="1"/>
      <w:numFmt w:val="bullet"/>
      <w:lvlText w:val=""/>
      <w:lvlJc w:val="left"/>
      <w:pPr>
        <w:ind w:left="2160" w:hanging="360"/>
      </w:pPr>
      <w:rPr>
        <w:rFonts w:ascii="Wingdings" w:hAnsi="Wingdings" w:hint="default"/>
      </w:rPr>
    </w:lvl>
    <w:lvl w:ilvl="3" w:tplc="DD3C0266">
      <w:start w:val="1"/>
      <w:numFmt w:val="bullet"/>
      <w:lvlText w:val=""/>
      <w:lvlJc w:val="left"/>
      <w:pPr>
        <w:ind w:left="2880" w:hanging="360"/>
      </w:pPr>
      <w:rPr>
        <w:rFonts w:ascii="Symbol" w:hAnsi="Symbol" w:hint="default"/>
      </w:rPr>
    </w:lvl>
    <w:lvl w:ilvl="4" w:tplc="3C785C1A">
      <w:start w:val="1"/>
      <w:numFmt w:val="bullet"/>
      <w:lvlText w:val="o"/>
      <w:lvlJc w:val="left"/>
      <w:pPr>
        <w:ind w:left="3600" w:hanging="360"/>
      </w:pPr>
      <w:rPr>
        <w:rFonts w:ascii="Courier New" w:hAnsi="Courier New" w:hint="default"/>
      </w:rPr>
    </w:lvl>
    <w:lvl w:ilvl="5" w:tplc="BAB8B752">
      <w:start w:val="1"/>
      <w:numFmt w:val="bullet"/>
      <w:lvlText w:val=""/>
      <w:lvlJc w:val="left"/>
      <w:pPr>
        <w:ind w:left="4320" w:hanging="360"/>
      </w:pPr>
      <w:rPr>
        <w:rFonts w:ascii="Wingdings" w:hAnsi="Wingdings" w:hint="default"/>
      </w:rPr>
    </w:lvl>
    <w:lvl w:ilvl="6" w:tplc="60C4A28C">
      <w:start w:val="1"/>
      <w:numFmt w:val="bullet"/>
      <w:lvlText w:val=""/>
      <w:lvlJc w:val="left"/>
      <w:pPr>
        <w:ind w:left="5040" w:hanging="360"/>
      </w:pPr>
      <w:rPr>
        <w:rFonts w:ascii="Symbol" w:hAnsi="Symbol" w:hint="default"/>
      </w:rPr>
    </w:lvl>
    <w:lvl w:ilvl="7" w:tplc="7D5A5938">
      <w:start w:val="1"/>
      <w:numFmt w:val="bullet"/>
      <w:lvlText w:val="o"/>
      <w:lvlJc w:val="left"/>
      <w:pPr>
        <w:ind w:left="5760" w:hanging="360"/>
      </w:pPr>
      <w:rPr>
        <w:rFonts w:ascii="Courier New" w:hAnsi="Courier New" w:hint="default"/>
      </w:rPr>
    </w:lvl>
    <w:lvl w:ilvl="8" w:tplc="2F52EB2A">
      <w:start w:val="1"/>
      <w:numFmt w:val="bullet"/>
      <w:lvlText w:val=""/>
      <w:lvlJc w:val="left"/>
      <w:pPr>
        <w:ind w:left="6480" w:hanging="360"/>
      </w:pPr>
      <w:rPr>
        <w:rFonts w:ascii="Wingdings" w:hAnsi="Wingdings" w:hint="default"/>
      </w:rPr>
    </w:lvl>
  </w:abstractNum>
  <w:abstractNum w:abstractNumId="13" w15:restartNumberingAfterBreak="0">
    <w:nsid w:val="33755B06"/>
    <w:multiLevelType w:val="hybridMultilevel"/>
    <w:tmpl w:val="6DCA38C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14" w15:restartNumberingAfterBreak="0">
    <w:nsid w:val="369A6FB9"/>
    <w:multiLevelType w:val="hybridMultilevel"/>
    <w:tmpl w:val="B43C178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9817CE"/>
    <w:multiLevelType w:val="hybridMultilevel"/>
    <w:tmpl w:val="BBD0BB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60F3F13"/>
    <w:multiLevelType w:val="hybridMultilevel"/>
    <w:tmpl w:val="ECAAFB7C"/>
    <w:lvl w:ilvl="0" w:tplc="6A4436EE">
      <w:start w:val="1"/>
      <w:numFmt w:val="bullet"/>
      <w:lvlText w:val=""/>
      <w:lvlJc w:val="left"/>
      <w:pPr>
        <w:tabs>
          <w:tab w:val="num" w:pos="720"/>
        </w:tabs>
        <w:ind w:left="720" w:hanging="360"/>
      </w:pPr>
      <w:rPr>
        <w:rFonts w:ascii="Wingdings 3" w:hAnsi="Wingdings 3" w:hint="default"/>
      </w:rPr>
    </w:lvl>
    <w:lvl w:ilvl="1" w:tplc="AC585F18">
      <w:start w:val="1"/>
      <w:numFmt w:val="bullet"/>
      <w:lvlText w:val=""/>
      <w:lvlJc w:val="left"/>
      <w:pPr>
        <w:tabs>
          <w:tab w:val="num" w:pos="1440"/>
        </w:tabs>
        <w:ind w:left="1440" w:hanging="360"/>
      </w:pPr>
      <w:rPr>
        <w:rFonts w:ascii="Wingdings 3" w:hAnsi="Wingdings 3"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F6E3AEC"/>
    <w:multiLevelType w:val="hybridMultilevel"/>
    <w:tmpl w:val="50149E70"/>
    <w:lvl w:ilvl="0" w:tplc="6A4436EE">
      <w:start w:val="1"/>
      <w:numFmt w:val="bullet"/>
      <w:lvlText w:val=""/>
      <w:lvlJc w:val="left"/>
      <w:pPr>
        <w:tabs>
          <w:tab w:val="num" w:pos="720"/>
        </w:tabs>
        <w:ind w:left="720" w:hanging="360"/>
      </w:pPr>
      <w:rPr>
        <w:rFonts w:ascii="Wingdings 3" w:hAnsi="Wingdings 3" w:hint="default"/>
      </w:rPr>
    </w:lvl>
    <w:lvl w:ilvl="1" w:tplc="46F6E28C">
      <w:start w:val="1"/>
      <w:numFmt w:val="bullet"/>
      <w:lvlText w:val=""/>
      <w:lvlJc w:val="left"/>
      <w:pPr>
        <w:tabs>
          <w:tab w:val="num" w:pos="1440"/>
        </w:tabs>
        <w:ind w:left="1440" w:hanging="360"/>
      </w:pPr>
      <w:rPr>
        <w:rFonts w:ascii="Symbol" w:hAnsi="Symbol" w:hint="default"/>
      </w:rPr>
    </w:lvl>
    <w:lvl w:ilvl="2" w:tplc="A5A670D0" w:tentative="1">
      <w:start w:val="1"/>
      <w:numFmt w:val="bullet"/>
      <w:lvlText w:val=""/>
      <w:lvlJc w:val="left"/>
      <w:pPr>
        <w:tabs>
          <w:tab w:val="num" w:pos="2160"/>
        </w:tabs>
        <w:ind w:left="2160" w:hanging="360"/>
      </w:pPr>
      <w:rPr>
        <w:rFonts w:ascii="Wingdings 3" w:hAnsi="Wingdings 3" w:hint="default"/>
      </w:rPr>
    </w:lvl>
    <w:lvl w:ilvl="3" w:tplc="465CAAC8" w:tentative="1">
      <w:start w:val="1"/>
      <w:numFmt w:val="bullet"/>
      <w:lvlText w:val=""/>
      <w:lvlJc w:val="left"/>
      <w:pPr>
        <w:tabs>
          <w:tab w:val="num" w:pos="2880"/>
        </w:tabs>
        <w:ind w:left="2880" w:hanging="360"/>
      </w:pPr>
      <w:rPr>
        <w:rFonts w:ascii="Wingdings 3" w:hAnsi="Wingdings 3" w:hint="default"/>
      </w:rPr>
    </w:lvl>
    <w:lvl w:ilvl="4" w:tplc="65781904" w:tentative="1">
      <w:start w:val="1"/>
      <w:numFmt w:val="bullet"/>
      <w:lvlText w:val=""/>
      <w:lvlJc w:val="left"/>
      <w:pPr>
        <w:tabs>
          <w:tab w:val="num" w:pos="3600"/>
        </w:tabs>
        <w:ind w:left="3600" w:hanging="360"/>
      </w:pPr>
      <w:rPr>
        <w:rFonts w:ascii="Wingdings 3" w:hAnsi="Wingdings 3" w:hint="default"/>
      </w:rPr>
    </w:lvl>
    <w:lvl w:ilvl="5" w:tplc="14429356" w:tentative="1">
      <w:start w:val="1"/>
      <w:numFmt w:val="bullet"/>
      <w:lvlText w:val=""/>
      <w:lvlJc w:val="left"/>
      <w:pPr>
        <w:tabs>
          <w:tab w:val="num" w:pos="4320"/>
        </w:tabs>
        <w:ind w:left="4320" w:hanging="360"/>
      </w:pPr>
      <w:rPr>
        <w:rFonts w:ascii="Wingdings 3" w:hAnsi="Wingdings 3" w:hint="default"/>
      </w:rPr>
    </w:lvl>
    <w:lvl w:ilvl="6" w:tplc="D5ACC3DC" w:tentative="1">
      <w:start w:val="1"/>
      <w:numFmt w:val="bullet"/>
      <w:lvlText w:val=""/>
      <w:lvlJc w:val="left"/>
      <w:pPr>
        <w:tabs>
          <w:tab w:val="num" w:pos="5040"/>
        </w:tabs>
        <w:ind w:left="5040" w:hanging="360"/>
      </w:pPr>
      <w:rPr>
        <w:rFonts w:ascii="Wingdings 3" w:hAnsi="Wingdings 3" w:hint="default"/>
      </w:rPr>
    </w:lvl>
    <w:lvl w:ilvl="7" w:tplc="6DD61A6E" w:tentative="1">
      <w:start w:val="1"/>
      <w:numFmt w:val="bullet"/>
      <w:lvlText w:val=""/>
      <w:lvlJc w:val="left"/>
      <w:pPr>
        <w:tabs>
          <w:tab w:val="num" w:pos="5760"/>
        </w:tabs>
        <w:ind w:left="5760" w:hanging="360"/>
      </w:pPr>
      <w:rPr>
        <w:rFonts w:ascii="Wingdings 3" w:hAnsi="Wingdings 3" w:hint="default"/>
      </w:rPr>
    </w:lvl>
    <w:lvl w:ilvl="8" w:tplc="4002D9A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225765D"/>
    <w:multiLevelType w:val="hybridMultilevel"/>
    <w:tmpl w:val="2FBE1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8C34259"/>
    <w:multiLevelType w:val="hybridMultilevel"/>
    <w:tmpl w:val="2BB29986"/>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F5248D"/>
    <w:multiLevelType w:val="hybridMultilevel"/>
    <w:tmpl w:val="D40A260E"/>
    <w:lvl w:ilvl="0" w:tplc="FE0CA1CA">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C4348BD6">
      <w:start w:val="1"/>
      <w:numFmt w:val="bullet"/>
      <w:lvlText w:val=""/>
      <w:lvlJc w:val="left"/>
      <w:pPr>
        <w:ind w:left="2160" w:hanging="360"/>
      </w:pPr>
      <w:rPr>
        <w:rFonts w:ascii="Wingdings" w:hAnsi="Wingdings" w:hint="default"/>
      </w:rPr>
    </w:lvl>
    <w:lvl w:ilvl="3" w:tplc="F6ACBA52">
      <w:start w:val="1"/>
      <w:numFmt w:val="bullet"/>
      <w:lvlText w:val=""/>
      <w:lvlJc w:val="left"/>
      <w:pPr>
        <w:ind w:left="2880" w:hanging="360"/>
      </w:pPr>
      <w:rPr>
        <w:rFonts w:ascii="Symbol" w:hAnsi="Symbol" w:hint="default"/>
      </w:rPr>
    </w:lvl>
    <w:lvl w:ilvl="4" w:tplc="58264480">
      <w:start w:val="1"/>
      <w:numFmt w:val="bullet"/>
      <w:lvlText w:val="o"/>
      <w:lvlJc w:val="left"/>
      <w:pPr>
        <w:ind w:left="3600" w:hanging="360"/>
      </w:pPr>
      <w:rPr>
        <w:rFonts w:ascii="Courier New" w:hAnsi="Courier New" w:hint="default"/>
      </w:rPr>
    </w:lvl>
    <w:lvl w:ilvl="5" w:tplc="6352CE70">
      <w:start w:val="1"/>
      <w:numFmt w:val="bullet"/>
      <w:lvlText w:val=""/>
      <w:lvlJc w:val="left"/>
      <w:pPr>
        <w:ind w:left="4320" w:hanging="360"/>
      </w:pPr>
      <w:rPr>
        <w:rFonts w:ascii="Wingdings" w:hAnsi="Wingdings" w:hint="default"/>
      </w:rPr>
    </w:lvl>
    <w:lvl w:ilvl="6" w:tplc="45E246FA">
      <w:start w:val="1"/>
      <w:numFmt w:val="bullet"/>
      <w:lvlText w:val=""/>
      <w:lvlJc w:val="left"/>
      <w:pPr>
        <w:ind w:left="5040" w:hanging="360"/>
      </w:pPr>
      <w:rPr>
        <w:rFonts w:ascii="Symbol" w:hAnsi="Symbol" w:hint="default"/>
      </w:rPr>
    </w:lvl>
    <w:lvl w:ilvl="7" w:tplc="35603358">
      <w:start w:val="1"/>
      <w:numFmt w:val="bullet"/>
      <w:lvlText w:val="o"/>
      <w:lvlJc w:val="left"/>
      <w:pPr>
        <w:ind w:left="5760" w:hanging="360"/>
      </w:pPr>
      <w:rPr>
        <w:rFonts w:ascii="Courier New" w:hAnsi="Courier New" w:hint="default"/>
      </w:rPr>
    </w:lvl>
    <w:lvl w:ilvl="8" w:tplc="43F0A0EC">
      <w:start w:val="1"/>
      <w:numFmt w:val="bullet"/>
      <w:lvlText w:val=""/>
      <w:lvlJc w:val="left"/>
      <w:pPr>
        <w:ind w:left="6480" w:hanging="360"/>
      </w:pPr>
      <w:rPr>
        <w:rFonts w:ascii="Wingdings" w:hAnsi="Wingdings" w:hint="default"/>
      </w:rPr>
    </w:lvl>
  </w:abstractNum>
  <w:abstractNum w:abstractNumId="21" w15:restartNumberingAfterBreak="0">
    <w:nsid w:val="762B3425"/>
    <w:multiLevelType w:val="hybridMultilevel"/>
    <w:tmpl w:val="55562426"/>
    <w:lvl w:ilvl="0" w:tplc="0C0A0001">
      <w:start w:val="1"/>
      <w:numFmt w:val="bullet"/>
      <w:lvlText w:val=""/>
      <w:lvlJc w:val="left"/>
      <w:pPr>
        <w:ind w:left="720" w:hanging="360"/>
      </w:pPr>
      <w:rPr>
        <w:rFonts w:ascii="Symbol" w:hAnsi="Symbol" w:hint="default"/>
      </w:rPr>
    </w:lvl>
    <w:lvl w:ilvl="1" w:tplc="CC601FCA">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A5574F"/>
    <w:multiLevelType w:val="hybridMultilevel"/>
    <w:tmpl w:val="8038485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3" w15:restartNumberingAfterBreak="0">
    <w:nsid w:val="77C34355"/>
    <w:multiLevelType w:val="hybridMultilevel"/>
    <w:tmpl w:val="8880FFBE"/>
    <w:lvl w:ilvl="0" w:tplc="EA02F480">
      <w:start w:val="1"/>
      <w:numFmt w:val="bullet"/>
      <w:lvlText w:val=""/>
      <w:lvlJc w:val="left"/>
      <w:pPr>
        <w:ind w:left="360" w:hanging="360"/>
      </w:pPr>
      <w:rPr>
        <w:rFonts w:ascii="Symbol" w:hAnsi="Symbol" w:hint="default"/>
      </w:rPr>
    </w:lvl>
    <w:lvl w:ilvl="1" w:tplc="90D85198">
      <w:start w:val="1"/>
      <w:numFmt w:val="bullet"/>
      <w:lvlText w:val="o"/>
      <w:lvlJc w:val="left"/>
      <w:pPr>
        <w:ind w:left="1080" w:hanging="360"/>
      </w:pPr>
      <w:rPr>
        <w:rFonts w:ascii="Courier New" w:hAnsi="Courier New" w:hint="default"/>
      </w:rPr>
    </w:lvl>
    <w:lvl w:ilvl="2" w:tplc="CC601FCA">
      <w:start w:val="1"/>
      <w:numFmt w:val="bullet"/>
      <w:lvlText w:val=""/>
      <w:lvlJc w:val="left"/>
      <w:pPr>
        <w:ind w:left="1800" w:hanging="360"/>
      </w:pPr>
      <w:rPr>
        <w:rFonts w:ascii="Wingdings" w:hAnsi="Wingdings" w:hint="default"/>
      </w:rPr>
    </w:lvl>
    <w:lvl w:ilvl="3" w:tplc="143CBB16">
      <w:start w:val="1"/>
      <w:numFmt w:val="bullet"/>
      <w:lvlText w:val=""/>
      <w:lvlJc w:val="left"/>
      <w:pPr>
        <w:ind w:left="2520" w:hanging="360"/>
      </w:pPr>
      <w:rPr>
        <w:rFonts w:ascii="Symbol" w:hAnsi="Symbol" w:hint="default"/>
      </w:rPr>
    </w:lvl>
    <w:lvl w:ilvl="4" w:tplc="CD48FDEA">
      <w:start w:val="1"/>
      <w:numFmt w:val="bullet"/>
      <w:lvlText w:val="o"/>
      <w:lvlJc w:val="left"/>
      <w:pPr>
        <w:ind w:left="3240" w:hanging="360"/>
      </w:pPr>
      <w:rPr>
        <w:rFonts w:ascii="Courier New" w:hAnsi="Courier New" w:hint="default"/>
      </w:rPr>
    </w:lvl>
    <w:lvl w:ilvl="5" w:tplc="90AE0F72">
      <w:start w:val="1"/>
      <w:numFmt w:val="bullet"/>
      <w:lvlText w:val=""/>
      <w:lvlJc w:val="left"/>
      <w:pPr>
        <w:ind w:left="3960" w:hanging="360"/>
      </w:pPr>
      <w:rPr>
        <w:rFonts w:ascii="Wingdings" w:hAnsi="Wingdings" w:hint="default"/>
      </w:rPr>
    </w:lvl>
    <w:lvl w:ilvl="6" w:tplc="0F48C190">
      <w:start w:val="1"/>
      <w:numFmt w:val="bullet"/>
      <w:lvlText w:val=""/>
      <w:lvlJc w:val="left"/>
      <w:pPr>
        <w:ind w:left="4680" w:hanging="360"/>
      </w:pPr>
      <w:rPr>
        <w:rFonts w:ascii="Symbol" w:hAnsi="Symbol" w:hint="default"/>
      </w:rPr>
    </w:lvl>
    <w:lvl w:ilvl="7" w:tplc="3E9EA30A">
      <w:start w:val="1"/>
      <w:numFmt w:val="bullet"/>
      <w:lvlText w:val="o"/>
      <w:lvlJc w:val="left"/>
      <w:pPr>
        <w:ind w:left="5400" w:hanging="360"/>
      </w:pPr>
      <w:rPr>
        <w:rFonts w:ascii="Courier New" w:hAnsi="Courier New" w:hint="default"/>
      </w:rPr>
    </w:lvl>
    <w:lvl w:ilvl="8" w:tplc="43B4E29E">
      <w:start w:val="1"/>
      <w:numFmt w:val="bullet"/>
      <w:lvlText w:val=""/>
      <w:lvlJc w:val="left"/>
      <w:pPr>
        <w:ind w:left="6120" w:hanging="360"/>
      </w:pPr>
      <w:rPr>
        <w:rFonts w:ascii="Wingdings" w:hAnsi="Wingdings" w:hint="default"/>
      </w:rPr>
    </w:lvl>
  </w:abstractNum>
  <w:abstractNum w:abstractNumId="24" w15:restartNumberingAfterBreak="0">
    <w:nsid w:val="7EF424B3"/>
    <w:multiLevelType w:val="hybridMultilevel"/>
    <w:tmpl w:val="E294FCDE"/>
    <w:lvl w:ilvl="0" w:tplc="0FACB55E">
      <w:start w:val="1"/>
      <w:numFmt w:val="bullet"/>
      <w:pStyle w:val="ListParagraph"/>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2"/>
  </w:num>
  <w:num w:numId="2">
    <w:abstractNumId w:val="23"/>
  </w:num>
  <w:num w:numId="3">
    <w:abstractNumId w:val="5"/>
  </w:num>
  <w:num w:numId="4">
    <w:abstractNumId w:val="0"/>
  </w:num>
  <w:num w:numId="5">
    <w:abstractNumId w:val="8"/>
  </w:num>
  <w:num w:numId="6">
    <w:abstractNumId w:val="24"/>
  </w:num>
  <w:num w:numId="7">
    <w:abstractNumId w:val="7"/>
  </w:num>
  <w:num w:numId="8">
    <w:abstractNumId w:val="1"/>
  </w:num>
  <w:num w:numId="9">
    <w:abstractNumId w:val="6"/>
  </w:num>
  <w:num w:numId="10">
    <w:abstractNumId w:val="11"/>
  </w:num>
  <w:num w:numId="11">
    <w:abstractNumId w:val="22"/>
  </w:num>
  <w:num w:numId="12">
    <w:abstractNumId w:val="8"/>
  </w:num>
  <w:num w:numId="13">
    <w:abstractNumId w:val="8"/>
  </w:num>
  <w:num w:numId="14">
    <w:abstractNumId w:val="8"/>
  </w:num>
  <w:num w:numId="15">
    <w:abstractNumId w:val="8"/>
  </w:num>
  <w:num w:numId="16">
    <w:abstractNumId w:val="18"/>
  </w:num>
  <w:num w:numId="17">
    <w:abstractNumId w:val="14"/>
  </w:num>
  <w:num w:numId="18">
    <w:abstractNumId w:val="10"/>
  </w:num>
  <w:num w:numId="19">
    <w:abstractNumId w:val="15"/>
  </w:num>
  <w:num w:numId="20">
    <w:abstractNumId w:val="21"/>
  </w:num>
  <w:num w:numId="21">
    <w:abstractNumId w:val="13"/>
  </w:num>
  <w:num w:numId="22">
    <w:abstractNumId w:val="9"/>
  </w:num>
  <w:num w:numId="23">
    <w:abstractNumId w:val="20"/>
  </w:num>
  <w:num w:numId="24">
    <w:abstractNumId w:val="4"/>
  </w:num>
  <w:num w:numId="25">
    <w:abstractNumId w:val="3"/>
  </w:num>
  <w:num w:numId="26">
    <w:abstractNumId w:val="19"/>
  </w:num>
  <w:num w:numId="27">
    <w:abstractNumId w:val="16"/>
  </w:num>
  <w:num w:numId="28">
    <w:abstractNumId w:val="2"/>
  </w:num>
  <w:num w:numId="29">
    <w:abstractNumId w:val="17"/>
  </w:num>
  <w:num w:numId="30">
    <w:abstractNumId w:val="24"/>
  </w:num>
  <w:num w:numId="31">
    <w:abstractNumId w:val="24"/>
  </w:num>
  <w:num w:numId="32">
    <w:abstractNumId w:val="24"/>
  </w:num>
  <w:num w:numId="33">
    <w:abstractNumId w:val="24"/>
  </w:num>
  <w:num w:numId="34">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derico Ezequiel Benelli">
    <w15:presenceInfo w15:providerId="Windows Live" w15:userId="641ed88650fe0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09"/>
  <w:hyphenationZone w:val="425"/>
  <w:drawingGridHorizontalSpacing w:val="110"/>
  <w:displayHorizontalDrawingGridEvery w:val="2"/>
  <w:displayVerticalDrawingGridEvery w:val="2"/>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6"/>
    <w:rsid w:val="00000E1A"/>
    <w:rsid w:val="00002889"/>
    <w:rsid w:val="0000386E"/>
    <w:rsid w:val="000130EF"/>
    <w:rsid w:val="00014443"/>
    <w:rsid w:val="00015595"/>
    <w:rsid w:val="00015C8D"/>
    <w:rsid w:val="00021640"/>
    <w:rsid w:val="000259DD"/>
    <w:rsid w:val="000260F9"/>
    <w:rsid w:val="00026133"/>
    <w:rsid w:val="000263A9"/>
    <w:rsid w:val="0002782E"/>
    <w:rsid w:val="0003003C"/>
    <w:rsid w:val="00031240"/>
    <w:rsid w:val="00032011"/>
    <w:rsid w:val="0003632A"/>
    <w:rsid w:val="00036487"/>
    <w:rsid w:val="000367C8"/>
    <w:rsid w:val="00036CF0"/>
    <w:rsid w:val="00037578"/>
    <w:rsid w:val="0004148B"/>
    <w:rsid w:val="00045254"/>
    <w:rsid w:val="00045A40"/>
    <w:rsid w:val="00045AC9"/>
    <w:rsid w:val="00047A0D"/>
    <w:rsid w:val="00052B7B"/>
    <w:rsid w:val="000555FE"/>
    <w:rsid w:val="00055B2A"/>
    <w:rsid w:val="00057024"/>
    <w:rsid w:val="00064597"/>
    <w:rsid w:val="000647A8"/>
    <w:rsid w:val="00064B3C"/>
    <w:rsid w:val="00070FE6"/>
    <w:rsid w:val="00071B3C"/>
    <w:rsid w:val="0007290F"/>
    <w:rsid w:val="00072CB5"/>
    <w:rsid w:val="00075B17"/>
    <w:rsid w:val="00080D9E"/>
    <w:rsid w:val="00081969"/>
    <w:rsid w:val="000828AC"/>
    <w:rsid w:val="00082964"/>
    <w:rsid w:val="000829C3"/>
    <w:rsid w:val="0008369F"/>
    <w:rsid w:val="00085F48"/>
    <w:rsid w:val="00090940"/>
    <w:rsid w:val="00090D7E"/>
    <w:rsid w:val="00094206"/>
    <w:rsid w:val="0009552B"/>
    <w:rsid w:val="000A15FC"/>
    <w:rsid w:val="000A30AE"/>
    <w:rsid w:val="000A55ED"/>
    <w:rsid w:val="000B03D0"/>
    <w:rsid w:val="000B2FEE"/>
    <w:rsid w:val="000B337F"/>
    <w:rsid w:val="000C1E1D"/>
    <w:rsid w:val="000C1FE3"/>
    <w:rsid w:val="000C295D"/>
    <w:rsid w:val="000C3EA2"/>
    <w:rsid w:val="000C57CC"/>
    <w:rsid w:val="000D2AA0"/>
    <w:rsid w:val="000D3487"/>
    <w:rsid w:val="000D3F82"/>
    <w:rsid w:val="000D4190"/>
    <w:rsid w:val="000E031F"/>
    <w:rsid w:val="000E0D02"/>
    <w:rsid w:val="000E0F96"/>
    <w:rsid w:val="000E1B65"/>
    <w:rsid w:val="000E220E"/>
    <w:rsid w:val="000E24C5"/>
    <w:rsid w:val="000E2AF4"/>
    <w:rsid w:val="000E352E"/>
    <w:rsid w:val="000F318F"/>
    <w:rsid w:val="000F39FB"/>
    <w:rsid w:val="000F6FFD"/>
    <w:rsid w:val="0010570C"/>
    <w:rsid w:val="0010773C"/>
    <w:rsid w:val="00111DC8"/>
    <w:rsid w:val="00113909"/>
    <w:rsid w:val="00113969"/>
    <w:rsid w:val="001139A2"/>
    <w:rsid w:val="00115FC1"/>
    <w:rsid w:val="00117509"/>
    <w:rsid w:val="001202B1"/>
    <w:rsid w:val="00120D6D"/>
    <w:rsid w:val="00121EF9"/>
    <w:rsid w:val="00123781"/>
    <w:rsid w:val="00125E85"/>
    <w:rsid w:val="00127F28"/>
    <w:rsid w:val="001309F7"/>
    <w:rsid w:val="0013166D"/>
    <w:rsid w:val="00132B0C"/>
    <w:rsid w:val="0013301A"/>
    <w:rsid w:val="0013561A"/>
    <w:rsid w:val="00135FB5"/>
    <w:rsid w:val="00140B40"/>
    <w:rsid w:val="00140BA3"/>
    <w:rsid w:val="00140FBE"/>
    <w:rsid w:val="00142713"/>
    <w:rsid w:val="00142C6C"/>
    <w:rsid w:val="001447F6"/>
    <w:rsid w:val="00147264"/>
    <w:rsid w:val="00150D3E"/>
    <w:rsid w:val="001523D5"/>
    <w:rsid w:val="0015428F"/>
    <w:rsid w:val="00154536"/>
    <w:rsid w:val="0015799B"/>
    <w:rsid w:val="00164F30"/>
    <w:rsid w:val="00165616"/>
    <w:rsid w:val="00165D9E"/>
    <w:rsid w:val="001671AA"/>
    <w:rsid w:val="00167809"/>
    <w:rsid w:val="00167A70"/>
    <w:rsid w:val="001744FB"/>
    <w:rsid w:val="00176F50"/>
    <w:rsid w:val="00177D88"/>
    <w:rsid w:val="00177E49"/>
    <w:rsid w:val="00182433"/>
    <w:rsid w:val="00185A8B"/>
    <w:rsid w:val="00190110"/>
    <w:rsid w:val="00190A57"/>
    <w:rsid w:val="001942FC"/>
    <w:rsid w:val="001947EF"/>
    <w:rsid w:val="00194E8D"/>
    <w:rsid w:val="0019504B"/>
    <w:rsid w:val="00196B53"/>
    <w:rsid w:val="001A1F5A"/>
    <w:rsid w:val="001A26D1"/>
    <w:rsid w:val="001A3262"/>
    <w:rsid w:val="001A4C91"/>
    <w:rsid w:val="001B050C"/>
    <w:rsid w:val="001B1E0B"/>
    <w:rsid w:val="001B2925"/>
    <w:rsid w:val="001B292F"/>
    <w:rsid w:val="001B5D38"/>
    <w:rsid w:val="001C0EEB"/>
    <w:rsid w:val="001C1A19"/>
    <w:rsid w:val="001C25D0"/>
    <w:rsid w:val="001C2623"/>
    <w:rsid w:val="001C4270"/>
    <w:rsid w:val="001C4516"/>
    <w:rsid w:val="001C47AE"/>
    <w:rsid w:val="001C6712"/>
    <w:rsid w:val="001C7046"/>
    <w:rsid w:val="001C775B"/>
    <w:rsid w:val="001D1ADD"/>
    <w:rsid w:val="001D536B"/>
    <w:rsid w:val="001D68CF"/>
    <w:rsid w:val="001D7445"/>
    <w:rsid w:val="001D799B"/>
    <w:rsid w:val="001D7A16"/>
    <w:rsid w:val="001D7C0C"/>
    <w:rsid w:val="001E009B"/>
    <w:rsid w:val="001E2F3D"/>
    <w:rsid w:val="001E5BD1"/>
    <w:rsid w:val="001E68E7"/>
    <w:rsid w:val="001E73B7"/>
    <w:rsid w:val="001E7D23"/>
    <w:rsid w:val="00200667"/>
    <w:rsid w:val="00201A21"/>
    <w:rsid w:val="002022CA"/>
    <w:rsid w:val="002023CF"/>
    <w:rsid w:val="002025C4"/>
    <w:rsid w:val="00202EF4"/>
    <w:rsid w:val="002044E9"/>
    <w:rsid w:val="00206C26"/>
    <w:rsid w:val="00210FE5"/>
    <w:rsid w:val="00215CDF"/>
    <w:rsid w:val="00216D73"/>
    <w:rsid w:val="00220CB2"/>
    <w:rsid w:val="00222B88"/>
    <w:rsid w:val="00224C04"/>
    <w:rsid w:val="00232496"/>
    <w:rsid w:val="00232915"/>
    <w:rsid w:val="002335A1"/>
    <w:rsid w:val="00234754"/>
    <w:rsid w:val="00237347"/>
    <w:rsid w:val="00237C63"/>
    <w:rsid w:val="00240F69"/>
    <w:rsid w:val="00242506"/>
    <w:rsid w:val="0024310C"/>
    <w:rsid w:val="00243AD4"/>
    <w:rsid w:val="002541D2"/>
    <w:rsid w:val="00255C8F"/>
    <w:rsid w:val="00256815"/>
    <w:rsid w:val="0026029B"/>
    <w:rsid w:val="00260C4E"/>
    <w:rsid w:val="00262839"/>
    <w:rsid w:val="00263845"/>
    <w:rsid w:val="00263C34"/>
    <w:rsid w:val="00264381"/>
    <w:rsid w:val="00265028"/>
    <w:rsid w:val="00266334"/>
    <w:rsid w:val="00266640"/>
    <w:rsid w:val="00276D66"/>
    <w:rsid w:val="002803FA"/>
    <w:rsid w:val="00280781"/>
    <w:rsid w:val="00281981"/>
    <w:rsid w:val="00285E33"/>
    <w:rsid w:val="002872BB"/>
    <w:rsid w:val="00291566"/>
    <w:rsid w:val="002925B4"/>
    <w:rsid w:val="00293E71"/>
    <w:rsid w:val="002953C5"/>
    <w:rsid w:val="00295887"/>
    <w:rsid w:val="00296244"/>
    <w:rsid w:val="0029651B"/>
    <w:rsid w:val="002A029F"/>
    <w:rsid w:val="002A2D6F"/>
    <w:rsid w:val="002A2EFE"/>
    <w:rsid w:val="002A33AE"/>
    <w:rsid w:val="002A4A0C"/>
    <w:rsid w:val="002A57FB"/>
    <w:rsid w:val="002A5F47"/>
    <w:rsid w:val="002A7A30"/>
    <w:rsid w:val="002B1197"/>
    <w:rsid w:val="002B1873"/>
    <w:rsid w:val="002B1F65"/>
    <w:rsid w:val="002B2ECE"/>
    <w:rsid w:val="002B3050"/>
    <w:rsid w:val="002B5BF5"/>
    <w:rsid w:val="002C1172"/>
    <w:rsid w:val="002C1DE7"/>
    <w:rsid w:val="002C337C"/>
    <w:rsid w:val="002C4627"/>
    <w:rsid w:val="002C5316"/>
    <w:rsid w:val="002C54F0"/>
    <w:rsid w:val="002C7840"/>
    <w:rsid w:val="002D15FE"/>
    <w:rsid w:val="002D30CC"/>
    <w:rsid w:val="002D326D"/>
    <w:rsid w:val="002D3ECF"/>
    <w:rsid w:val="002D7BA5"/>
    <w:rsid w:val="002E0A9C"/>
    <w:rsid w:val="002E0D19"/>
    <w:rsid w:val="002E1524"/>
    <w:rsid w:val="002E64E1"/>
    <w:rsid w:val="002E7F86"/>
    <w:rsid w:val="002F0626"/>
    <w:rsid w:val="002F2505"/>
    <w:rsid w:val="002F3531"/>
    <w:rsid w:val="002F567F"/>
    <w:rsid w:val="002F6F45"/>
    <w:rsid w:val="0030015C"/>
    <w:rsid w:val="003003EB"/>
    <w:rsid w:val="00300B2C"/>
    <w:rsid w:val="003036DD"/>
    <w:rsid w:val="00303D5A"/>
    <w:rsid w:val="003049AE"/>
    <w:rsid w:val="003062E1"/>
    <w:rsid w:val="00306312"/>
    <w:rsid w:val="00307683"/>
    <w:rsid w:val="0031339F"/>
    <w:rsid w:val="00314CF6"/>
    <w:rsid w:val="00321179"/>
    <w:rsid w:val="00322C30"/>
    <w:rsid w:val="003232A4"/>
    <w:rsid w:val="00326ABA"/>
    <w:rsid w:val="00326C9B"/>
    <w:rsid w:val="003279EE"/>
    <w:rsid w:val="00332E8E"/>
    <w:rsid w:val="00333F09"/>
    <w:rsid w:val="00333F61"/>
    <w:rsid w:val="00335068"/>
    <w:rsid w:val="003352B5"/>
    <w:rsid w:val="0033654E"/>
    <w:rsid w:val="00336965"/>
    <w:rsid w:val="00336B9C"/>
    <w:rsid w:val="00340056"/>
    <w:rsid w:val="0034005E"/>
    <w:rsid w:val="003431CC"/>
    <w:rsid w:val="00345C5E"/>
    <w:rsid w:val="0034682B"/>
    <w:rsid w:val="003471CB"/>
    <w:rsid w:val="00351685"/>
    <w:rsid w:val="00351B73"/>
    <w:rsid w:val="00351D14"/>
    <w:rsid w:val="00354A46"/>
    <w:rsid w:val="003552F8"/>
    <w:rsid w:val="00355CEA"/>
    <w:rsid w:val="00356071"/>
    <w:rsid w:val="00356C4D"/>
    <w:rsid w:val="00357100"/>
    <w:rsid w:val="003574AD"/>
    <w:rsid w:val="0035763F"/>
    <w:rsid w:val="003633AC"/>
    <w:rsid w:val="003705D6"/>
    <w:rsid w:val="003751DA"/>
    <w:rsid w:val="00376BB0"/>
    <w:rsid w:val="00377EC0"/>
    <w:rsid w:val="003834F6"/>
    <w:rsid w:val="00385016"/>
    <w:rsid w:val="0038678F"/>
    <w:rsid w:val="00386F17"/>
    <w:rsid w:val="0038768A"/>
    <w:rsid w:val="003902C5"/>
    <w:rsid w:val="00393946"/>
    <w:rsid w:val="00393B83"/>
    <w:rsid w:val="00395470"/>
    <w:rsid w:val="00395663"/>
    <w:rsid w:val="00397F83"/>
    <w:rsid w:val="003A256D"/>
    <w:rsid w:val="003A2D63"/>
    <w:rsid w:val="003A30CA"/>
    <w:rsid w:val="003A4565"/>
    <w:rsid w:val="003A572C"/>
    <w:rsid w:val="003A6626"/>
    <w:rsid w:val="003A72D7"/>
    <w:rsid w:val="003A76F4"/>
    <w:rsid w:val="003A799D"/>
    <w:rsid w:val="003B08F1"/>
    <w:rsid w:val="003B1D4A"/>
    <w:rsid w:val="003C0B81"/>
    <w:rsid w:val="003C1394"/>
    <w:rsid w:val="003C13CA"/>
    <w:rsid w:val="003C3953"/>
    <w:rsid w:val="003D2E2A"/>
    <w:rsid w:val="003D3263"/>
    <w:rsid w:val="003D7A76"/>
    <w:rsid w:val="003E50D0"/>
    <w:rsid w:val="003E51D4"/>
    <w:rsid w:val="003E6473"/>
    <w:rsid w:val="003F4828"/>
    <w:rsid w:val="003F5C76"/>
    <w:rsid w:val="003F6124"/>
    <w:rsid w:val="003F66D7"/>
    <w:rsid w:val="00401440"/>
    <w:rsid w:val="004035BA"/>
    <w:rsid w:val="004037BD"/>
    <w:rsid w:val="00403FF8"/>
    <w:rsid w:val="00406208"/>
    <w:rsid w:val="00406A64"/>
    <w:rsid w:val="00407997"/>
    <w:rsid w:val="0041030D"/>
    <w:rsid w:val="00411029"/>
    <w:rsid w:val="00411442"/>
    <w:rsid w:val="00412014"/>
    <w:rsid w:val="004135AC"/>
    <w:rsid w:val="0041626A"/>
    <w:rsid w:val="00417210"/>
    <w:rsid w:val="0042122E"/>
    <w:rsid w:val="0042549C"/>
    <w:rsid w:val="004257AD"/>
    <w:rsid w:val="00425929"/>
    <w:rsid w:val="00426B82"/>
    <w:rsid w:val="00427B35"/>
    <w:rsid w:val="00436479"/>
    <w:rsid w:val="00437089"/>
    <w:rsid w:val="004427C4"/>
    <w:rsid w:val="00445680"/>
    <w:rsid w:val="00447D0C"/>
    <w:rsid w:val="004538D6"/>
    <w:rsid w:val="00454549"/>
    <w:rsid w:val="0046061A"/>
    <w:rsid w:val="0046095C"/>
    <w:rsid w:val="0046112C"/>
    <w:rsid w:val="004617E7"/>
    <w:rsid w:val="004623F2"/>
    <w:rsid w:val="0046442E"/>
    <w:rsid w:val="00472B41"/>
    <w:rsid w:val="0047322A"/>
    <w:rsid w:val="00476407"/>
    <w:rsid w:val="00477411"/>
    <w:rsid w:val="0048087F"/>
    <w:rsid w:val="00481D27"/>
    <w:rsid w:val="004820CD"/>
    <w:rsid w:val="00484E83"/>
    <w:rsid w:val="004852FB"/>
    <w:rsid w:val="004864AA"/>
    <w:rsid w:val="004A0957"/>
    <w:rsid w:val="004A4333"/>
    <w:rsid w:val="004B081A"/>
    <w:rsid w:val="004B19E6"/>
    <w:rsid w:val="004B1A1E"/>
    <w:rsid w:val="004B23EE"/>
    <w:rsid w:val="004B2A6A"/>
    <w:rsid w:val="004C0D93"/>
    <w:rsid w:val="004C1234"/>
    <w:rsid w:val="004C2DE3"/>
    <w:rsid w:val="004C7CD9"/>
    <w:rsid w:val="004D0C52"/>
    <w:rsid w:val="004D0FE5"/>
    <w:rsid w:val="004D68E6"/>
    <w:rsid w:val="004D6F8A"/>
    <w:rsid w:val="004D717C"/>
    <w:rsid w:val="004E0B38"/>
    <w:rsid w:val="004E18A1"/>
    <w:rsid w:val="004E389D"/>
    <w:rsid w:val="004E3BDE"/>
    <w:rsid w:val="004E4A53"/>
    <w:rsid w:val="004E4C41"/>
    <w:rsid w:val="004E524B"/>
    <w:rsid w:val="004E58C0"/>
    <w:rsid w:val="004E6DB8"/>
    <w:rsid w:val="004E7C54"/>
    <w:rsid w:val="004F017A"/>
    <w:rsid w:val="004F193D"/>
    <w:rsid w:val="004F2EB8"/>
    <w:rsid w:val="004F579E"/>
    <w:rsid w:val="0050049F"/>
    <w:rsid w:val="005036F2"/>
    <w:rsid w:val="0050605A"/>
    <w:rsid w:val="0050611B"/>
    <w:rsid w:val="00506547"/>
    <w:rsid w:val="0050670D"/>
    <w:rsid w:val="00513F74"/>
    <w:rsid w:val="00514A82"/>
    <w:rsid w:val="00520764"/>
    <w:rsid w:val="0052306B"/>
    <w:rsid w:val="00526818"/>
    <w:rsid w:val="005273E1"/>
    <w:rsid w:val="005302BF"/>
    <w:rsid w:val="00531015"/>
    <w:rsid w:val="00532CF3"/>
    <w:rsid w:val="0053486A"/>
    <w:rsid w:val="0053600C"/>
    <w:rsid w:val="00537EC6"/>
    <w:rsid w:val="005405EF"/>
    <w:rsid w:val="00541BAB"/>
    <w:rsid w:val="00543D30"/>
    <w:rsid w:val="005462F9"/>
    <w:rsid w:val="00546EE6"/>
    <w:rsid w:val="00552AB4"/>
    <w:rsid w:val="00554651"/>
    <w:rsid w:val="00556899"/>
    <w:rsid w:val="005606D7"/>
    <w:rsid w:val="0056127A"/>
    <w:rsid w:val="00562D5B"/>
    <w:rsid w:val="00563203"/>
    <w:rsid w:val="00563CE5"/>
    <w:rsid w:val="00565136"/>
    <w:rsid w:val="00565145"/>
    <w:rsid w:val="00570B94"/>
    <w:rsid w:val="00570ED8"/>
    <w:rsid w:val="0057350D"/>
    <w:rsid w:val="0057460A"/>
    <w:rsid w:val="00576B83"/>
    <w:rsid w:val="00581D32"/>
    <w:rsid w:val="00583449"/>
    <w:rsid w:val="00585191"/>
    <w:rsid w:val="00586568"/>
    <w:rsid w:val="005874EE"/>
    <w:rsid w:val="00590C24"/>
    <w:rsid w:val="00590F2F"/>
    <w:rsid w:val="00592914"/>
    <w:rsid w:val="005A0117"/>
    <w:rsid w:val="005A2791"/>
    <w:rsid w:val="005A38BD"/>
    <w:rsid w:val="005A40F8"/>
    <w:rsid w:val="005A64D8"/>
    <w:rsid w:val="005B0DB7"/>
    <w:rsid w:val="005B1EF0"/>
    <w:rsid w:val="005B217C"/>
    <w:rsid w:val="005B66D5"/>
    <w:rsid w:val="005B6EA4"/>
    <w:rsid w:val="005B6EBA"/>
    <w:rsid w:val="005B7445"/>
    <w:rsid w:val="005C14E9"/>
    <w:rsid w:val="005C4DF9"/>
    <w:rsid w:val="005D3EAF"/>
    <w:rsid w:val="005D54D4"/>
    <w:rsid w:val="005E116B"/>
    <w:rsid w:val="005E4C23"/>
    <w:rsid w:val="005E5887"/>
    <w:rsid w:val="005E5B04"/>
    <w:rsid w:val="005E5BED"/>
    <w:rsid w:val="005F2DE7"/>
    <w:rsid w:val="005F508C"/>
    <w:rsid w:val="005F5A5A"/>
    <w:rsid w:val="005F71E5"/>
    <w:rsid w:val="005F7F8C"/>
    <w:rsid w:val="006038BA"/>
    <w:rsid w:val="0060539D"/>
    <w:rsid w:val="00605B49"/>
    <w:rsid w:val="00606FBA"/>
    <w:rsid w:val="00611DDB"/>
    <w:rsid w:val="0061216E"/>
    <w:rsid w:val="00612179"/>
    <w:rsid w:val="00614644"/>
    <w:rsid w:val="00620885"/>
    <w:rsid w:val="00623436"/>
    <w:rsid w:val="00626D27"/>
    <w:rsid w:val="00627422"/>
    <w:rsid w:val="006314C2"/>
    <w:rsid w:val="00631777"/>
    <w:rsid w:val="00632556"/>
    <w:rsid w:val="006337A5"/>
    <w:rsid w:val="00634662"/>
    <w:rsid w:val="006366B5"/>
    <w:rsid w:val="0064116B"/>
    <w:rsid w:val="00642BDD"/>
    <w:rsid w:val="00644149"/>
    <w:rsid w:val="00646ADA"/>
    <w:rsid w:val="00650530"/>
    <w:rsid w:val="00652E4E"/>
    <w:rsid w:val="006531C0"/>
    <w:rsid w:val="0065431B"/>
    <w:rsid w:val="006545CB"/>
    <w:rsid w:val="00656116"/>
    <w:rsid w:val="00657C8A"/>
    <w:rsid w:val="00661CA3"/>
    <w:rsid w:val="006635A7"/>
    <w:rsid w:val="00664679"/>
    <w:rsid w:val="00664F01"/>
    <w:rsid w:val="00666C59"/>
    <w:rsid w:val="006730E7"/>
    <w:rsid w:val="00673349"/>
    <w:rsid w:val="00673BAD"/>
    <w:rsid w:val="0067543A"/>
    <w:rsid w:val="00675743"/>
    <w:rsid w:val="00675D7A"/>
    <w:rsid w:val="00676D05"/>
    <w:rsid w:val="0067743E"/>
    <w:rsid w:val="006824B7"/>
    <w:rsid w:val="0068473C"/>
    <w:rsid w:val="00686089"/>
    <w:rsid w:val="00687877"/>
    <w:rsid w:val="00687EAD"/>
    <w:rsid w:val="006907A2"/>
    <w:rsid w:val="00693F18"/>
    <w:rsid w:val="0069410C"/>
    <w:rsid w:val="0069599F"/>
    <w:rsid w:val="00697123"/>
    <w:rsid w:val="00697624"/>
    <w:rsid w:val="006A0F63"/>
    <w:rsid w:val="006A334B"/>
    <w:rsid w:val="006A5DC2"/>
    <w:rsid w:val="006A696B"/>
    <w:rsid w:val="006A7D4E"/>
    <w:rsid w:val="006B0718"/>
    <w:rsid w:val="006B1776"/>
    <w:rsid w:val="006B1A7E"/>
    <w:rsid w:val="006B2DF7"/>
    <w:rsid w:val="006B50B7"/>
    <w:rsid w:val="006B68EB"/>
    <w:rsid w:val="006C0B1A"/>
    <w:rsid w:val="006C18AB"/>
    <w:rsid w:val="006C1F20"/>
    <w:rsid w:val="006C1F2B"/>
    <w:rsid w:val="006C5042"/>
    <w:rsid w:val="006D11E0"/>
    <w:rsid w:val="006D442F"/>
    <w:rsid w:val="006D65E4"/>
    <w:rsid w:val="006D67B3"/>
    <w:rsid w:val="006E0809"/>
    <w:rsid w:val="006E7CA0"/>
    <w:rsid w:val="006F26FA"/>
    <w:rsid w:val="006F3973"/>
    <w:rsid w:val="006F499D"/>
    <w:rsid w:val="006F6002"/>
    <w:rsid w:val="006F7948"/>
    <w:rsid w:val="007018EE"/>
    <w:rsid w:val="007037E2"/>
    <w:rsid w:val="0070437A"/>
    <w:rsid w:val="00711BED"/>
    <w:rsid w:val="0071272A"/>
    <w:rsid w:val="00714B2B"/>
    <w:rsid w:val="00715599"/>
    <w:rsid w:val="007165BE"/>
    <w:rsid w:val="00720204"/>
    <w:rsid w:val="00720D41"/>
    <w:rsid w:val="0072473A"/>
    <w:rsid w:val="00727C43"/>
    <w:rsid w:val="007371D1"/>
    <w:rsid w:val="00737EA3"/>
    <w:rsid w:val="0074122A"/>
    <w:rsid w:val="00742A57"/>
    <w:rsid w:val="007449CA"/>
    <w:rsid w:val="00746320"/>
    <w:rsid w:val="00747610"/>
    <w:rsid w:val="007511FF"/>
    <w:rsid w:val="007514BA"/>
    <w:rsid w:val="00753429"/>
    <w:rsid w:val="00754789"/>
    <w:rsid w:val="00755272"/>
    <w:rsid w:val="00760723"/>
    <w:rsid w:val="00762CD7"/>
    <w:rsid w:val="007632A1"/>
    <w:rsid w:val="007655EA"/>
    <w:rsid w:val="00765CEE"/>
    <w:rsid w:val="007670F2"/>
    <w:rsid w:val="007672A5"/>
    <w:rsid w:val="007724B9"/>
    <w:rsid w:val="0077433F"/>
    <w:rsid w:val="00782B97"/>
    <w:rsid w:val="00782BA5"/>
    <w:rsid w:val="00783265"/>
    <w:rsid w:val="00784730"/>
    <w:rsid w:val="00785169"/>
    <w:rsid w:val="00790EA9"/>
    <w:rsid w:val="00790F7B"/>
    <w:rsid w:val="00791D81"/>
    <w:rsid w:val="007925E2"/>
    <w:rsid w:val="00792692"/>
    <w:rsid w:val="00797F67"/>
    <w:rsid w:val="007A039D"/>
    <w:rsid w:val="007A177F"/>
    <w:rsid w:val="007A241F"/>
    <w:rsid w:val="007A2A5E"/>
    <w:rsid w:val="007A3353"/>
    <w:rsid w:val="007A5CF2"/>
    <w:rsid w:val="007A5FA5"/>
    <w:rsid w:val="007A603E"/>
    <w:rsid w:val="007A76D1"/>
    <w:rsid w:val="007B3164"/>
    <w:rsid w:val="007B5C56"/>
    <w:rsid w:val="007B6528"/>
    <w:rsid w:val="007B6853"/>
    <w:rsid w:val="007C1E6E"/>
    <w:rsid w:val="007C2F72"/>
    <w:rsid w:val="007C301D"/>
    <w:rsid w:val="007C46B2"/>
    <w:rsid w:val="007C7029"/>
    <w:rsid w:val="007C76F6"/>
    <w:rsid w:val="007D07EF"/>
    <w:rsid w:val="007D2437"/>
    <w:rsid w:val="007D3360"/>
    <w:rsid w:val="007D4777"/>
    <w:rsid w:val="007D7120"/>
    <w:rsid w:val="007D7277"/>
    <w:rsid w:val="007D79CD"/>
    <w:rsid w:val="007D7C59"/>
    <w:rsid w:val="007E1446"/>
    <w:rsid w:val="007E17D2"/>
    <w:rsid w:val="007E5CE6"/>
    <w:rsid w:val="007F0837"/>
    <w:rsid w:val="007F29B0"/>
    <w:rsid w:val="007F2D78"/>
    <w:rsid w:val="008056C0"/>
    <w:rsid w:val="00807DD1"/>
    <w:rsid w:val="00812CF1"/>
    <w:rsid w:val="008152EC"/>
    <w:rsid w:val="00815337"/>
    <w:rsid w:val="00815354"/>
    <w:rsid w:val="00815A0C"/>
    <w:rsid w:val="008205DE"/>
    <w:rsid w:val="008223A2"/>
    <w:rsid w:val="0082242D"/>
    <w:rsid w:val="00822FE1"/>
    <w:rsid w:val="00823955"/>
    <w:rsid w:val="008256D3"/>
    <w:rsid w:val="008327C5"/>
    <w:rsid w:val="0083400B"/>
    <w:rsid w:val="0083651C"/>
    <w:rsid w:val="008378DA"/>
    <w:rsid w:val="00840CE0"/>
    <w:rsid w:val="00841FCC"/>
    <w:rsid w:val="00842437"/>
    <w:rsid w:val="0084255D"/>
    <w:rsid w:val="00843C47"/>
    <w:rsid w:val="0084437B"/>
    <w:rsid w:val="00845DA9"/>
    <w:rsid w:val="008462EE"/>
    <w:rsid w:val="0084731E"/>
    <w:rsid w:val="00847828"/>
    <w:rsid w:val="00850B5A"/>
    <w:rsid w:val="00853F9B"/>
    <w:rsid w:val="00855589"/>
    <w:rsid w:val="0086251F"/>
    <w:rsid w:val="008635B0"/>
    <w:rsid w:val="00870F16"/>
    <w:rsid w:val="008805C3"/>
    <w:rsid w:val="00880A2C"/>
    <w:rsid w:val="008817DE"/>
    <w:rsid w:val="008820E5"/>
    <w:rsid w:val="00884573"/>
    <w:rsid w:val="00886AD4"/>
    <w:rsid w:val="00890B78"/>
    <w:rsid w:val="0089268F"/>
    <w:rsid w:val="0089621A"/>
    <w:rsid w:val="00896427"/>
    <w:rsid w:val="00897601"/>
    <w:rsid w:val="008A133A"/>
    <w:rsid w:val="008A1913"/>
    <w:rsid w:val="008A1CA4"/>
    <w:rsid w:val="008A3F1D"/>
    <w:rsid w:val="008A4025"/>
    <w:rsid w:val="008A6436"/>
    <w:rsid w:val="008B1036"/>
    <w:rsid w:val="008B2D58"/>
    <w:rsid w:val="008B64E8"/>
    <w:rsid w:val="008C02E2"/>
    <w:rsid w:val="008C1E2A"/>
    <w:rsid w:val="008C28CB"/>
    <w:rsid w:val="008C60B2"/>
    <w:rsid w:val="008C763F"/>
    <w:rsid w:val="008C7796"/>
    <w:rsid w:val="008C7CA5"/>
    <w:rsid w:val="008C7F3B"/>
    <w:rsid w:val="008D0C9C"/>
    <w:rsid w:val="008D2B2C"/>
    <w:rsid w:val="008D33DD"/>
    <w:rsid w:val="008D381C"/>
    <w:rsid w:val="008D5840"/>
    <w:rsid w:val="008D5D2D"/>
    <w:rsid w:val="008E1351"/>
    <w:rsid w:val="008E5FC9"/>
    <w:rsid w:val="008F0B31"/>
    <w:rsid w:val="008F2E52"/>
    <w:rsid w:val="008F41BF"/>
    <w:rsid w:val="008F72BD"/>
    <w:rsid w:val="008F78EF"/>
    <w:rsid w:val="008F79AF"/>
    <w:rsid w:val="00902648"/>
    <w:rsid w:val="00902DA1"/>
    <w:rsid w:val="0090490B"/>
    <w:rsid w:val="00910DB7"/>
    <w:rsid w:val="009114F9"/>
    <w:rsid w:val="00911609"/>
    <w:rsid w:val="00911FC0"/>
    <w:rsid w:val="0091251C"/>
    <w:rsid w:val="00912537"/>
    <w:rsid w:val="00913351"/>
    <w:rsid w:val="00913AF7"/>
    <w:rsid w:val="00916BCE"/>
    <w:rsid w:val="00916BEB"/>
    <w:rsid w:val="00923032"/>
    <w:rsid w:val="00930D84"/>
    <w:rsid w:val="009310AC"/>
    <w:rsid w:val="0093149D"/>
    <w:rsid w:val="009319CB"/>
    <w:rsid w:val="00932048"/>
    <w:rsid w:val="00934469"/>
    <w:rsid w:val="009357F9"/>
    <w:rsid w:val="00940BB0"/>
    <w:rsid w:val="00942B47"/>
    <w:rsid w:val="00946036"/>
    <w:rsid w:val="00950185"/>
    <w:rsid w:val="0095019A"/>
    <w:rsid w:val="00950864"/>
    <w:rsid w:val="0095354E"/>
    <w:rsid w:val="00955D74"/>
    <w:rsid w:val="00961500"/>
    <w:rsid w:val="00962084"/>
    <w:rsid w:val="0096356C"/>
    <w:rsid w:val="00963EF6"/>
    <w:rsid w:val="00964AF8"/>
    <w:rsid w:val="00964E24"/>
    <w:rsid w:val="0096596C"/>
    <w:rsid w:val="00967AC2"/>
    <w:rsid w:val="00970668"/>
    <w:rsid w:val="0097113A"/>
    <w:rsid w:val="00971190"/>
    <w:rsid w:val="00972584"/>
    <w:rsid w:val="00977A4E"/>
    <w:rsid w:val="00980388"/>
    <w:rsid w:val="009809C0"/>
    <w:rsid w:val="00981108"/>
    <w:rsid w:val="00982CB3"/>
    <w:rsid w:val="00984F87"/>
    <w:rsid w:val="00985548"/>
    <w:rsid w:val="00986E2C"/>
    <w:rsid w:val="00993AAB"/>
    <w:rsid w:val="00996957"/>
    <w:rsid w:val="009A0963"/>
    <w:rsid w:val="009A56F1"/>
    <w:rsid w:val="009A5E42"/>
    <w:rsid w:val="009A622E"/>
    <w:rsid w:val="009A6775"/>
    <w:rsid w:val="009A6A75"/>
    <w:rsid w:val="009A7282"/>
    <w:rsid w:val="009B38D7"/>
    <w:rsid w:val="009B46EC"/>
    <w:rsid w:val="009B509B"/>
    <w:rsid w:val="009B5990"/>
    <w:rsid w:val="009B66B5"/>
    <w:rsid w:val="009C0107"/>
    <w:rsid w:val="009C1654"/>
    <w:rsid w:val="009C3117"/>
    <w:rsid w:val="009C3BFB"/>
    <w:rsid w:val="009C4F6A"/>
    <w:rsid w:val="009C59EC"/>
    <w:rsid w:val="009C6D80"/>
    <w:rsid w:val="009D150B"/>
    <w:rsid w:val="009D3EDA"/>
    <w:rsid w:val="009D499D"/>
    <w:rsid w:val="009D4BD7"/>
    <w:rsid w:val="009D5D4F"/>
    <w:rsid w:val="009D61C7"/>
    <w:rsid w:val="009D7353"/>
    <w:rsid w:val="009D7CB8"/>
    <w:rsid w:val="009E3470"/>
    <w:rsid w:val="009E4C81"/>
    <w:rsid w:val="009E7233"/>
    <w:rsid w:val="009E792B"/>
    <w:rsid w:val="009F4235"/>
    <w:rsid w:val="009F5402"/>
    <w:rsid w:val="009F62C3"/>
    <w:rsid w:val="009F6CC8"/>
    <w:rsid w:val="00A02C03"/>
    <w:rsid w:val="00A030C4"/>
    <w:rsid w:val="00A03F84"/>
    <w:rsid w:val="00A126FA"/>
    <w:rsid w:val="00A14002"/>
    <w:rsid w:val="00A144E0"/>
    <w:rsid w:val="00A15571"/>
    <w:rsid w:val="00A22E8D"/>
    <w:rsid w:val="00A25272"/>
    <w:rsid w:val="00A2530B"/>
    <w:rsid w:val="00A253BD"/>
    <w:rsid w:val="00A255C6"/>
    <w:rsid w:val="00A25E5D"/>
    <w:rsid w:val="00A26285"/>
    <w:rsid w:val="00A30C84"/>
    <w:rsid w:val="00A31BD1"/>
    <w:rsid w:val="00A324F5"/>
    <w:rsid w:val="00A3661F"/>
    <w:rsid w:val="00A36680"/>
    <w:rsid w:val="00A3713A"/>
    <w:rsid w:val="00A3778A"/>
    <w:rsid w:val="00A40378"/>
    <w:rsid w:val="00A424EC"/>
    <w:rsid w:val="00A4251D"/>
    <w:rsid w:val="00A43A31"/>
    <w:rsid w:val="00A4562D"/>
    <w:rsid w:val="00A47B4B"/>
    <w:rsid w:val="00A52102"/>
    <w:rsid w:val="00A53BAD"/>
    <w:rsid w:val="00A548B3"/>
    <w:rsid w:val="00A60145"/>
    <w:rsid w:val="00A60915"/>
    <w:rsid w:val="00A610C1"/>
    <w:rsid w:val="00A630FF"/>
    <w:rsid w:val="00A648F3"/>
    <w:rsid w:val="00A67079"/>
    <w:rsid w:val="00A67BDE"/>
    <w:rsid w:val="00A75DF7"/>
    <w:rsid w:val="00A81F0A"/>
    <w:rsid w:val="00A82CC3"/>
    <w:rsid w:val="00A82F75"/>
    <w:rsid w:val="00A8551E"/>
    <w:rsid w:val="00A8564B"/>
    <w:rsid w:val="00A85BC1"/>
    <w:rsid w:val="00A874AA"/>
    <w:rsid w:val="00A912C7"/>
    <w:rsid w:val="00A929E2"/>
    <w:rsid w:val="00A94964"/>
    <w:rsid w:val="00A96941"/>
    <w:rsid w:val="00AA062D"/>
    <w:rsid w:val="00AA2F50"/>
    <w:rsid w:val="00AA2FB7"/>
    <w:rsid w:val="00AA53D5"/>
    <w:rsid w:val="00AA61B2"/>
    <w:rsid w:val="00AA7529"/>
    <w:rsid w:val="00AB0CDC"/>
    <w:rsid w:val="00AB2EB1"/>
    <w:rsid w:val="00AB7737"/>
    <w:rsid w:val="00AC151B"/>
    <w:rsid w:val="00AC15FF"/>
    <w:rsid w:val="00AC1D24"/>
    <w:rsid w:val="00AC1DF8"/>
    <w:rsid w:val="00AC285D"/>
    <w:rsid w:val="00AC396C"/>
    <w:rsid w:val="00AC4D73"/>
    <w:rsid w:val="00AC6CAA"/>
    <w:rsid w:val="00AC76E8"/>
    <w:rsid w:val="00AD0069"/>
    <w:rsid w:val="00AD1154"/>
    <w:rsid w:val="00AD14DB"/>
    <w:rsid w:val="00AD43E7"/>
    <w:rsid w:val="00AD4CB5"/>
    <w:rsid w:val="00AD5CAE"/>
    <w:rsid w:val="00AD6E66"/>
    <w:rsid w:val="00AD703D"/>
    <w:rsid w:val="00AE0D00"/>
    <w:rsid w:val="00AE1062"/>
    <w:rsid w:val="00AE2559"/>
    <w:rsid w:val="00AE33BE"/>
    <w:rsid w:val="00AE4DB5"/>
    <w:rsid w:val="00AE55B2"/>
    <w:rsid w:val="00AE5908"/>
    <w:rsid w:val="00AE5ADD"/>
    <w:rsid w:val="00AF0875"/>
    <w:rsid w:val="00AF1805"/>
    <w:rsid w:val="00AF4A70"/>
    <w:rsid w:val="00AF5479"/>
    <w:rsid w:val="00AF7A1F"/>
    <w:rsid w:val="00AF7E64"/>
    <w:rsid w:val="00B001A2"/>
    <w:rsid w:val="00B00782"/>
    <w:rsid w:val="00B02168"/>
    <w:rsid w:val="00B0367B"/>
    <w:rsid w:val="00B042CD"/>
    <w:rsid w:val="00B04C93"/>
    <w:rsid w:val="00B056C5"/>
    <w:rsid w:val="00B06AE5"/>
    <w:rsid w:val="00B1138F"/>
    <w:rsid w:val="00B11FCE"/>
    <w:rsid w:val="00B13229"/>
    <w:rsid w:val="00B15472"/>
    <w:rsid w:val="00B16287"/>
    <w:rsid w:val="00B20BB1"/>
    <w:rsid w:val="00B21EB5"/>
    <w:rsid w:val="00B23E75"/>
    <w:rsid w:val="00B24728"/>
    <w:rsid w:val="00B2681F"/>
    <w:rsid w:val="00B31368"/>
    <w:rsid w:val="00B319C6"/>
    <w:rsid w:val="00B3785F"/>
    <w:rsid w:val="00B413E6"/>
    <w:rsid w:val="00B426D5"/>
    <w:rsid w:val="00B46F55"/>
    <w:rsid w:val="00B4712D"/>
    <w:rsid w:val="00B50E96"/>
    <w:rsid w:val="00B5332A"/>
    <w:rsid w:val="00B540C7"/>
    <w:rsid w:val="00B5781E"/>
    <w:rsid w:val="00B614B4"/>
    <w:rsid w:val="00B62243"/>
    <w:rsid w:val="00B70B5E"/>
    <w:rsid w:val="00B7230A"/>
    <w:rsid w:val="00B7294F"/>
    <w:rsid w:val="00B72D7A"/>
    <w:rsid w:val="00B752AE"/>
    <w:rsid w:val="00B80240"/>
    <w:rsid w:val="00B81047"/>
    <w:rsid w:val="00B81805"/>
    <w:rsid w:val="00B96EE2"/>
    <w:rsid w:val="00B9793B"/>
    <w:rsid w:val="00BA01CA"/>
    <w:rsid w:val="00BA1250"/>
    <w:rsid w:val="00BA2D5B"/>
    <w:rsid w:val="00BA70FD"/>
    <w:rsid w:val="00BB216F"/>
    <w:rsid w:val="00BB2885"/>
    <w:rsid w:val="00BB52A1"/>
    <w:rsid w:val="00BC06E0"/>
    <w:rsid w:val="00BC32C7"/>
    <w:rsid w:val="00BC330E"/>
    <w:rsid w:val="00BC6F8F"/>
    <w:rsid w:val="00BD0671"/>
    <w:rsid w:val="00BD0DED"/>
    <w:rsid w:val="00BD2C0C"/>
    <w:rsid w:val="00BD433C"/>
    <w:rsid w:val="00BD5ACC"/>
    <w:rsid w:val="00BD5CFF"/>
    <w:rsid w:val="00BD6539"/>
    <w:rsid w:val="00BE4EEB"/>
    <w:rsid w:val="00BE5E71"/>
    <w:rsid w:val="00BE65AE"/>
    <w:rsid w:val="00BE685B"/>
    <w:rsid w:val="00BE755C"/>
    <w:rsid w:val="00BF065C"/>
    <w:rsid w:val="00BF153F"/>
    <w:rsid w:val="00BF2655"/>
    <w:rsid w:val="00BF29D9"/>
    <w:rsid w:val="00C00496"/>
    <w:rsid w:val="00C02BAC"/>
    <w:rsid w:val="00C04B69"/>
    <w:rsid w:val="00C04EDB"/>
    <w:rsid w:val="00C06B32"/>
    <w:rsid w:val="00C079C3"/>
    <w:rsid w:val="00C11428"/>
    <w:rsid w:val="00C13CDE"/>
    <w:rsid w:val="00C14484"/>
    <w:rsid w:val="00C14C02"/>
    <w:rsid w:val="00C172ED"/>
    <w:rsid w:val="00C213A4"/>
    <w:rsid w:val="00C217C8"/>
    <w:rsid w:val="00C25C23"/>
    <w:rsid w:val="00C2613F"/>
    <w:rsid w:val="00C30F12"/>
    <w:rsid w:val="00C34162"/>
    <w:rsid w:val="00C34A9D"/>
    <w:rsid w:val="00C3608E"/>
    <w:rsid w:val="00C37CBD"/>
    <w:rsid w:val="00C405C2"/>
    <w:rsid w:val="00C417FD"/>
    <w:rsid w:val="00C41AB9"/>
    <w:rsid w:val="00C4343A"/>
    <w:rsid w:val="00C45EAF"/>
    <w:rsid w:val="00C46751"/>
    <w:rsid w:val="00C51C26"/>
    <w:rsid w:val="00C55011"/>
    <w:rsid w:val="00C56E54"/>
    <w:rsid w:val="00C606D0"/>
    <w:rsid w:val="00C61E28"/>
    <w:rsid w:val="00C63CE4"/>
    <w:rsid w:val="00C667C3"/>
    <w:rsid w:val="00C678F9"/>
    <w:rsid w:val="00C71CD5"/>
    <w:rsid w:val="00C72E4B"/>
    <w:rsid w:val="00C74863"/>
    <w:rsid w:val="00C74B15"/>
    <w:rsid w:val="00C7503D"/>
    <w:rsid w:val="00C753C4"/>
    <w:rsid w:val="00C77B6E"/>
    <w:rsid w:val="00C82464"/>
    <w:rsid w:val="00C84852"/>
    <w:rsid w:val="00C84AB3"/>
    <w:rsid w:val="00C85A3C"/>
    <w:rsid w:val="00C861D5"/>
    <w:rsid w:val="00C904E7"/>
    <w:rsid w:val="00C908F2"/>
    <w:rsid w:val="00C90FC7"/>
    <w:rsid w:val="00C913FC"/>
    <w:rsid w:val="00C938F8"/>
    <w:rsid w:val="00C93D99"/>
    <w:rsid w:val="00C942A6"/>
    <w:rsid w:val="00C97060"/>
    <w:rsid w:val="00CA0459"/>
    <w:rsid w:val="00CA1D28"/>
    <w:rsid w:val="00CA254E"/>
    <w:rsid w:val="00CA3D16"/>
    <w:rsid w:val="00CA3E35"/>
    <w:rsid w:val="00CA47C3"/>
    <w:rsid w:val="00CA4914"/>
    <w:rsid w:val="00CA5643"/>
    <w:rsid w:val="00CA7A0B"/>
    <w:rsid w:val="00CB08B1"/>
    <w:rsid w:val="00CB440E"/>
    <w:rsid w:val="00CB44EE"/>
    <w:rsid w:val="00CB4FF2"/>
    <w:rsid w:val="00CB5B41"/>
    <w:rsid w:val="00CC1938"/>
    <w:rsid w:val="00CC33BB"/>
    <w:rsid w:val="00CC403F"/>
    <w:rsid w:val="00CC65B9"/>
    <w:rsid w:val="00CD160A"/>
    <w:rsid w:val="00CD25C2"/>
    <w:rsid w:val="00CD575C"/>
    <w:rsid w:val="00CD58E5"/>
    <w:rsid w:val="00CE0DA5"/>
    <w:rsid w:val="00CE73DE"/>
    <w:rsid w:val="00CF58B1"/>
    <w:rsid w:val="00CF59B9"/>
    <w:rsid w:val="00CF6552"/>
    <w:rsid w:val="00CF6A91"/>
    <w:rsid w:val="00D03741"/>
    <w:rsid w:val="00D06A36"/>
    <w:rsid w:val="00D07A61"/>
    <w:rsid w:val="00D07BA4"/>
    <w:rsid w:val="00D14621"/>
    <w:rsid w:val="00D15743"/>
    <w:rsid w:val="00D15A2B"/>
    <w:rsid w:val="00D166F1"/>
    <w:rsid w:val="00D2002A"/>
    <w:rsid w:val="00D21AB9"/>
    <w:rsid w:val="00D226B1"/>
    <w:rsid w:val="00D266D1"/>
    <w:rsid w:val="00D268BC"/>
    <w:rsid w:val="00D30177"/>
    <w:rsid w:val="00D32324"/>
    <w:rsid w:val="00D34CB7"/>
    <w:rsid w:val="00D35E3F"/>
    <w:rsid w:val="00D40060"/>
    <w:rsid w:val="00D416EB"/>
    <w:rsid w:val="00D42B96"/>
    <w:rsid w:val="00D436F5"/>
    <w:rsid w:val="00D44E26"/>
    <w:rsid w:val="00D45EE8"/>
    <w:rsid w:val="00D462A8"/>
    <w:rsid w:val="00D465F9"/>
    <w:rsid w:val="00D47FBE"/>
    <w:rsid w:val="00D50AFA"/>
    <w:rsid w:val="00D523F8"/>
    <w:rsid w:val="00D52830"/>
    <w:rsid w:val="00D54AF0"/>
    <w:rsid w:val="00D55ED2"/>
    <w:rsid w:val="00D56A41"/>
    <w:rsid w:val="00D572F2"/>
    <w:rsid w:val="00D63DCF"/>
    <w:rsid w:val="00D65DB1"/>
    <w:rsid w:val="00D730F3"/>
    <w:rsid w:val="00D75B67"/>
    <w:rsid w:val="00D75FDE"/>
    <w:rsid w:val="00D8026D"/>
    <w:rsid w:val="00D82109"/>
    <w:rsid w:val="00D871FF"/>
    <w:rsid w:val="00D872DC"/>
    <w:rsid w:val="00D94926"/>
    <w:rsid w:val="00D96D6D"/>
    <w:rsid w:val="00D97570"/>
    <w:rsid w:val="00DA055C"/>
    <w:rsid w:val="00DA6876"/>
    <w:rsid w:val="00DA6CC7"/>
    <w:rsid w:val="00DB0325"/>
    <w:rsid w:val="00DB0813"/>
    <w:rsid w:val="00DB0AB5"/>
    <w:rsid w:val="00DB2A98"/>
    <w:rsid w:val="00DB3EAB"/>
    <w:rsid w:val="00DB455E"/>
    <w:rsid w:val="00DB4D13"/>
    <w:rsid w:val="00DC02B0"/>
    <w:rsid w:val="00DC2331"/>
    <w:rsid w:val="00DC537A"/>
    <w:rsid w:val="00DC5E8B"/>
    <w:rsid w:val="00DC670F"/>
    <w:rsid w:val="00DC67CF"/>
    <w:rsid w:val="00DC796F"/>
    <w:rsid w:val="00DD19DE"/>
    <w:rsid w:val="00DD1A07"/>
    <w:rsid w:val="00DD6C55"/>
    <w:rsid w:val="00DE1B99"/>
    <w:rsid w:val="00DE1F86"/>
    <w:rsid w:val="00DE3019"/>
    <w:rsid w:val="00DE486F"/>
    <w:rsid w:val="00DE4E4B"/>
    <w:rsid w:val="00DE5506"/>
    <w:rsid w:val="00DE7C6F"/>
    <w:rsid w:val="00DF0535"/>
    <w:rsid w:val="00DF0AAC"/>
    <w:rsid w:val="00DF16A1"/>
    <w:rsid w:val="00DF375E"/>
    <w:rsid w:val="00DF6B71"/>
    <w:rsid w:val="00DF7AD9"/>
    <w:rsid w:val="00E00513"/>
    <w:rsid w:val="00E01F32"/>
    <w:rsid w:val="00E041F1"/>
    <w:rsid w:val="00E04D4B"/>
    <w:rsid w:val="00E0553D"/>
    <w:rsid w:val="00E05AFA"/>
    <w:rsid w:val="00E07758"/>
    <w:rsid w:val="00E10E03"/>
    <w:rsid w:val="00E1275B"/>
    <w:rsid w:val="00E14B4C"/>
    <w:rsid w:val="00E14F2D"/>
    <w:rsid w:val="00E15533"/>
    <w:rsid w:val="00E177A0"/>
    <w:rsid w:val="00E20A9F"/>
    <w:rsid w:val="00E2126B"/>
    <w:rsid w:val="00E21928"/>
    <w:rsid w:val="00E22054"/>
    <w:rsid w:val="00E22B87"/>
    <w:rsid w:val="00E2747B"/>
    <w:rsid w:val="00E275AF"/>
    <w:rsid w:val="00E32DDC"/>
    <w:rsid w:val="00E3353F"/>
    <w:rsid w:val="00E3412B"/>
    <w:rsid w:val="00E34E7F"/>
    <w:rsid w:val="00E350C4"/>
    <w:rsid w:val="00E3542A"/>
    <w:rsid w:val="00E35642"/>
    <w:rsid w:val="00E409E2"/>
    <w:rsid w:val="00E41BA1"/>
    <w:rsid w:val="00E51FC2"/>
    <w:rsid w:val="00E53F38"/>
    <w:rsid w:val="00E54403"/>
    <w:rsid w:val="00E55650"/>
    <w:rsid w:val="00E56542"/>
    <w:rsid w:val="00E56626"/>
    <w:rsid w:val="00E57486"/>
    <w:rsid w:val="00E63143"/>
    <w:rsid w:val="00E71889"/>
    <w:rsid w:val="00E73B7B"/>
    <w:rsid w:val="00E742B2"/>
    <w:rsid w:val="00E74839"/>
    <w:rsid w:val="00E74A0B"/>
    <w:rsid w:val="00E75D50"/>
    <w:rsid w:val="00E76C9D"/>
    <w:rsid w:val="00E826F7"/>
    <w:rsid w:val="00E8394B"/>
    <w:rsid w:val="00E8510B"/>
    <w:rsid w:val="00E86284"/>
    <w:rsid w:val="00E901F0"/>
    <w:rsid w:val="00E923E0"/>
    <w:rsid w:val="00E925B4"/>
    <w:rsid w:val="00E948B6"/>
    <w:rsid w:val="00E951F0"/>
    <w:rsid w:val="00E95419"/>
    <w:rsid w:val="00E95BC8"/>
    <w:rsid w:val="00E960B8"/>
    <w:rsid w:val="00EA069D"/>
    <w:rsid w:val="00EA0718"/>
    <w:rsid w:val="00EA0A2E"/>
    <w:rsid w:val="00EA2523"/>
    <w:rsid w:val="00EA4013"/>
    <w:rsid w:val="00EA42D0"/>
    <w:rsid w:val="00EA560C"/>
    <w:rsid w:val="00EA7F7A"/>
    <w:rsid w:val="00EB00A2"/>
    <w:rsid w:val="00EB2720"/>
    <w:rsid w:val="00EB276C"/>
    <w:rsid w:val="00EB30E8"/>
    <w:rsid w:val="00EB5354"/>
    <w:rsid w:val="00EB53AF"/>
    <w:rsid w:val="00EB71D5"/>
    <w:rsid w:val="00EC11B6"/>
    <w:rsid w:val="00EC345E"/>
    <w:rsid w:val="00EC6703"/>
    <w:rsid w:val="00EC78CB"/>
    <w:rsid w:val="00ED0EF7"/>
    <w:rsid w:val="00EE06EE"/>
    <w:rsid w:val="00EE223C"/>
    <w:rsid w:val="00EE271A"/>
    <w:rsid w:val="00EE3465"/>
    <w:rsid w:val="00EE4706"/>
    <w:rsid w:val="00EE58F4"/>
    <w:rsid w:val="00EF1B8A"/>
    <w:rsid w:val="00EF22A0"/>
    <w:rsid w:val="00EF426B"/>
    <w:rsid w:val="00EF4CB0"/>
    <w:rsid w:val="00EF51FF"/>
    <w:rsid w:val="00EF52B4"/>
    <w:rsid w:val="00EF5B0C"/>
    <w:rsid w:val="00EF5E80"/>
    <w:rsid w:val="00F03335"/>
    <w:rsid w:val="00F0390E"/>
    <w:rsid w:val="00F04209"/>
    <w:rsid w:val="00F04FF3"/>
    <w:rsid w:val="00F06A94"/>
    <w:rsid w:val="00F108EA"/>
    <w:rsid w:val="00F10AF5"/>
    <w:rsid w:val="00F116CB"/>
    <w:rsid w:val="00F131C9"/>
    <w:rsid w:val="00F14D16"/>
    <w:rsid w:val="00F152FA"/>
    <w:rsid w:val="00F2053B"/>
    <w:rsid w:val="00F20D6F"/>
    <w:rsid w:val="00F20E0E"/>
    <w:rsid w:val="00F2571F"/>
    <w:rsid w:val="00F25E18"/>
    <w:rsid w:val="00F2619D"/>
    <w:rsid w:val="00F264E0"/>
    <w:rsid w:val="00F2683F"/>
    <w:rsid w:val="00F2687C"/>
    <w:rsid w:val="00F308C2"/>
    <w:rsid w:val="00F31771"/>
    <w:rsid w:val="00F33C36"/>
    <w:rsid w:val="00F35CFC"/>
    <w:rsid w:val="00F370D2"/>
    <w:rsid w:val="00F37D7F"/>
    <w:rsid w:val="00F41107"/>
    <w:rsid w:val="00F42741"/>
    <w:rsid w:val="00F43E8A"/>
    <w:rsid w:val="00F5052E"/>
    <w:rsid w:val="00F5161D"/>
    <w:rsid w:val="00F62834"/>
    <w:rsid w:val="00F630EE"/>
    <w:rsid w:val="00F65ED3"/>
    <w:rsid w:val="00F6689E"/>
    <w:rsid w:val="00F670E0"/>
    <w:rsid w:val="00F67139"/>
    <w:rsid w:val="00F70943"/>
    <w:rsid w:val="00F70F31"/>
    <w:rsid w:val="00F72EED"/>
    <w:rsid w:val="00F73888"/>
    <w:rsid w:val="00F76E75"/>
    <w:rsid w:val="00F77C79"/>
    <w:rsid w:val="00F833BE"/>
    <w:rsid w:val="00F833CD"/>
    <w:rsid w:val="00F8360B"/>
    <w:rsid w:val="00F83D12"/>
    <w:rsid w:val="00F852F2"/>
    <w:rsid w:val="00F86DA9"/>
    <w:rsid w:val="00F9214D"/>
    <w:rsid w:val="00F9287D"/>
    <w:rsid w:val="00F93045"/>
    <w:rsid w:val="00F948F2"/>
    <w:rsid w:val="00F952FA"/>
    <w:rsid w:val="00F9531D"/>
    <w:rsid w:val="00F9732F"/>
    <w:rsid w:val="00FA1AB4"/>
    <w:rsid w:val="00FA2DBB"/>
    <w:rsid w:val="00FA33A8"/>
    <w:rsid w:val="00FA3F75"/>
    <w:rsid w:val="00FA586D"/>
    <w:rsid w:val="00FA678F"/>
    <w:rsid w:val="00FA7F41"/>
    <w:rsid w:val="00FB2B95"/>
    <w:rsid w:val="00FB38FF"/>
    <w:rsid w:val="00FB4BBE"/>
    <w:rsid w:val="00FB6E79"/>
    <w:rsid w:val="00FC0612"/>
    <w:rsid w:val="00FC0BFB"/>
    <w:rsid w:val="00FC120A"/>
    <w:rsid w:val="00FC3249"/>
    <w:rsid w:val="00FC553B"/>
    <w:rsid w:val="00FC6844"/>
    <w:rsid w:val="00FD0A4A"/>
    <w:rsid w:val="00FD172D"/>
    <w:rsid w:val="00FD2B55"/>
    <w:rsid w:val="00FD3A6B"/>
    <w:rsid w:val="00FD42F0"/>
    <w:rsid w:val="00FE09A2"/>
    <w:rsid w:val="00FE4EB1"/>
    <w:rsid w:val="00FE55E0"/>
    <w:rsid w:val="00FE6B54"/>
    <w:rsid w:val="00FE6BA6"/>
    <w:rsid w:val="00FE708F"/>
    <w:rsid w:val="00FF46AB"/>
    <w:rsid w:val="00FF5375"/>
    <w:rsid w:val="019CAF3B"/>
    <w:rsid w:val="05545E60"/>
    <w:rsid w:val="0B4DB452"/>
    <w:rsid w:val="0C25559D"/>
    <w:rsid w:val="0D8A3B34"/>
    <w:rsid w:val="0EB07F1F"/>
    <w:rsid w:val="0FB0A402"/>
    <w:rsid w:val="1297E298"/>
    <w:rsid w:val="12E8E829"/>
    <w:rsid w:val="1660FE88"/>
    <w:rsid w:val="16CE7EB9"/>
    <w:rsid w:val="1B8C96E7"/>
    <w:rsid w:val="1C354C73"/>
    <w:rsid w:val="1D1D2373"/>
    <w:rsid w:val="1FBED0C0"/>
    <w:rsid w:val="2116D126"/>
    <w:rsid w:val="22E5DA37"/>
    <w:rsid w:val="25607265"/>
    <w:rsid w:val="288BA5A7"/>
    <w:rsid w:val="29A32B97"/>
    <w:rsid w:val="2FB36A39"/>
    <w:rsid w:val="2FC7251C"/>
    <w:rsid w:val="31C839BF"/>
    <w:rsid w:val="33C60634"/>
    <w:rsid w:val="355DC98A"/>
    <w:rsid w:val="37BE0A0F"/>
    <w:rsid w:val="39EC9B3F"/>
    <w:rsid w:val="3EB7D952"/>
    <w:rsid w:val="3ED4B763"/>
    <w:rsid w:val="42DC4BFF"/>
    <w:rsid w:val="47985023"/>
    <w:rsid w:val="485042AC"/>
    <w:rsid w:val="49FB8D04"/>
    <w:rsid w:val="4D6F4835"/>
    <w:rsid w:val="53F6060A"/>
    <w:rsid w:val="555C718C"/>
    <w:rsid w:val="559289D6"/>
    <w:rsid w:val="583CAF0A"/>
    <w:rsid w:val="59ACAEAB"/>
    <w:rsid w:val="5CC534F1"/>
    <w:rsid w:val="5D4DF3DF"/>
    <w:rsid w:val="63D7203D"/>
    <w:rsid w:val="683FEEF1"/>
    <w:rsid w:val="6894A411"/>
    <w:rsid w:val="6B4D2395"/>
    <w:rsid w:val="73302D6E"/>
    <w:rsid w:val="7512F3FB"/>
    <w:rsid w:val="7615E0CE"/>
    <w:rsid w:val="7A572B9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BEBCECA"/>
  <w15:docId w15:val="{21CDF7B9-F79C-4C2E-AC2B-62AABA38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6635A7"/>
    <w:pPr>
      <w:spacing w:after="120" w:line="360" w:lineRule="auto"/>
      <w:ind w:firstLine="709"/>
      <w:jc w:val="both"/>
    </w:pPr>
    <w:rPr>
      <w:rFonts w:ascii="Times New Roman" w:hAnsi="Times New Roman" w:cs="Arial"/>
      <w:sz w:val="22"/>
      <w:szCs w:val="22"/>
      <w:lang w:val="es-ES" w:eastAsia="en-US"/>
    </w:rPr>
  </w:style>
  <w:style w:type="paragraph" w:styleId="Heading1">
    <w:name w:val="heading 1"/>
    <w:basedOn w:val="Normal"/>
    <w:next w:val="Normal"/>
    <w:link w:val="Heading1Char"/>
    <w:uiPriority w:val="9"/>
    <w:qFormat/>
    <w:rsid w:val="00CA254E"/>
    <w:pPr>
      <w:keepNext/>
      <w:keepLines/>
      <w:numPr>
        <w:numId w:val="5"/>
      </w:numPr>
      <w:spacing w:before="360" w:after="240" w:line="276" w:lineRule="auto"/>
      <w:outlineLvl w:val="0"/>
    </w:pPr>
    <w:rPr>
      <w:rFonts w:eastAsia="SimSun"/>
      <w:b/>
      <w:sz w:val="24"/>
      <w:szCs w:val="24"/>
    </w:rPr>
  </w:style>
  <w:style w:type="paragraph" w:styleId="Heading2">
    <w:name w:val="heading 2"/>
    <w:basedOn w:val="Heading1"/>
    <w:next w:val="Normal"/>
    <w:link w:val="Heading2Char"/>
    <w:uiPriority w:val="9"/>
    <w:unhideWhenUsed/>
    <w:qFormat/>
    <w:rsid w:val="00357100"/>
    <w:pPr>
      <w:numPr>
        <w:ilvl w:val="1"/>
      </w:numPr>
      <w:ind w:left="1134"/>
      <w:outlineLvl w:val="1"/>
    </w:pPr>
  </w:style>
  <w:style w:type="paragraph" w:styleId="Heading3">
    <w:name w:val="heading 3"/>
    <w:basedOn w:val="Heading2"/>
    <w:next w:val="Normal"/>
    <w:link w:val="Heading3Char"/>
    <w:uiPriority w:val="9"/>
    <w:unhideWhenUsed/>
    <w:qFormat/>
    <w:rsid w:val="00CB08B1"/>
    <w:pPr>
      <w:numPr>
        <w:ilvl w:val="2"/>
      </w:numPr>
      <w:outlineLvl w:val="2"/>
    </w:pPr>
    <w:rPr>
      <w:rFonts w:eastAsia="Times New Roman" w:cs="Times New Roman"/>
      <w:bCs/>
      <w:lang w:eastAsia="es-ES"/>
    </w:rPr>
  </w:style>
  <w:style w:type="paragraph" w:styleId="Heading4">
    <w:name w:val="heading 4"/>
    <w:basedOn w:val="Normal"/>
    <w:next w:val="Normal"/>
    <w:link w:val="Heading4Char"/>
    <w:uiPriority w:val="9"/>
    <w:unhideWhenUsed/>
    <w:qFormat/>
    <w:rsid w:val="00CB08B1"/>
    <w:pPr>
      <w:keepNext/>
      <w:keepLines/>
      <w:numPr>
        <w:ilvl w:val="3"/>
        <w:numId w:val="5"/>
      </w:numPr>
      <w:spacing w:before="40" w:after="0"/>
      <w:outlineLvl w:val="3"/>
    </w:pPr>
    <w:rPr>
      <w:rFonts w:eastAsia="Times New Roman" w:cs="Times New Roman"/>
      <w:b/>
      <w:i/>
      <w:iCs/>
      <w:color w:val="000000" w:themeColor="text1"/>
    </w:rPr>
  </w:style>
  <w:style w:type="paragraph" w:styleId="Heading5">
    <w:name w:val="heading 5"/>
    <w:basedOn w:val="Normal"/>
    <w:next w:val="Normal"/>
    <w:link w:val="Heading5Char"/>
    <w:uiPriority w:val="9"/>
    <w:unhideWhenUsed/>
    <w:qFormat/>
    <w:rsid w:val="00436479"/>
    <w:pPr>
      <w:keepNext/>
      <w:keepLines/>
      <w:numPr>
        <w:ilvl w:val="4"/>
        <w:numId w:val="5"/>
      </w:numPr>
      <w:spacing w:before="40" w:after="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916BCE"/>
    <w:pPr>
      <w:keepNext/>
      <w:keepLines/>
      <w:numPr>
        <w:ilvl w:val="5"/>
        <w:numId w:val="5"/>
      </w:numPr>
      <w:spacing w:before="40" w:after="0"/>
      <w:outlineLvl w:val="5"/>
    </w:pPr>
    <w:rPr>
      <w:rFonts w:ascii="Cambria" w:eastAsia="Times New Roman" w:hAnsi="Cambria" w:cs="Times New Roman"/>
      <w:color w:val="243F60"/>
    </w:rPr>
  </w:style>
  <w:style w:type="paragraph" w:styleId="Heading7">
    <w:name w:val="heading 7"/>
    <w:basedOn w:val="Normal"/>
    <w:next w:val="Normal"/>
    <w:link w:val="Heading7Char"/>
    <w:uiPriority w:val="9"/>
    <w:unhideWhenUsed/>
    <w:qFormat/>
    <w:rsid w:val="00850B5A"/>
    <w:pPr>
      <w:keepNext/>
      <w:keepLines/>
      <w:numPr>
        <w:ilvl w:val="6"/>
        <w:numId w:val="5"/>
      </w:numPr>
      <w:spacing w:before="40" w:after="0"/>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EC670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670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A254E"/>
    <w:rPr>
      <w:rFonts w:ascii="Arial" w:eastAsia="SimSun" w:hAnsi="Arial" w:cs="Arial"/>
      <w:b/>
      <w:sz w:val="24"/>
      <w:szCs w:val="24"/>
      <w:lang w:val="es-ES" w:eastAsia="en-US"/>
    </w:rPr>
  </w:style>
  <w:style w:type="paragraph" w:styleId="Subtitle">
    <w:name w:val="Subtitle"/>
    <w:basedOn w:val="Normal"/>
    <w:next w:val="Normal"/>
    <w:link w:val="SubtitleChar"/>
    <w:uiPriority w:val="11"/>
    <w:qFormat/>
    <w:rsid w:val="003D7A76"/>
    <w:pPr>
      <w:numPr>
        <w:ilvl w:val="1"/>
      </w:numPr>
      <w:spacing w:after="160" w:line="259" w:lineRule="auto"/>
      <w:ind w:firstLine="709"/>
    </w:pPr>
    <w:rPr>
      <w:rFonts w:ascii="Calibri" w:eastAsia="Times New Roman" w:hAnsi="Calibri" w:cs="Times New Roman"/>
      <w:color w:val="5A5A5A"/>
      <w:spacing w:val="15"/>
      <w:sz w:val="20"/>
      <w:szCs w:val="20"/>
    </w:rPr>
  </w:style>
  <w:style w:type="character" w:customStyle="1" w:styleId="SubtitleChar">
    <w:name w:val="Subtitle Char"/>
    <w:link w:val="Subtitle"/>
    <w:uiPriority w:val="11"/>
    <w:rsid w:val="003D7A76"/>
    <w:rPr>
      <w:rFonts w:ascii="Calibri" w:eastAsia="Times New Roman" w:hAnsi="Calibri" w:cs="Times New Roman"/>
      <w:color w:val="5A5A5A"/>
      <w:spacing w:val="15"/>
      <w:sz w:val="20"/>
      <w:szCs w:val="20"/>
    </w:rPr>
  </w:style>
  <w:style w:type="paragraph" w:customStyle="1" w:styleId="1">
    <w:name w:val="1"/>
    <w:basedOn w:val="Heading1"/>
    <w:next w:val="Normal"/>
    <w:uiPriority w:val="39"/>
    <w:unhideWhenUsed/>
    <w:qFormat/>
    <w:rsid w:val="003D7A76"/>
    <w:pPr>
      <w:outlineLvl w:val="9"/>
    </w:pPr>
  </w:style>
  <w:style w:type="character" w:customStyle="1" w:styleId="apple-converted-space">
    <w:name w:val="apple-converted-space"/>
    <w:rsid w:val="003D7A76"/>
  </w:style>
  <w:style w:type="paragraph" w:styleId="TOC1">
    <w:name w:val="toc 1"/>
    <w:basedOn w:val="Normal"/>
    <w:next w:val="Normal"/>
    <w:autoRedefine/>
    <w:uiPriority w:val="39"/>
    <w:rsid w:val="00760723"/>
    <w:pPr>
      <w:tabs>
        <w:tab w:val="left" w:pos="1100"/>
        <w:tab w:val="right" w:leader="dot" w:pos="9062"/>
      </w:tabs>
      <w:spacing w:before="360" w:after="0"/>
      <w:ind w:left="567" w:hanging="567"/>
    </w:pPr>
    <w:rPr>
      <w:rFonts w:ascii="Cambria" w:hAnsi="Cambria"/>
      <w:b/>
      <w:bCs/>
      <w:caps/>
      <w:sz w:val="24"/>
      <w:szCs w:val="24"/>
    </w:rPr>
  </w:style>
  <w:style w:type="character" w:styleId="Hyperlink">
    <w:name w:val="Hyperlink"/>
    <w:uiPriority w:val="99"/>
    <w:unhideWhenUsed/>
    <w:rsid w:val="003D7A76"/>
    <w:rPr>
      <w:color w:val="0000FF"/>
      <w:u w:val="single"/>
    </w:rPr>
  </w:style>
  <w:style w:type="character" w:customStyle="1" w:styleId="Heading2Char">
    <w:name w:val="Heading 2 Char"/>
    <w:link w:val="Heading2"/>
    <w:uiPriority w:val="9"/>
    <w:rsid w:val="00357100"/>
    <w:rPr>
      <w:rFonts w:ascii="Arial" w:eastAsia="SimSun" w:hAnsi="Arial" w:cs="Arial"/>
      <w:b/>
      <w:sz w:val="24"/>
      <w:szCs w:val="24"/>
      <w:lang w:val="es-ES" w:eastAsia="en-US"/>
    </w:rPr>
  </w:style>
  <w:style w:type="character" w:customStyle="1" w:styleId="Heading3Char">
    <w:name w:val="Heading 3 Char"/>
    <w:link w:val="Heading3"/>
    <w:uiPriority w:val="9"/>
    <w:rsid w:val="00CB08B1"/>
    <w:rPr>
      <w:rFonts w:ascii="Arial" w:eastAsia="Times New Roman" w:hAnsi="Arial"/>
      <w:b/>
      <w:bCs/>
      <w:sz w:val="24"/>
      <w:szCs w:val="24"/>
      <w:lang w:val="es-ES" w:eastAsia="es-ES"/>
    </w:rPr>
  </w:style>
  <w:style w:type="paragraph" w:styleId="TOC3">
    <w:name w:val="toc 3"/>
    <w:basedOn w:val="Normal"/>
    <w:next w:val="Normal"/>
    <w:autoRedefine/>
    <w:uiPriority w:val="39"/>
    <w:unhideWhenUsed/>
    <w:rsid w:val="00760723"/>
    <w:pPr>
      <w:tabs>
        <w:tab w:val="left" w:pos="1985"/>
        <w:tab w:val="right" w:leader="dot" w:pos="9062"/>
      </w:tabs>
      <w:spacing w:after="0"/>
      <w:ind w:left="1843" w:hanging="631"/>
    </w:pPr>
    <w:rPr>
      <w:sz w:val="20"/>
      <w:szCs w:val="20"/>
    </w:rPr>
  </w:style>
  <w:style w:type="paragraph" w:styleId="TOC2">
    <w:name w:val="toc 2"/>
    <w:basedOn w:val="Normal"/>
    <w:next w:val="Normal"/>
    <w:autoRedefine/>
    <w:uiPriority w:val="39"/>
    <w:unhideWhenUsed/>
    <w:rsid w:val="00760723"/>
    <w:pPr>
      <w:tabs>
        <w:tab w:val="left" w:pos="1320"/>
        <w:tab w:val="right" w:leader="dot" w:pos="9062"/>
      </w:tabs>
      <w:spacing w:before="240" w:after="0"/>
      <w:ind w:left="1276" w:hanging="567"/>
    </w:pPr>
    <w:rPr>
      <w:b/>
      <w:bCs/>
      <w:sz w:val="20"/>
      <w:szCs w:val="20"/>
    </w:rPr>
  </w:style>
  <w:style w:type="paragraph" w:styleId="TOC4">
    <w:name w:val="toc 4"/>
    <w:basedOn w:val="Normal"/>
    <w:next w:val="Normal"/>
    <w:autoRedefine/>
    <w:uiPriority w:val="39"/>
    <w:unhideWhenUsed/>
    <w:rsid w:val="00D523F8"/>
    <w:pPr>
      <w:spacing w:after="0"/>
      <w:ind w:left="440"/>
    </w:pPr>
    <w:rPr>
      <w:sz w:val="20"/>
      <w:szCs w:val="20"/>
    </w:rPr>
  </w:style>
  <w:style w:type="paragraph" w:styleId="TOC5">
    <w:name w:val="toc 5"/>
    <w:basedOn w:val="Normal"/>
    <w:next w:val="Normal"/>
    <w:autoRedefine/>
    <w:uiPriority w:val="39"/>
    <w:unhideWhenUsed/>
    <w:rsid w:val="00D523F8"/>
    <w:pPr>
      <w:spacing w:after="0"/>
      <w:ind w:left="660"/>
    </w:pPr>
    <w:rPr>
      <w:sz w:val="20"/>
      <w:szCs w:val="20"/>
    </w:rPr>
  </w:style>
  <w:style w:type="paragraph" w:styleId="TOC6">
    <w:name w:val="toc 6"/>
    <w:basedOn w:val="Normal"/>
    <w:next w:val="Normal"/>
    <w:autoRedefine/>
    <w:uiPriority w:val="39"/>
    <w:unhideWhenUsed/>
    <w:rsid w:val="00D523F8"/>
    <w:pPr>
      <w:spacing w:after="0"/>
      <w:ind w:left="880"/>
    </w:pPr>
    <w:rPr>
      <w:sz w:val="20"/>
      <w:szCs w:val="20"/>
    </w:rPr>
  </w:style>
  <w:style w:type="paragraph" w:styleId="TOC7">
    <w:name w:val="toc 7"/>
    <w:basedOn w:val="Normal"/>
    <w:next w:val="Normal"/>
    <w:autoRedefine/>
    <w:uiPriority w:val="39"/>
    <w:unhideWhenUsed/>
    <w:rsid w:val="00D523F8"/>
    <w:pPr>
      <w:spacing w:after="0"/>
      <w:ind w:left="1100"/>
    </w:pPr>
    <w:rPr>
      <w:sz w:val="20"/>
      <w:szCs w:val="20"/>
    </w:rPr>
  </w:style>
  <w:style w:type="paragraph" w:styleId="TOC8">
    <w:name w:val="toc 8"/>
    <w:basedOn w:val="Normal"/>
    <w:next w:val="Normal"/>
    <w:autoRedefine/>
    <w:uiPriority w:val="39"/>
    <w:unhideWhenUsed/>
    <w:rsid w:val="00D523F8"/>
    <w:pPr>
      <w:spacing w:after="0"/>
      <w:ind w:left="1320"/>
    </w:pPr>
    <w:rPr>
      <w:sz w:val="20"/>
      <w:szCs w:val="20"/>
    </w:rPr>
  </w:style>
  <w:style w:type="paragraph" w:styleId="TOC9">
    <w:name w:val="toc 9"/>
    <w:basedOn w:val="Normal"/>
    <w:next w:val="Normal"/>
    <w:autoRedefine/>
    <w:uiPriority w:val="39"/>
    <w:unhideWhenUsed/>
    <w:rsid w:val="00D523F8"/>
    <w:pPr>
      <w:spacing w:after="0"/>
      <w:ind w:left="1540"/>
    </w:pPr>
    <w:rPr>
      <w:sz w:val="20"/>
      <w:szCs w:val="20"/>
    </w:rPr>
  </w:style>
  <w:style w:type="paragraph" w:styleId="Title">
    <w:name w:val="Title"/>
    <w:basedOn w:val="Normal"/>
    <w:next w:val="Normal"/>
    <w:link w:val="TitleChar"/>
    <w:uiPriority w:val="10"/>
    <w:qFormat/>
    <w:rsid w:val="00D523F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link w:val="Title"/>
    <w:uiPriority w:val="10"/>
    <w:rsid w:val="00D523F8"/>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D523F8"/>
    <w:pPr>
      <w:tabs>
        <w:tab w:val="center" w:pos="4419"/>
        <w:tab w:val="right" w:pos="8838"/>
      </w:tabs>
      <w:spacing w:after="0" w:line="240" w:lineRule="auto"/>
    </w:pPr>
  </w:style>
  <w:style w:type="character" w:customStyle="1" w:styleId="HeaderChar">
    <w:name w:val="Header Char"/>
    <w:basedOn w:val="DefaultParagraphFont"/>
    <w:link w:val="Header"/>
    <w:uiPriority w:val="99"/>
    <w:rsid w:val="00D523F8"/>
  </w:style>
  <w:style w:type="paragraph" w:styleId="Footer">
    <w:name w:val="footer"/>
    <w:basedOn w:val="Normal"/>
    <w:link w:val="FooterChar"/>
    <w:uiPriority w:val="99"/>
    <w:unhideWhenUsed/>
    <w:rsid w:val="00D523F8"/>
    <w:pPr>
      <w:tabs>
        <w:tab w:val="center" w:pos="4419"/>
        <w:tab w:val="right" w:pos="8838"/>
      </w:tabs>
      <w:spacing w:after="0" w:line="240" w:lineRule="auto"/>
    </w:pPr>
  </w:style>
  <w:style w:type="character" w:customStyle="1" w:styleId="FooterChar">
    <w:name w:val="Footer Char"/>
    <w:basedOn w:val="DefaultParagraphFont"/>
    <w:link w:val="Footer"/>
    <w:uiPriority w:val="99"/>
    <w:rsid w:val="00D523F8"/>
  </w:style>
  <w:style w:type="paragraph" w:styleId="ListParagraph">
    <w:name w:val="List Paragraph"/>
    <w:basedOn w:val="Normal"/>
    <w:uiPriority w:val="34"/>
    <w:qFormat/>
    <w:rsid w:val="006A7D4E"/>
    <w:pPr>
      <w:numPr>
        <w:numId w:val="6"/>
      </w:numPr>
      <w:contextualSpacing/>
    </w:pPr>
  </w:style>
  <w:style w:type="paragraph" w:styleId="NormalWeb">
    <w:name w:val="Normal (Web)"/>
    <w:basedOn w:val="Normal"/>
    <w:uiPriority w:val="99"/>
    <w:unhideWhenUsed/>
    <w:rsid w:val="0010773C"/>
    <w:pPr>
      <w:spacing w:before="100" w:beforeAutospacing="1" w:after="100" w:afterAutospacing="1" w:line="240" w:lineRule="auto"/>
    </w:pPr>
    <w:rPr>
      <w:rFonts w:cs="Times New Roman"/>
      <w:sz w:val="24"/>
      <w:szCs w:val="24"/>
      <w:lang w:val="es-ES_tradnl" w:eastAsia="es-ES_tradnl"/>
    </w:rPr>
  </w:style>
  <w:style w:type="paragraph" w:styleId="FootnoteText">
    <w:name w:val="footnote text"/>
    <w:basedOn w:val="Normal"/>
    <w:link w:val="FootnoteTextChar"/>
    <w:uiPriority w:val="99"/>
    <w:unhideWhenUsed/>
    <w:rsid w:val="0010773C"/>
    <w:pPr>
      <w:spacing w:after="0" w:line="240" w:lineRule="auto"/>
    </w:pPr>
    <w:rPr>
      <w:noProof/>
      <w:sz w:val="24"/>
      <w:szCs w:val="24"/>
      <w:lang w:val="es-ES_tradnl"/>
    </w:rPr>
  </w:style>
  <w:style w:type="character" w:customStyle="1" w:styleId="FootnoteTextChar">
    <w:name w:val="Footnote Text Char"/>
    <w:link w:val="FootnoteText"/>
    <w:uiPriority w:val="99"/>
    <w:rsid w:val="0010773C"/>
    <w:rPr>
      <w:noProof/>
      <w:sz w:val="24"/>
      <w:szCs w:val="24"/>
      <w:lang w:val="es-ES_tradnl"/>
    </w:rPr>
  </w:style>
  <w:style w:type="character" w:styleId="FootnoteReference">
    <w:name w:val="footnote reference"/>
    <w:uiPriority w:val="99"/>
    <w:unhideWhenUsed/>
    <w:rsid w:val="0010773C"/>
    <w:rPr>
      <w:vertAlign w:val="superscript"/>
    </w:rPr>
  </w:style>
  <w:style w:type="character" w:customStyle="1" w:styleId="Heading4Char">
    <w:name w:val="Heading 4 Char"/>
    <w:link w:val="Heading4"/>
    <w:uiPriority w:val="9"/>
    <w:rsid w:val="00CB08B1"/>
    <w:rPr>
      <w:rFonts w:ascii="Arial" w:eastAsia="Times New Roman" w:hAnsi="Arial"/>
      <w:b/>
      <w:i/>
      <w:iCs/>
      <w:color w:val="000000" w:themeColor="text1"/>
      <w:sz w:val="22"/>
      <w:szCs w:val="22"/>
      <w:lang w:val="es-ES" w:eastAsia="en-US"/>
    </w:rPr>
  </w:style>
  <w:style w:type="character" w:styleId="SubtleEmphasis">
    <w:name w:val="Subtle Emphasis"/>
    <w:uiPriority w:val="19"/>
    <w:qFormat/>
    <w:rsid w:val="00CA3E35"/>
    <w:rPr>
      <w:i/>
      <w:iCs/>
      <w:color w:val="404040"/>
    </w:rPr>
  </w:style>
  <w:style w:type="character" w:customStyle="1" w:styleId="Heading5Char">
    <w:name w:val="Heading 5 Char"/>
    <w:link w:val="Heading5"/>
    <w:uiPriority w:val="9"/>
    <w:rsid w:val="00436479"/>
    <w:rPr>
      <w:rFonts w:ascii="Cambria" w:eastAsia="Times New Roman" w:hAnsi="Cambria"/>
      <w:color w:val="365F91"/>
      <w:sz w:val="22"/>
      <w:szCs w:val="22"/>
      <w:lang w:val="es-ES" w:eastAsia="en-US"/>
    </w:rPr>
  </w:style>
  <w:style w:type="character" w:customStyle="1" w:styleId="Heading6Char">
    <w:name w:val="Heading 6 Char"/>
    <w:link w:val="Heading6"/>
    <w:uiPriority w:val="9"/>
    <w:rsid w:val="00916BCE"/>
    <w:rPr>
      <w:rFonts w:ascii="Cambria" w:eastAsia="Times New Roman" w:hAnsi="Cambria"/>
      <w:color w:val="243F60"/>
      <w:sz w:val="22"/>
      <w:szCs w:val="22"/>
      <w:lang w:val="es-ES" w:eastAsia="en-US"/>
    </w:rPr>
  </w:style>
  <w:style w:type="character" w:customStyle="1" w:styleId="Heading7Char">
    <w:name w:val="Heading 7 Char"/>
    <w:link w:val="Heading7"/>
    <w:uiPriority w:val="9"/>
    <w:rsid w:val="00850B5A"/>
    <w:rPr>
      <w:rFonts w:ascii="Cambria" w:eastAsia="Times New Roman" w:hAnsi="Cambria"/>
      <w:i/>
      <w:iCs/>
      <w:color w:val="243F60"/>
      <w:sz w:val="22"/>
      <w:szCs w:val="22"/>
      <w:lang w:val="es-ES" w:eastAsia="en-US"/>
    </w:rPr>
  </w:style>
  <w:style w:type="paragraph" w:styleId="NoSpacing">
    <w:name w:val="No Spacing"/>
    <w:uiPriority w:val="1"/>
    <w:qFormat/>
    <w:rsid w:val="007C2F72"/>
    <w:rPr>
      <w:rFonts w:ascii="Times New Roman" w:hAnsi="Times New Roman"/>
      <w:sz w:val="24"/>
      <w:szCs w:val="24"/>
      <w:lang w:val="es-ES_tradnl" w:eastAsia="es-ES_tradnl"/>
    </w:rPr>
  </w:style>
  <w:style w:type="character" w:customStyle="1" w:styleId="normaltextrun">
    <w:name w:val="normaltextrun"/>
    <w:basedOn w:val="DefaultParagraphFont"/>
    <w:rsid w:val="00E76C9D"/>
  </w:style>
  <w:style w:type="character" w:customStyle="1" w:styleId="eop">
    <w:name w:val="eop"/>
    <w:basedOn w:val="DefaultParagraphFont"/>
    <w:rsid w:val="00E76C9D"/>
  </w:style>
  <w:style w:type="character" w:customStyle="1" w:styleId="spellingerror">
    <w:name w:val="spellingerror"/>
    <w:basedOn w:val="DefaultParagraphFont"/>
    <w:rsid w:val="00E76C9D"/>
  </w:style>
  <w:style w:type="table" w:customStyle="1" w:styleId="Tabladecuadrcula2-nfasis11">
    <w:name w:val="Tabla de cuadrícula 2 - Énfasis 11"/>
    <w:basedOn w:val="TableNormal"/>
    <w:uiPriority w:val="47"/>
    <w:rsid w:val="00E76C9D"/>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eGrid">
    <w:name w:val="Table Grid"/>
    <w:basedOn w:val="TableNormal"/>
    <w:uiPriority w:val="3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unhideWhenUsed/>
    <w:rsid w:val="00CD25C2"/>
    <w:pPr>
      <w:spacing w:after="0" w:line="240" w:lineRule="auto"/>
    </w:pPr>
    <w:rPr>
      <w:sz w:val="20"/>
      <w:szCs w:val="20"/>
    </w:rPr>
  </w:style>
  <w:style w:type="character" w:customStyle="1" w:styleId="EndnoteTextChar">
    <w:name w:val="Endnote Text Char"/>
    <w:link w:val="EndnoteText"/>
    <w:uiPriority w:val="99"/>
    <w:rsid w:val="00CD25C2"/>
    <w:rPr>
      <w:sz w:val="20"/>
      <w:szCs w:val="20"/>
    </w:rPr>
  </w:style>
  <w:style w:type="character" w:styleId="EndnoteReference">
    <w:name w:val="endnote reference"/>
    <w:uiPriority w:val="99"/>
    <w:unhideWhenUsed/>
    <w:rsid w:val="00CD25C2"/>
    <w:rPr>
      <w:vertAlign w:val="superscript"/>
    </w:rPr>
  </w:style>
  <w:style w:type="character" w:styleId="FollowedHyperlink">
    <w:name w:val="FollowedHyperlink"/>
    <w:uiPriority w:val="99"/>
    <w:semiHidden/>
    <w:unhideWhenUsed/>
    <w:rsid w:val="004617E7"/>
    <w:rPr>
      <w:color w:val="800080"/>
      <w:u w:val="single"/>
    </w:rPr>
  </w:style>
  <w:style w:type="paragraph" w:styleId="Bibliography">
    <w:name w:val="Bibliography"/>
    <w:basedOn w:val="Normal"/>
    <w:next w:val="Normal"/>
    <w:uiPriority w:val="37"/>
    <w:unhideWhenUsed/>
    <w:rsid w:val="001E2F3D"/>
  </w:style>
  <w:style w:type="character" w:styleId="CommentReference">
    <w:name w:val="annotation reference"/>
    <w:uiPriority w:val="99"/>
    <w:semiHidden/>
    <w:unhideWhenUsed/>
    <w:rsid w:val="004E6DB8"/>
    <w:rPr>
      <w:sz w:val="16"/>
      <w:szCs w:val="16"/>
    </w:rPr>
  </w:style>
  <w:style w:type="paragraph" w:styleId="CommentText">
    <w:name w:val="annotation text"/>
    <w:basedOn w:val="Normal"/>
    <w:link w:val="CommentTextChar"/>
    <w:uiPriority w:val="99"/>
    <w:unhideWhenUsed/>
    <w:rsid w:val="004E6DB8"/>
    <w:pPr>
      <w:spacing w:line="240" w:lineRule="auto"/>
    </w:pPr>
    <w:rPr>
      <w:sz w:val="20"/>
      <w:szCs w:val="20"/>
    </w:rPr>
  </w:style>
  <w:style w:type="character" w:customStyle="1" w:styleId="CommentTextChar">
    <w:name w:val="Comment Text Char"/>
    <w:link w:val="CommentText"/>
    <w:uiPriority w:val="99"/>
    <w:rsid w:val="004E6DB8"/>
    <w:rPr>
      <w:sz w:val="20"/>
      <w:szCs w:val="20"/>
    </w:rPr>
  </w:style>
  <w:style w:type="paragraph" w:styleId="CommentSubject">
    <w:name w:val="annotation subject"/>
    <w:basedOn w:val="CommentText"/>
    <w:next w:val="CommentText"/>
    <w:link w:val="CommentSubjectChar"/>
    <w:uiPriority w:val="99"/>
    <w:semiHidden/>
    <w:unhideWhenUsed/>
    <w:rsid w:val="004E6DB8"/>
    <w:rPr>
      <w:b/>
      <w:bCs/>
    </w:rPr>
  </w:style>
  <w:style w:type="character" w:customStyle="1" w:styleId="CommentSubjectChar">
    <w:name w:val="Comment Subject Char"/>
    <w:link w:val="CommentSubject"/>
    <w:uiPriority w:val="99"/>
    <w:semiHidden/>
    <w:rsid w:val="004E6DB8"/>
    <w:rPr>
      <w:b/>
      <w:bCs/>
      <w:sz w:val="20"/>
      <w:szCs w:val="20"/>
    </w:rPr>
  </w:style>
  <w:style w:type="paragraph" w:styleId="BalloonText">
    <w:name w:val="Balloon Text"/>
    <w:basedOn w:val="Normal"/>
    <w:link w:val="BalloonTextChar"/>
    <w:uiPriority w:val="99"/>
    <w:semiHidden/>
    <w:unhideWhenUsed/>
    <w:rsid w:val="004E6DB8"/>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E6DB8"/>
    <w:rPr>
      <w:rFonts w:ascii="Segoe UI" w:hAnsi="Segoe UI" w:cs="Segoe UI"/>
      <w:sz w:val="18"/>
      <w:szCs w:val="18"/>
    </w:rPr>
  </w:style>
  <w:style w:type="table" w:customStyle="1" w:styleId="Tabladecuadrcula1clara-nfasis11">
    <w:name w:val="Tabla de cuadrícula 1 clara - Énfasis 11"/>
    <w:basedOn w:val="TableNormal"/>
    <w:uiPriority w:val="46"/>
    <w:rsid w:val="005B66D5"/>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decuadrcula4-nfasis11">
    <w:name w:val="Tabla de cuadrícula 4 - Énfasis 11"/>
    <w:basedOn w:val="TableNormal"/>
    <w:uiPriority w:val="49"/>
    <w:rsid w:val="0035763F"/>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Epgrafe1">
    <w:name w:val="Epígrafe1"/>
    <w:basedOn w:val="Normal"/>
    <w:next w:val="Normal"/>
    <w:uiPriority w:val="35"/>
    <w:unhideWhenUsed/>
    <w:qFormat/>
    <w:rsid w:val="00B46F55"/>
    <w:pPr>
      <w:spacing w:line="240" w:lineRule="auto"/>
      <w:jc w:val="center"/>
    </w:pPr>
    <w:rPr>
      <w:i/>
      <w:iCs/>
      <w:color w:val="1F497D"/>
      <w:sz w:val="18"/>
      <w:szCs w:val="18"/>
    </w:rPr>
  </w:style>
  <w:style w:type="table" w:customStyle="1" w:styleId="Tabladecuadrcula6concolores-nfasis11">
    <w:name w:val="Tabla de cuadrícula 6 con colores - Énfasis 11"/>
    <w:basedOn w:val="TableNormal"/>
    <w:uiPriority w:val="51"/>
    <w:rsid w:val="00C7503D"/>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normal11">
    <w:name w:val="Tabla normal 11"/>
    <w:basedOn w:val="TableNormal"/>
    <w:uiPriority w:val="41"/>
    <w:rsid w:val="00C7503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Quote">
    <w:name w:val="Quote"/>
    <w:basedOn w:val="Heading4"/>
    <w:next w:val="Normal"/>
    <w:link w:val="QuoteChar"/>
    <w:uiPriority w:val="29"/>
    <w:qFormat/>
    <w:rsid w:val="008D0C9C"/>
    <w:pPr>
      <w:spacing w:before="0" w:line="360" w:lineRule="atLeast"/>
    </w:pPr>
    <w:rPr>
      <w:rFonts w:cs="Arial"/>
      <w:color w:val="000000"/>
    </w:rPr>
  </w:style>
  <w:style w:type="character" w:customStyle="1" w:styleId="QuoteChar">
    <w:name w:val="Quote Char"/>
    <w:link w:val="Quote"/>
    <w:uiPriority w:val="29"/>
    <w:rsid w:val="008D0C9C"/>
    <w:rPr>
      <w:rFonts w:ascii="Arial" w:eastAsia="Times New Roman" w:hAnsi="Arial" w:cs="Arial"/>
      <w:b/>
      <w:i/>
      <w:iCs/>
      <w:color w:val="000000"/>
      <w:sz w:val="22"/>
      <w:szCs w:val="22"/>
      <w:lang w:val="es-ES" w:eastAsia="en-US"/>
    </w:rPr>
  </w:style>
  <w:style w:type="table" w:customStyle="1" w:styleId="Tabladecuadrcula1clara-nfasis12">
    <w:name w:val="Tabla de cuadrícula 1 clara - Énfasis 12"/>
    <w:basedOn w:val="TableNormal"/>
    <w:uiPriority w:val="46"/>
    <w:rsid w:val="005E5887"/>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AF7E64"/>
    <w:pPr>
      <w:spacing w:after="0"/>
    </w:pPr>
  </w:style>
  <w:style w:type="character" w:styleId="PlaceholderText">
    <w:name w:val="Placeholder Text"/>
    <w:uiPriority w:val="99"/>
    <w:semiHidden/>
    <w:rsid w:val="00354A46"/>
    <w:rPr>
      <w:color w:val="808080"/>
    </w:rPr>
  </w:style>
  <w:style w:type="character" w:customStyle="1" w:styleId="Mencionar1">
    <w:name w:val="Mencionar1"/>
    <w:uiPriority w:val="99"/>
    <w:rsid w:val="00DF7AD9"/>
    <w:rPr>
      <w:color w:val="2B579A"/>
      <w:shd w:val="clear" w:color="auto" w:fill="E6E6E6"/>
    </w:rPr>
  </w:style>
  <w:style w:type="character" w:customStyle="1" w:styleId="Mencinsinresolver1">
    <w:name w:val="Mención sin resolver1"/>
    <w:uiPriority w:val="99"/>
    <w:semiHidden/>
    <w:unhideWhenUsed/>
    <w:rsid w:val="00AE55B2"/>
    <w:rPr>
      <w:color w:val="808080"/>
      <w:shd w:val="clear" w:color="auto" w:fill="E6E6E6"/>
    </w:rPr>
  </w:style>
  <w:style w:type="table" w:customStyle="1" w:styleId="Tabladecuadrcula4-nfasis51">
    <w:name w:val="Tabla de cuadrícula 4 - Énfasis 51"/>
    <w:basedOn w:val="TableNormal"/>
    <w:uiPriority w:val="49"/>
    <w:rsid w:val="0086251F"/>
    <w:rPr>
      <w:lang w:val="es-E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styleId="Emphasis">
    <w:name w:val="Emphasis"/>
    <w:uiPriority w:val="20"/>
    <w:qFormat/>
    <w:rsid w:val="002C1DE7"/>
    <w:rPr>
      <w:i/>
      <w:iCs/>
    </w:rPr>
  </w:style>
  <w:style w:type="character" w:styleId="HTMLCite">
    <w:name w:val="HTML Cite"/>
    <w:uiPriority w:val="99"/>
    <w:semiHidden/>
    <w:unhideWhenUsed/>
    <w:rsid w:val="00742A57"/>
    <w:rPr>
      <w:i/>
      <w:iCs/>
    </w:rPr>
  </w:style>
  <w:style w:type="paragraph" w:styleId="Revision">
    <w:name w:val="Revision"/>
    <w:hidden/>
    <w:uiPriority w:val="99"/>
    <w:semiHidden/>
    <w:rsid w:val="007D7C59"/>
    <w:rPr>
      <w:rFonts w:ascii="Arial" w:hAnsi="Arial" w:cs="Arial"/>
      <w:sz w:val="22"/>
      <w:szCs w:val="22"/>
      <w:lang w:val="es-ES" w:eastAsia="en-US"/>
    </w:rPr>
  </w:style>
  <w:style w:type="character" w:styleId="Strong">
    <w:name w:val="Strong"/>
    <w:basedOn w:val="DefaultParagraphFont"/>
    <w:uiPriority w:val="22"/>
    <w:qFormat/>
    <w:rsid w:val="00C55011"/>
    <w:rPr>
      <w:b/>
      <w:bCs/>
    </w:rPr>
  </w:style>
  <w:style w:type="character" w:customStyle="1" w:styleId="Heading8Char">
    <w:name w:val="Heading 8 Char"/>
    <w:basedOn w:val="DefaultParagraphFont"/>
    <w:link w:val="Heading8"/>
    <w:uiPriority w:val="9"/>
    <w:semiHidden/>
    <w:rsid w:val="00EC6703"/>
    <w:rPr>
      <w:rFonts w:asciiTheme="majorHAnsi" w:eastAsiaTheme="majorEastAsia" w:hAnsiTheme="majorHAnsi" w:cstheme="majorBidi"/>
      <w:color w:val="404040" w:themeColor="text1" w:themeTint="BF"/>
      <w:lang w:val="es-ES" w:eastAsia="en-US"/>
    </w:rPr>
  </w:style>
  <w:style w:type="character" w:customStyle="1" w:styleId="Heading9Char">
    <w:name w:val="Heading 9 Char"/>
    <w:basedOn w:val="DefaultParagraphFont"/>
    <w:link w:val="Heading9"/>
    <w:uiPriority w:val="9"/>
    <w:semiHidden/>
    <w:rsid w:val="00EC6703"/>
    <w:rPr>
      <w:rFonts w:asciiTheme="majorHAnsi" w:eastAsiaTheme="majorEastAsia" w:hAnsiTheme="majorHAnsi" w:cstheme="majorBidi"/>
      <w:i/>
      <w:iCs/>
      <w:color w:val="404040" w:themeColor="text1" w:themeTint="BF"/>
      <w:lang w:val="es-ES" w:eastAsia="en-US"/>
    </w:rPr>
  </w:style>
  <w:style w:type="table" w:styleId="LightList-Accent5">
    <w:name w:val="Light List Accent 5"/>
    <w:basedOn w:val="TableNormal"/>
    <w:uiPriority w:val="61"/>
    <w:rsid w:val="00B46F55"/>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customStyle="1" w:styleId="Textocontenidoentabla">
    <w:name w:val="Texto contenido en tabla"/>
    <w:basedOn w:val="Normal"/>
    <w:link w:val="TextocontenidoentablaCar"/>
    <w:qFormat/>
    <w:rsid w:val="00EA42D0"/>
    <w:pPr>
      <w:spacing w:before="60" w:after="60" w:line="240" w:lineRule="auto"/>
      <w:ind w:firstLine="0"/>
    </w:pPr>
    <w:rPr>
      <w:lang w:eastAsia="es-AR"/>
    </w:rPr>
  </w:style>
  <w:style w:type="paragraph" w:customStyle="1" w:styleId="listasinvieta">
    <w:name w:val="lista sin viñeta"/>
    <w:basedOn w:val="Normal"/>
    <w:link w:val="listasinvietaCar"/>
    <w:qFormat/>
    <w:rsid w:val="006A7D4E"/>
    <w:pPr>
      <w:ind w:left="709" w:firstLine="0"/>
    </w:pPr>
  </w:style>
  <w:style w:type="character" w:customStyle="1" w:styleId="TextocontenidoentablaCar">
    <w:name w:val="Texto contenido en tabla Car"/>
    <w:basedOn w:val="DefaultParagraphFont"/>
    <w:link w:val="Textocontenidoentabla"/>
    <w:rsid w:val="00EA42D0"/>
    <w:rPr>
      <w:rFonts w:ascii="Arial" w:hAnsi="Arial" w:cs="Arial"/>
      <w:sz w:val="22"/>
      <w:szCs w:val="22"/>
      <w:lang w:val="es-ES"/>
    </w:rPr>
  </w:style>
  <w:style w:type="paragraph" w:customStyle="1" w:styleId="Normalsinsangra">
    <w:name w:val="Normal sin sangría"/>
    <w:basedOn w:val="Normal"/>
    <w:link w:val="NormalsinsangraCar"/>
    <w:qFormat/>
    <w:rsid w:val="006A7D4E"/>
    <w:pPr>
      <w:ind w:firstLine="0"/>
    </w:pPr>
  </w:style>
  <w:style w:type="character" w:customStyle="1" w:styleId="listasinvietaCar">
    <w:name w:val="lista sin viñeta Car"/>
    <w:basedOn w:val="DefaultParagraphFont"/>
    <w:link w:val="listasinvieta"/>
    <w:rsid w:val="006A7D4E"/>
    <w:rPr>
      <w:rFonts w:ascii="Arial" w:hAnsi="Arial" w:cs="Arial"/>
      <w:sz w:val="22"/>
      <w:szCs w:val="22"/>
      <w:lang w:val="es-ES" w:eastAsia="en-US"/>
    </w:rPr>
  </w:style>
  <w:style w:type="character" w:customStyle="1" w:styleId="NormalsinsangraCar">
    <w:name w:val="Normal sin sangría Car"/>
    <w:basedOn w:val="DefaultParagraphFont"/>
    <w:link w:val="Normalsinsangra"/>
    <w:rsid w:val="006A7D4E"/>
    <w:rPr>
      <w:rFonts w:ascii="Arial" w:hAnsi="Arial" w:cs="Arial"/>
      <w:sz w:val="22"/>
      <w:szCs w:val="22"/>
      <w:lang w:val="es-ES" w:eastAsia="en-US"/>
    </w:rPr>
  </w:style>
  <w:style w:type="paragraph" w:styleId="Caption">
    <w:name w:val="caption"/>
    <w:basedOn w:val="Normal"/>
    <w:next w:val="Normal"/>
    <w:uiPriority w:val="35"/>
    <w:unhideWhenUsed/>
    <w:qFormat/>
    <w:rsid w:val="009A622E"/>
    <w:pPr>
      <w:spacing w:after="200" w:line="240" w:lineRule="auto"/>
    </w:pPr>
    <w:rPr>
      <w:i/>
      <w:iCs/>
      <w:color w:val="44546A" w:themeColor="text2"/>
      <w:sz w:val="18"/>
      <w:szCs w:val="18"/>
    </w:rPr>
  </w:style>
  <w:style w:type="table" w:customStyle="1" w:styleId="Tabladecuadrcula5oscura-nfasis11">
    <w:name w:val="Tabla de cuadrícula 5 oscura - Énfasis 11"/>
    <w:basedOn w:val="TableNormal"/>
    <w:uiPriority w:val="50"/>
    <w:rsid w:val="00A85B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normal51">
    <w:name w:val="Tabla normal 51"/>
    <w:basedOn w:val="TableNormal"/>
    <w:uiPriority w:val="45"/>
    <w:rsid w:val="003A6626"/>
    <w:rPr>
      <w:rFonts w:asciiTheme="minorHAnsi" w:eastAsiaTheme="minorHAnsi" w:hAnsiTheme="minorHAnsi" w:cstheme="minorBidi"/>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21">
    <w:name w:val="Tabla normal 21"/>
    <w:basedOn w:val="TableNormal"/>
    <w:uiPriority w:val="42"/>
    <w:rsid w:val="000647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amedia11">
    <w:name w:val="Lista media 11"/>
    <w:basedOn w:val="TableNormal"/>
    <w:uiPriority w:val="65"/>
    <w:rsid w:val="000E031F"/>
    <w:rPr>
      <w:rFonts w:asciiTheme="minorHAnsi" w:eastAsiaTheme="minorHAnsi" w:hAnsiTheme="minorHAnsi" w:cstheme="minorBidi"/>
      <w:color w:val="000000" w:themeColor="text1"/>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we-math-mathml-inline">
    <w:name w:val="mwe-math-mathml-inline"/>
    <w:basedOn w:val="DefaultParagraphFont"/>
    <w:rsid w:val="0074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894">
      <w:bodyDiv w:val="1"/>
      <w:marLeft w:val="0"/>
      <w:marRight w:val="0"/>
      <w:marTop w:val="0"/>
      <w:marBottom w:val="0"/>
      <w:divBdr>
        <w:top w:val="none" w:sz="0" w:space="0" w:color="auto"/>
        <w:left w:val="none" w:sz="0" w:space="0" w:color="auto"/>
        <w:bottom w:val="none" w:sz="0" w:space="0" w:color="auto"/>
        <w:right w:val="none" w:sz="0" w:space="0" w:color="auto"/>
      </w:divBdr>
    </w:div>
    <w:div w:id="14308911">
      <w:bodyDiv w:val="1"/>
      <w:marLeft w:val="0"/>
      <w:marRight w:val="0"/>
      <w:marTop w:val="0"/>
      <w:marBottom w:val="0"/>
      <w:divBdr>
        <w:top w:val="none" w:sz="0" w:space="0" w:color="auto"/>
        <w:left w:val="none" w:sz="0" w:space="0" w:color="auto"/>
        <w:bottom w:val="none" w:sz="0" w:space="0" w:color="auto"/>
        <w:right w:val="none" w:sz="0" w:space="0" w:color="auto"/>
      </w:divBdr>
    </w:div>
    <w:div w:id="17198000">
      <w:bodyDiv w:val="1"/>
      <w:marLeft w:val="0"/>
      <w:marRight w:val="0"/>
      <w:marTop w:val="0"/>
      <w:marBottom w:val="0"/>
      <w:divBdr>
        <w:top w:val="none" w:sz="0" w:space="0" w:color="auto"/>
        <w:left w:val="none" w:sz="0" w:space="0" w:color="auto"/>
        <w:bottom w:val="none" w:sz="0" w:space="0" w:color="auto"/>
        <w:right w:val="none" w:sz="0" w:space="0" w:color="auto"/>
      </w:divBdr>
    </w:div>
    <w:div w:id="17774823">
      <w:bodyDiv w:val="1"/>
      <w:marLeft w:val="0"/>
      <w:marRight w:val="0"/>
      <w:marTop w:val="0"/>
      <w:marBottom w:val="0"/>
      <w:divBdr>
        <w:top w:val="none" w:sz="0" w:space="0" w:color="auto"/>
        <w:left w:val="none" w:sz="0" w:space="0" w:color="auto"/>
        <w:bottom w:val="none" w:sz="0" w:space="0" w:color="auto"/>
        <w:right w:val="none" w:sz="0" w:space="0" w:color="auto"/>
      </w:divBdr>
    </w:div>
    <w:div w:id="42751338">
      <w:bodyDiv w:val="1"/>
      <w:marLeft w:val="0"/>
      <w:marRight w:val="0"/>
      <w:marTop w:val="0"/>
      <w:marBottom w:val="0"/>
      <w:divBdr>
        <w:top w:val="none" w:sz="0" w:space="0" w:color="auto"/>
        <w:left w:val="none" w:sz="0" w:space="0" w:color="auto"/>
        <w:bottom w:val="none" w:sz="0" w:space="0" w:color="auto"/>
        <w:right w:val="none" w:sz="0" w:space="0" w:color="auto"/>
      </w:divBdr>
    </w:div>
    <w:div w:id="42946753">
      <w:bodyDiv w:val="1"/>
      <w:marLeft w:val="0"/>
      <w:marRight w:val="0"/>
      <w:marTop w:val="0"/>
      <w:marBottom w:val="0"/>
      <w:divBdr>
        <w:top w:val="none" w:sz="0" w:space="0" w:color="auto"/>
        <w:left w:val="none" w:sz="0" w:space="0" w:color="auto"/>
        <w:bottom w:val="none" w:sz="0" w:space="0" w:color="auto"/>
        <w:right w:val="none" w:sz="0" w:space="0" w:color="auto"/>
      </w:divBdr>
    </w:div>
    <w:div w:id="44722964">
      <w:bodyDiv w:val="1"/>
      <w:marLeft w:val="0"/>
      <w:marRight w:val="0"/>
      <w:marTop w:val="0"/>
      <w:marBottom w:val="0"/>
      <w:divBdr>
        <w:top w:val="none" w:sz="0" w:space="0" w:color="auto"/>
        <w:left w:val="none" w:sz="0" w:space="0" w:color="auto"/>
        <w:bottom w:val="none" w:sz="0" w:space="0" w:color="auto"/>
        <w:right w:val="none" w:sz="0" w:space="0" w:color="auto"/>
      </w:divBdr>
    </w:div>
    <w:div w:id="51193333">
      <w:bodyDiv w:val="1"/>
      <w:marLeft w:val="0"/>
      <w:marRight w:val="0"/>
      <w:marTop w:val="0"/>
      <w:marBottom w:val="0"/>
      <w:divBdr>
        <w:top w:val="none" w:sz="0" w:space="0" w:color="auto"/>
        <w:left w:val="none" w:sz="0" w:space="0" w:color="auto"/>
        <w:bottom w:val="none" w:sz="0" w:space="0" w:color="auto"/>
        <w:right w:val="none" w:sz="0" w:space="0" w:color="auto"/>
      </w:divBdr>
    </w:div>
    <w:div w:id="56519737">
      <w:bodyDiv w:val="1"/>
      <w:marLeft w:val="0"/>
      <w:marRight w:val="0"/>
      <w:marTop w:val="0"/>
      <w:marBottom w:val="0"/>
      <w:divBdr>
        <w:top w:val="none" w:sz="0" w:space="0" w:color="auto"/>
        <w:left w:val="none" w:sz="0" w:space="0" w:color="auto"/>
        <w:bottom w:val="none" w:sz="0" w:space="0" w:color="auto"/>
        <w:right w:val="none" w:sz="0" w:space="0" w:color="auto"/>
      </w:divBdr>
    </w:div>
    <w:div w:id="67387554">
      <w:bodyDiv w:val="1"/>
      <w:marLeft w:val="0"/>
      <w:marRight w:val="0"/>
      <w:marTop w:val="0"/>
      <w:marBottom w:val="0"/>
      <w:divBdr>
        <w:top w:val="none" w:sz="0" w:space="0" w:color="auto"/>
        <w:left w:val="none" w:sz="0" w:space="0" w:color="auto"/>
        <w:bottom w:val="none" w:sz="0" w:space="0" w:color="auto"/>
        <w:right w:val="none" w:sz="0" w:space="0" w:color="auto"/>
      </w:divBdr>
    </w:div>
    <w:div w:id="70663238">
      <w:bodyDiv w:val="1"/>
      <w:marLeft w:val="0"/>
      <w:marRight w:val="0"/>
      <w:marTop w:val="0"/>
      <w:marBottom w:val="0"/>
      <w:divBdr>
        <w:top w:val="none" w:sz="0" w:space="0" w:color="auto"/>
        <w:left w:val="none" w:sz="0" w:space="0" w:color="auto"/>
        <w:bottom w:val="none" w:sz="0" w:space="0" w:color="auto"/>
        <w:right w:val="none" w:sz="0" w:space="0" w:color="auto"/>
      </w:divBdr>
    </w:div>
    <w:div w:id="74254926">
      <w:bodyDiv w:val="1"/>
      <w:marLeft w:val="0"/>
      <w:marRight w:val="0"/>
      <w:marTop w:val="0"/>
      <w:marBottom w:val="0"/>
      <w:divBdr>
        <w:top w:val="none" w:sz="0" w:space="0" w:color="auto"/>
        <w:left w:val="none" w:sz="0" w:space="0" w:color="auto"/>
        <w:bottom w:val="none" w:sz="0" w:space="0" w:color="auto"/>
        <w:right w:val="none" w:sz="0" w:space="0" w:color="auto"/>
      </w:divBdr>
    </w:div>
    <w:div w:id="81535711">
      <w:bodyDiv w:val="1"/>
      <w:marLeft w:val="0"/>
      <w:marRight w:val="0"/>
      <w:marTop w:val="0"/>
      <w:marBottom w:val="0"/>
      <w:divBdr>
        <w:top w:val="none" w:sz="0" w:space="0" w:color="auto"/>
        <w:left w:val="none" w:sz="0" w:space="0" w:color="auto"/>
        <w:bottom w:val="none" w:sz="0" w:space="0" w:color="auto"/>
        <w:right w:val="none" w:sz="0" w:space="0" w:color="auto"/>
      </w:divBdr>
    </w:div>
    <w:div w:id="87580994">
      <w:bodyDiv w:val="1"/>
      <w:marLeft w:val="0"/>
      <w:marRight w:val="0"/>
      <w:marTop w:val="0"/>
      <w:marBottom w:val="0"/>
      <w:divBdr>
        <w:top w:val="none" w:sz="0" w:space="0" w:color="auto"/>
        <w:left w:val="none" w:sz="0" w:space="0" w:color="auto"/>
        <w:bottom w:val="none" w:sz="0" w:space="0" w:color="auto"/>
        <w:right w:val="none" w:sz="0" w:space="0" w:color="auto"/>
      </w:divBdr>
    </w:div>
    <w:div w:id="103576805">
      <w:bodyDiv w:val="1"/>
      <w:marLeft w:val="0"/>
      <w:marRight w:val="0"/>
      <w:marTop w:val="0"/>
      <w:marBottom w:val="0"/>
      <w:divBdr>
        <w:top w:val="none" w:sz="0" w:space="0" w:color="auto"/>
        <w:left w:val="none" w:sz="0" w:space="0" w:color="auto"/>
        <w:bottom w:val="none" w:sz="0" w:space="0" w:color="auto"/>
        <w:right w:val="none" w:sz="0" w:space="0" w:color="auto"/>
      </w:divBdr>
    </w:div>
    <w:div w:id="113596796">
      <w:bodyDiv w:val="1"/>
      <w:marLeft w:val="0"/>
      <w:marRight w:val="0"/>
      <w:marTop w:val="0"/>
      <w:marBottom w:val="0"/>
      <w:divBdr>
        <w:top w:val="none" w:sz="0" w:space="0" w:color="auto"/>
        <w:left w:val="none" w:sz="0" w:space="0" w:color="auto"/>
        <w:bottom w:val="none" w:sz="0" w:space="0" w:color="auto"/>
        <w:right w:val="none" w:sz="0" w:space="0" w:color="auto"/>
      </w:divBdr>
    </w:div>
    <w:div w:id="124590113">
      <w:bodyDiv w:val="1"/>
      <w:marLeft w:val="0"/>
      <w:marRight w:val="0"/>
      <w:marTop w:val="0"/>
      <w:marBottom w:val="0"/>
      <w:divBdr>
        <w:top w:val="none" w:sz="0" w:space="0" w:color="auto"/>
        <w:left w:val="none" w:sz="0" w:space="0" w:color="auto"/>
        <w:bottom w:val="none" w:sz="0" w:space="0" w:color="auto"/>
        <w:right w:val="none" w:sz="0" w:space="0" w:color="auto"/>
      </w:divBdr>
    </w:div>
    <w:div w:id="128473182">
      <w:bodyDiv w:val="1"/>
      <w:marLeft w:val="0"/>
      <w:marRight w:val="0"/>
      <w:marTop w:val="0"/>
      <w:marBottom w:val="0"/>
      <w:divBdr>
        <w:top w:val="none" w:sz="0" w:space="0" w:color="auto"/>
        <w:left w:val="none" w:sz="0" w:space="0" w:color="auto"/>
        <w:bottom w:val="none" w:sz="0" w:space="0" w:color="auto"/>
        <w:right w:val="none" w:sz="0" w:space="0" w:color="auto"/>
      </w:divBdr>
    </w:div>
    <w:div w:id="135150735">
      <w:bodyDiv w:val="1"/>
      <w:marLeft w:val="0"/>
      <w:marRight w:val="0"/>
      <w:marTop w:val="0"/>
      <w:marBottom w:val="0"/>
      <w:divBdr>
        <w:top w:val="none" w:sz="0" w:space="0" w:color="auto"/>
        <w:left w:val="none" w:sz="0" w:space="0" w:color="auto"/>
        <w:bottom w:val="none" w:sz="0" w:space="0" w:color="auto"/>
        <w:right w:val="none" w:sz="0" w:space="0" w:color="auto"/>
      </w:divBdr>
    </w:div>
    <w:div w:id="137379689">
      <w:bodyDiv w:val="1"/>
      <w:marLeft w:val="0"/>
      <w:marRight w:val="0"/>
      <w:marTop w:val="0"/>
      <w:marBottom w:val="0"/>
      <w:divBdr>
        <w:top w:val="none" w:sz="0" w:space="0" w:color="auto"/>
        <w:left w:val="none" w:sz="0" w:space="0" w:color="auto"/>
        <w:bottom w:val="none" w:sz="0" w:space="0" w:color="auto"/>
        <w:right w:val="none" w:sz="0" w:space="0" w:color="auto"/>
      </w:divBdr>
    </w:div>
    <w:div w:id="140083029">
      <w:bodyDiv w:val="1"/>
      <w:marLeft w:val="0"/>
      <w:marRight w:val="0"/>
      <w:marTop w:val="0"/>
      <w:marBottom w:val="0"/>
      <w:divBdr>
        <w:top w:val="none" w:sz="0" w:space="0" w:color="auto"/>
        <w:left w:val="none" w:sz="0" w:space="0" w:color="auto"/>
        <w:bottom w:val="none" w:sz="0" w:space="0" w:color="auto"/>
        <w:right w:val="none" w:sz="0" w:space="0" w:color="auto"/>
      </w:divBdr>
    </w:div>
    <w:div w:id="141771988">
      <w:bodyDiv w:val="1"/>
      <w:marLeft w:val="0"/>
      <w:marRight w:val="0"/>
      <w:marTop w:val="0"/>
      <w:marBottom w:val="0"/>
      <w:divBdr>
        <w:top w:val="none" w:sz="0" w:space="0" w:color="auto"/>
        <w:left w:val="none" w:sz="0" w:space="0" w:color="auto"/>
        <w:bottom w:val="none" w:sz="0" w:space="0" w:color="auto"/>
        <w:right w:val="none" w:sz="0" w:space="0" w:color="auto"/>
      </w:divBdr>
    </w:div>
    <w:div w:id="158886149">
      <w:bodyDiv w:val="1"/>
      <w:marLeft w:val="0"/>
      <w:marRight w:val="0"/>
      <w:marTop w:val="0"/>
      <w:marBottom w:val="0"/>
      <w:divBdr>
        <w:top w:val="none" w:sz="0" w:space="0" w:color="auto"/>
        <w:left w:val="none" w:sz="0" w:space="0" w:color="auto"/>
        <w:bottom w:val="none" w:sz="0" w:space="0" w:color="auto"/>
        <w:right w:val="none" w:sz="0" w:space="0" w:color="auto"/>
      </w:divBdr>
    </w:div>
    <w:div w:id="175926388">
      <w:bodyDiv w:val="1"/>
      <w:marLeft w:val="0"/>
      <w:marRight w:val="0"/>
      <w:marTop w:val="0"/>
      <w:marBottom w:val="0"/>
      <w:divBdr>
        <w:top w:val="none" w:sz="0" w:space="0" w:color="auto"/>
        <w:left w:val="none" w:sz="0" w:space="0" w:color="auto"/>
        <w:bottom w:val="none" w:sz="0" w:space="0" w:color="auto"/>
        <w:right w:val="none" w:sz="0" w:space="0" w:color="auto"/>
      </w:divBdr>
    </w:div>
    <w:div w:id="177811834">
      <w:bodyDiv w:val="1"/>
      <w:marLeft w:val="0"/>
      <w:marRight w:val="0"/>
      <w:marTop w:val="0"/>
      <w:marBottom w:val="0"/>
      <w:divBdr>
        <w:top w:val="none" w:sz="0" w:space="0" w:color="auto"/>
        <w:left w:val="none" w:sz="0" w:space="0" w:color="auto"/>
        <w:bottom w:val="none" w:sz="0" w:space="0" w:color="auto"/>
        <w:right w:val="none" w:sz="0" w:space="0" w:color="auto"/>
      </w:divBdr>
    </w:div>
    <w:div w:id="178088758">
      <w:bodyDiv w:val="1"/>
      <w:marLeft w:val="0"/>
      <w:marRight w:val="0"/>
      <w:marTop w:val="0"/>
      <w:marBottom w:val="0"/>
      <w:divBdr>
        <w:top w:val="none" w:sz="0" w:space="0" w:color="auto"/>
        <w:left w:val="none" w:sz="0" w:space="0" w:color="auto"/>
        <w:bottom w:val="none" w:sz="0" w:space="0" w:color="auto"/>
        <w:right w:val="none" w:sz="0" w:space="0" w:color="auto"/>
      </w:divBdr>
    </w:div>
    <w:div w:id="182743135">
      <w:bodyDiv w:val="1"/>
      <w:marLeft w:val="0"/>
      <w:marRight w:val="0"/>
      <w:marTop w:val="0"/>
      <w:marBottom w:val="0"/>
      <w:divBdr>
        <w:top w:val="none" w:sz="0" w:space="0" w:color="auto"/>
        <w:left w:val="none" w:sz="0" w:space="0" w:color="auto"/>
        <w:bottom w:val="none" w:sz="0" w:space="0" w:color="auto"/>
        <w:right w:val="none" w:sz="0" w:space="0" w:color="auto"/>
      </w:divBdr>
    </w:div>
    <w:div w:id="191574786">
      <w:bodyDiv w:val="1"/>
      <w:marLeft w:val="0"/>
      <w:marRight w:val="0"/>
      <w:marTop w:val="0"/>
      <w:marBottom w:val="0"/>
      <w:divBdr>
        <w:top w:val="none" w:sz="0" w:space="0" w:color="auto"/>
        <w:left w:val="none" w:sz="0" w:space="0" w:color="auto"/>
        <w:bottom w:val="none" w:sz="0" w:space="0" w:color="auto"/>
        <w:right w:val="none" w:sz="0" w:space="0" w:color="auto"/>
      </w:divBdr>
    </w:div>
    <w:div w:id="197426976">
      <w:bodyDiv w:val="1"/>
      <w:marLeft w:val="0"/>
      <w:marRight w:val="0"/>
      <w:marTop w:val="0"/>
      <w:marBottom w:val="0"/>
      <w:divBdr>
        <w:top w:val="none" w:sz="0" w:space="0" w:color="auto"/>
        <w:left w:val="none" w:sz="0" w:space="0" w:color="auto"/>
        <w:bottom w:val="none" w:sz="0" w:space="0" w:color="auto"/>
        <w:right w:val="none" w:sz="0" w:space="0" w:color="auto"/>
      </w:divBdr>
    </w:div>
    <w:div w:id="198707150">
      <w:bodyDiv w:val="1"/>
      <w:marLeft w:val="0"/>
      <w:marRight w:val="0"/>
      <w:marTop w:val="0"/>
      <w:marBottom w:val="0"/>
      <w:divBdr>
        <w:top w:val="none" w:sz="0" w:space="0" w:color="auto"/>
        <w:left w:val="none" w:sz="0" w:space="0" w:color="auto"/>
        <w:bottom w:val="none" w:sz="0" w:space="0" w:color="auto"/>
        <w:right w:val="none" w:sz="0" w:space="0" w:color="auto"/>
      </w:divBdr>
    </w:div>
    <w:div w:id="205458565">
      <w:bodyDiv w:val="1"/>
      <w:marLeft w:val="0"/>
      <w:marRight w:val="0"/>
      <w:marTop w:val="0"/>
      <w:marBottom w:val="0"/>
      <w:divBdr>
        <w:top w:val="none" w:sz="0" w:space="0" w:color="auto"/>
        <w:left w:val="none" w:sz="0" w:space="0" w:color="auto"/>
        <w:bottom w:val="none" w:sz="0" w:space="0" w:color="auto"/>
        <w:right w:val="none" w:sz="0" w:space="0" w:color="auto"/>
      </w:divBdr>
    </w:div>
    <w:div w:id="224728781">
      <w:bodyDiv w:val="1"/>
      <w:marLeft w:val="0"/>
      <w:marRight w:val="0"/>
      <w:marTop w:val="0"/>
      <w:marBottom w:val="0"/>
      <w:divBdr>
        <w:top w:val="none" w:sz="0" w:space="0" w:color="auto"/>
        <w:left w:val="none" w:sz="0" w:space="0" w:color="auto"/>
        <w:bottom w:val="none" w:sz="0" w:space="0" w:color="auto"/>
        <w:right w:val="none" w:sz="0" w:space="0" w:color="auto"/>
      </w:divBdr>
    </w:div>
    <w:div w:id="225726396">
      <w:bodyDiv w:val="1"/>
      <w:marLeft w:val="0"/>
      <w:marRight w:val="0"/>
      <w:marTop w:val="0"/>
      <w:marBottom w:val="0"/>
      <w:divBdr>
        <w:top w:val="none" w:sz="0" w:space="0" w:color="auto"/>
        <w:left w:val="none" w:sz="0" w:space="0" w:color="auto"/>
        <w:bottom w:val="none" w:sz="0" w:space="0" w:color="auto"/>
        <w:right w:val="none" w:sz="0" w:space="0" w:color="auto"/>
      </w:divBdr>
    </w:div>
    <w:div w:id="233706638">
      <w:bodyDiv w:val="1"/>
      <w:marLeft w:val="0"/>
      <w:marRight w:val="0"/>
      <w:marTop w:val="0"/>
      <w:marBottom w:val="0"/>
      <w:divBdr>
        <w:top w:val="none" w:sz="0" w:space="0" w:color="auto"/>
        <w:left w:val="none" w:sz="0" w:space="0" w:color="auto"/>
        <w:bottom w:val="none" w:sz="0" w:space="0" w:color="auto"/>
        <w:right w:val="none" w:sz="0" w:space="0" w:color="auto"/>
      </w:divBdr>
    </w:div>
    <w:div w:id="236020492">
      <w:bodyDiv w:val="1"/>
      <w:marLeft w:val="0"/>
      <w:marRight w:val="0"/>
      <w:marTop w:val="0"/>
      <w:marBottom w:val="0"/>
      <w:divBdr>
        <w:top w:val="none" w:sz="0" w:space="0" w:color="auto"/>
        <w:left w:val="none" w:sz="0" w:space="0" w:color="auto"/>
        <w:bottom w:val="none" w:sz="0" w:space="0" w:color="auto"/>
        <w:right w:val="none" w:sz="0" w:space="0" w:color="auto"/>
      </w:divBdr>
    </w:div>
    <w:div w:id="237178551">
      <w:bodyDiv w:val="1"/>
      <w:marLeft w:val="0"/>
      <w:marRight w:val="0"/>
      <w:marTop w:val="0"/>
      <w:marBottom w:val="0"/>
      <w:divBdr>
        <w:top w:val="none" w:sz="0" w:space="0" w:color="auto"/>
        <w:left w:val="none" w:sz="0" w:space="0" w:color="auto"/>
        <w:bottom w:val="none" w:sz="0" w:space="0" w:color="auto"/>
        <w:right w:val="none" w:sz="0" w:space="0" w:color="auto"/>
      </w:divBdr>
    </w:div>
    <w:div w:id="239486609">
      <w:bodyDiv w:val="1"/>
      <w:marLeft w:val="0"/>
      <w:marRight w:val="0"/>
      <w:marTop w:val="0"/>
      <w:marBottom w:val="0"/>
      <w:divBdr>
        <w:top w:val="none" w:sz="0" w:space="0" w:color="auto"/>
        <w:left w:val="none" w:sz="0" w:space="0" w:color="auto"/>
        <w:bottom w:val="none" w:sz="0" w:space="0" w:color="auto"/>
        <w:right w:val="none" w:sz="0" w:space="0" w:color="auto"/>
      </w:divBdr>
    </w:div>
    <w:div w:id="245384945">
      <w:bodyDiv w:val="1"/>
      <w:marLeft w:val="0"/>
      <w:marRight w:val="0"/>
      <w:marTop w:val="0"/>
      <w:marBottom w:val="0"/>
      <w:divBdr>
        <w:top w:val="none" w:sz="0" w:space="0" w:color="auto"/>
        <w:left w:val="none" w:sz="0" w:space="0" w:color="auto"/>
        <w:bottom w:val="none" w:sz="0" w:space="0" w:color="auto"/>
        <w:right w:val="none" w:sz="0" w:space="0" w:color="auto"/>
      </w:divBdr>
    </w:div>
    <w:div w:id="247616129">
      <w:bodyDiv w:val="1"/>
      <w:marLeft w:val="0"/>
      <w:marRight w:val="0"/>
      <w:marTop w:val="0"/>
      <w:marBottom w:val="0"/>
      <w:divBdr>
        <w:top w:val="none" w:sz="0" w:space="0" w:color="auto"/>
        <w:left w:val="none" w:sz="0" w:space="0" w:color="auto"/>
        <w:bottom w:val="none" w:sz="0" w:space="0" w:color="auto"/>
        <w:right w:val="none" w:sz="0" w:space="0" w:color="auto"/>
      </w:divBdr>
    </w:div>
    <w:div w:id="254216475">
      <w:bodyDiv w:val="1"/>
      <w:marLeft w:val="0"/>
      <w:marRight w:val="0"/>
      <w:marTop w:val="0"/>
      <w:marBottom w:val="0"/>
      <w:divBdr>
        <w:top w:val="none" w:sz="0" w:space="0" w:color="auto"/>
        <w:left w:val="none" w:sz="0" w:space="0" w:color="auto"/>
        <w:bottom w:val="none" w:sz="0" w:space="0" w:color="auto"/>
        <w:right w:val="none" w:sz="0" w:space="0" w:color="auto"/>
      </w:divBdr>
    </w:div>
    <w:div w:id="265889611">
      <w:bodyDiv w:val="1"/>
      <w:marLeft w:val="0"/>
      <w:marRight w:val="0"/>
      <w:marTop w:val="0"/>
      <w:marBottom w:val="0"/>
      <w:divBdr>
        <w:top w:val="none" w:sz="0" w:space="0" w:color="auto"/>
        <w:left w:val="none" w:sz="0" w:space="0" w:color="auto"/>
        <w:bottom w:val="none" w:sz="0" w:space="0" w:color="auto"/>
        <w:right w:val="none" w:sz="0" w:space="0" w:color="auto"/>
      </w:divBdr>
    </w:div>
    <w:div w:id="270865978">
      <w:bodyDiv w:val="1"/>
      <w:marLeft w:val="0"/>
      <w:marRight w:val="0"/>
      <w:marTop w:val="0"/>
      <w:marBottom w:val="0"/>
      <w:divBdr>
        <w:top w:val="none" w:sz="0" w:space="0" w:color="auto"/>
        <w:left w:val="none" w:sz="0" w:space="0" w:color="auto"/>
        <w:bottom w:val="none" w:sz="0" w:space="0" w:color="auto"/>
        <w:right w:val="none" w:sz="0" w:space="0" w:color="auto"/>
      </w:divBdr>
    </w:div>
    <w:div w:id="275674729">
      <w:bodyDiv w:val="1"/>
      <w:marLeft w:val="0"/>
      <w:marRight w:val="0"/>
      <w:marTop w:val="0"/>
      <w:marBottom w:val="0"/>
      <w:divBdr>
        <w:top w:val="none" w:sz="0" w:space="0" w:color="auto"/>
        <w:left w:val="none" w:sz="0" w:space="0" w:color="auto"/>
        <w:bottom w:val="none" w:sz="0" w:space="0" w:color="auto"/>
        <w:right w:val="none" w:sz="0" w:space="0" w:color="auto"/>
      </w:divBdr>
    </w:div>
    <w:div w:id="284045864">
      <w:bodyDiv w:val="1"/>
      <w:marLeft w:val="0"/>
      <w:marRight w:val="0"/>
      <w:marTop w:val="0"/>
      <w:marBottom w:val="0"/>
      <w:divBdr>
        <w:top w:val="none" w:sz="0" w:space="0" w:color="auto"/>
        <w:left w:val="none" w:sz="0" w:space="0" w:color="auto"/>
        <w:bottom w:val="none" w:sz="0" w:space="0" w:color="auto"/>
        <w:right w:val="none" w:sz="0" w:space="0" w:color="auto"/>
      </w:divBdr>
    </w:div>
    <w:div w:id="291642183">
      <w:bodyDiv w:val="1"/>
      <w:marLeft w:val="0"/>
      <w:marRight w:val="0"/>
      <w:marTop w:val="0"/>
      <w:marBottom w:val="0"/>
      <w:divBdr>
        <w:top w:val="none" w:sz="0" w:space="0" w:color="auto"/>
        <w:left w:val="none" w:sz="0" w:space="0" w:color="auto"/>
        <w:bottom w:val="none" w:sz="0" w:space="0" w:color="auto"/>
        <w:right w:val="none" w:sz="0" w:space="0" w:color="auto"/>
      </w:divBdr>
    </w:div>
    <w:div w:id="295991666">
      <w:bodyDiv w:val="1"/>
      <w:marLeft w:val="0"/>
      <w:marRight w:val="0"/>
      <w:marTop w:val="0"/>
      <w:marBottom w:val="0"/>
      <w:divBdr>
        <w:top w:val="none" w:sz="0" w:space="0" w:color="auto"/>
        <w:left w:val="none" w:sz="0" w:space="0" w:color="auto"/>
        <w:bottom w:val="none" w:sz="0" w:space="0" w:color="auto"/>
        <w:right w:val="none" w:sz="0" w:space="0" w:color="auto"/>
      </w:divBdr>
    </w:div>
    <w:div w:id="300036007">
      <w:bodyDiv w:val="1"/>
      <w:marLeft w:val="0"/>
      <w:marRight w:val="0"/>
      <w:marTop w:val="0"/>
      <w:marBottom w:val="0"/>
      <w:divBdr>
        <w:top w:val="none" w:sz="0" w:space="0" w:color="auto"/>
        <w:left w:val="none" w:sz="0" w:space="0" w:color="auto"/>
        <w:bottom w:val="none" w:sz="0" w:space="0" w:color="auto"/>
        <w:right w:val="none" w:sz="0" w:space="0" w:color="auto"/>
      </w:divBdr>
    </w:div>
    <w:div w:id="301812909">
      <w:bodyDiv w:val="1"/>
      <w:marLeft w:val="0"/>
      <w:marRight w:val="0"/>
      <w:marTop w:val="0"/>
      <w:marBottom w:val="0"/>
      <w:divBdr>
        <w:top w:val="none" w:sz="0" w:space="0" w:color="auto"/>
        <w:left w:val="none" w:sz="0" w:space="0" w:color="auto"/>
        <w:bottom w:val="none" w:sz="0" w:space="0" w:color="auto"/>
        <w:right w:val="none" w:sz="0" w:space="0" w:color="auto"/>
      </w:divBdr>
    </w:div>
    <w:div w:id="302009356">
      <w:bodyDiv w:val="1"/>
      <w:marLeft w:val="0"/>
      <w:marRight w:val="0"/>
      <w:marTop w:val="0"/>
      <w:marBottom w:val="0"/>
      <w:divBdr>
        <w:top w:val="none" w:sz="0" w:space="0" w:color="auto"/>
        <w:left w:val="none" w:sz="0" w:space="0" w:color="auto"/>
        <w:bottom w:val="none" w:sz="0" w:space="0" w:color="auto"/>
        <w:right w:val="none" w:sz="0" w:space="0" w:color="auto"/>
      </w:divBdr>
    </w:div>
    <w:div w:id="309362656">
      <w:bodyDiv w:val="1"/>
      <w:marLeft w:val="0"/>
      <w:marRight w:val="0"/>
      <w:marTop w:val="0"/>
      <w:marBottom w:val="0"/>
      <w:divBdr>
        <w:top w:val="none" w:sz="0" w:space="0" w:color="auto"/>
        <w:left w:val="none" w:sz="0" w:space="0" w:color="auto"/>
        <w:bottom w:val="none" w:sz="0" w:space="0" w:color="auto"/>
        <w:right w:val="none" w:sz="0" w:space="0" w:color="auto"/>
      </w:divBdr>
    </w:div>
    <w:div w:id="318969918">
      <w:bodyDiv w:val="1"/>
      <w:marLeft w:val="0"/>
      <w:marRight w:val="0"/>
      <w:marTop w:val="0"/>
      <w:marBottom w:val="0"/>
      <w:divBdr>
        <w:top w:val="none" w:sz="0" w:space="0" w:color="auto"/>
        <w:left w:val="none" w:sz="0" w:space="0" w:color="auto"/>
        <w:bottom w:val="none" w:sz="0" w:space="0" w:color="auto"/>
        <w:right w:val="none" w:sz="0" w:space="0" w:color="auto"/>
      </w:divBdr>
    </w:div>
    <w:div w:id="327179118">
      <w:bodyDiv w:val="1"/>
      <w:marLeft w:val="0"/>
      <w:marRight w:val="0"/>
      <w:marTop w:val="0"/>
      <w:marBottom w:val="0"/>
      <w:divBdr>
        <w:top w:val="none" w:sz="0" w:space="0" w:color="auto"/>
        <w:left w:val="none" w:sz="0" w:space="0" w:color="auto"/>
        <w:bottom w:val="none" w:sz="0" w:space="0" w:color="auto"/>
        <w:right w:val="none" w:sz="0" w:space="0" w:color="auto"/>
      </w:divBdr>
    </w:div>
    <w:div w:id="328948375">
      <w:bodyDiv w:val="1"/>
      <w:marLeft w:val="0"/>
      <w:marRight w:val="0"/>
      <w:marTop w:val="0"/>
      <w:marBottom w:val="0"/>
      <w:divBdr>
        <w:top w:val="none" w:sz="0" w:space="0" w:color="auto"/>
        <w:left w:val="none" w:sz="0" w:space="0" w:color="auto"/>
        <w:bottom w:val="none" w:sz="0" w:space="0" w:color="auto"/>
        <w:right w:val="none" w:sz="0" w:space="0" w:color="auto"/>
      </w:divBdr>
    </w:div>
    <w:div w:id="329450908">
      <w:bodyDiv w:val="1"/>
      <w:marLeft w:val="0"/>
      <w:marRight w:val="0"/>
      <w:marTop w:val="0"/>
      <w:marBottom w:val="0"/>
      <w:divBdr>
        <w:top w:val="none" w:sz="0" w:space="0" w:color="auto"/>
        <w:left w:val="none" w:sz="0" w:space="0" w:color="auto"/>
        <w:bottom w:val="none" w:sz="0" w:space="0" w:color="auto"/>
        <w:right w:val="none" w:sz="0" w:space="0" w:color="auto"/>
      </w:divBdr>
    </w:div>
    <w:div w:id="336543740">
      <w:bodyDiv w:val="1"/>
      <w:marLeft w:val="0"/>
      <w:marRight w:val="0"/>
      <w:marTop w:val="0"/>
      <w:marBottom w:val="0"/>
      <w:divBdr>
        <w:top w:val="none" w:sz="0" w:space="0" w:color="auto"/>
        <w:left w:val="none" w:sz="0" w:space="0" w:color="auto"/>
        <w:bottom w:val="none" w:sz="0" w:space="0" w:color="auto"/>
        <w:right w:val="none" w:sz="0" w:space="0" w:color="auto"/>
      </w:divBdr>
    </w:div>
    <w:div w:id="343288817">
      <w:bodyDiv w:val="1"/>
      <w:marLeft w:val="0"/>
      <w:marRight w:val="0"/>
      <w:marTop w:val="0"/>
      <w:marBottom w:val="0"/>
      <w:divBdr>
        <w:top w:val="none" w:sz="0" w:space="0" w:color="auto"/>
        <w:left w:val="none" w:sz="0" w:space="0" w:color="auto"/>
        <w:bottom w:val="none" w:sz="0" w:space="0" w:color="auto"/>
        <w:right w:val="none" w:sz="0" w:space="0" w:color="auto"/>
      </w:divBdr>
    </w:div>
    <w:div w:id="346950296">
      <w:bodyDiv w:val="1"/>
      <w:marLeft w:val="0"/>
      <w:marRight w:val="0"/>
      <w:marTop w:val="0"/>
      <w:marBottom w:val="0"/>
      <w:divBdr>
        <w:top w:val="none" w:sz="0" w:space="0" w:color="auto"/>
        <w:left w:val="none" w:sz="0" w:space="0" w:color="auto"/>
        <w:bottom w:val="none" w:sz="0" w:space="0" w:color="auto"/>
        <w:right w:val="none" w:sz="0" w:space="0" w:color="auto"/>
      </w:divBdr>
    </w:div>
    <w:div w:id="356002353">
      <w:bodyDiv w:val="1"/>
      <w:marLeft w:val="0"/>
      <w:marRight w:val="0"/>
      <w:marTop w:val="0"/>
      <w:marBottom w:val="0"/>
      <w:divBdr>
        <w:top w:val="none" w:sz="0" w:space="0" w:color="auto"/>
        <w:left w:val="none" w:sz="0" w:space="0" w:color="auto"/>
        <w:bottom w:val="none" w:sz="0" w:space="0" w:color="auto"/>
        <w:right w:val="none" w:sz="0" w:space="0" w:color="auto"/>
      </w:divBdr>
    </w:div>
    <w:div w:id="356783919">
      <w:bodyDiv w:val="1"/>
      <w:marLeft w:val="0"/>
      <w:marRight w:val="0"/>
      <w:marTop w:val="0"/>
      <w:marBottom w:val="0"/>
      <w:divBdr>
        <w:top w:val="none" w:sz="0" w:space="0" w:color="auto"/>
        <w:left w:val="none" w:sz="0" w:space="0" w:color="auto"/>
        <w:bottom w:val="none" w:sz="0" w:space="0" w:color="auto"/>
        <w:right w:val="none" w:sz="0" w:space="0" w:color="auto"/>
      </w:divBdr>
    </w:div>
    <w:div w:id="357630708">
      <w:bodyDiv w:val="1"/>
      <w:marLeft w:val="0"/>
      <w:marRight w:val="0"/>
      <w:marTop w:val="0"/>
      <w:marBottom w:val="0"/>
      <w:divBdr>
        <w:top w:val="none" w:sz="0" w:space="0" w:color="auto"/>
        <w:left w:val="none" w:sz="0" w:space="0" w:color="auto"/>
        <w:bottom w:val="none" w:sz="0" w:space="0" w:color="auto"/>
        <w:right w:val="none" w:sz="0" w:space="0" w:color="auto"/>
      </w:divBdr>
    </w:div>
    <w:div w:id="358897981">
      <w:bodyDiv w:val="1"/>
      <w:marLeft w:val="0"/>
      <w:marRight w:val="0"/>
      <w:marTop w:val="0"/>
      <w:marBottom w:val="0"/>
      <w:divBdr>
        <w:top w:val="none" w:sz="0" w:space="0" w:color="auto"/>
        <w:left w:val="none" w:sz="0" w:space="0" w:color="auto"/>
        <w:bottom w:val="none" w:sz="0" w:space="0" w:color="auto"/>
        <w:right w:val="none" w:sz="0" w:space="0" w:color="auto"/>
      </w:divBdr>
    </w:div>
    <w:div w:id="360592472">
      <w:bodyDiv w:val="1"/>
      <w:marLeft w:val="0"/>
      <w:marRight w:val="0"/>
      <w:marTop w:val="0"/>
      <w:marBottom w:val="0"/>
      <w:divBdr>
        <w:top w:val="none" w:sz="0" w:space="0" w:color="auto"/>
        <w:left w:val="none" w:sz="0" w:space="0" w:color="auto"/>
        <w:bottom w:val="none" w:sz="0" w:space="0" w:color="auto"/>
        <w:right w:val="none" w:sz="0" w:space="0" w:color="auto"/>
      </w:divBdr>
    </w:div>
    <w:div w:id="363407888">
      <w:bodyDiv w:val="1"/>
      <w:marLeft w:val="0"/>
      <w:marRight w:val="0"/>
      <w:marTop w:val="0"/>
      <w:marBottom w:val="0"/>
      <w:divBdr>
        <w:top w:val="none" w:sz="0" w:space="0" w:color="auto"/>
        <w:left w:val="none" w:sz="0" w:space="0" w:color="auto"/>
        <w:bottom w:val="none" w:sz="0" w:space="0" w:color="auto"/>
        <w:right w:val="none" w:sz="0" w:space="0" w:color="auto"/>
      </w:divBdr>
    </w:div>
    <w:div w:id="368729992">
      <w:bodyDiv w:val="1"/>
      <w:marLeft w:val="0"/>
      <w:marRight w:val="0"/>
      <w:marTop w:val="0"/>
      <w:marBottom w:val="0"/>
      <w:divBdr>
        <w:top w:val="none" w:sz="0" w:space="0" w:color="auto"/>
        <w:left w:val="none" w:sz="0" w:space="0" w:color="auto"/>
        <w:bottom w:val="none" w:sz="0" w:space="0" w:color="auto"/>
        <w:right w:val="none" w:sz="0" w:space="0" w:color="auto"/>
      </w:divBdr>
    </w:div>
    <w:div w:id="374893669">
      <w:bodyDiv w:val="1"/>
      <w:marLeft w:val="0"/>
      <w:marRight w:val="0"/>
      <w:marTop w:val="0"/>
      <w:marBottom w:val="0"/>
      <w:divBdr>
        <w:top w:val="none" w:sz="0" w:space="0" w:color="auto"/>
        <w:left w:val="none" w:sz="0" w:space="0" w:color="auto"/>
        <w:bottom w:val="none" w:sz="0" w:space="0" w:color="auto"/>
        <w:right w:val="none" w:sz="0" w:space="0" w:color="auto"/>
      </w:divBdr>
    </w:div>
    <w:div w:id="378168868">
      <w:bodyDiv w:val="1"/>
      <w:marLeft w:val="0"/>
      <w:marRight w:val="0"/>
      <w:marTop w:val="0"/>
      <w:marBottom w:val="0"/>
      <w:divBdr>
        <w:top w:val="none" w:sz="0" w:space="0" w:color="auto"/>
        <w:left w:val="none" w:sz="0" w:space="0" w:color="auto"/>
        <w:bottom w:val="none" w:sz="0" w:space="0" w:color="auto"/>
        <w:right w:val="none" w:sz="0" w:space="0" w:color="auto"/>
      </w:divBdr>
    </w:div>
    <w:div w:id="398092369">
      <w:bodyDiv w:val="1"/>
      <w:marLeft w:val="0"/>
      <w:marRight w:val="0"/>
      <w:marTop w:val="0"/>
      <w:marBottom w:val="0"/>
      <w:divBdr>
        <w:top w:val="none" w:sz="0" w:space="0" w:color="auto"/>
        <w:left w:val="none" w:sz="0" w:space="0" w:color="auto"/>
        <w:bottom w:val="none" w:sz="0" w:space="0" w:color="auto"/>
        <w:right w:val="none" w:sz="0" w:space="0" w:color="auto"/>
      </w:divBdr>
    </w:div>
    <w:div w:id="399056260">
      <w:bodyDiv w:val="1"/>
      <w:marLeft w:val="0"/>
      <w:marRight w:val="0"/>
      <w:marTop w:val="0"/>
      <w:marBottom w:val="0"/>
      <w:divBdr>
        <w:top w:val="none" w:sz="0" w:space="0" w:color="auto"/>
        <w:left w:val="none" w:sz="0" w:space="0" w:color="auto"/>
        <w:bottom w:val="none" w:sz="0" w:space="0" w:color="auto"/>
        <w:right w:val="none" w:sz="0" w:space="0" w:color="auto"/>
      </w:divBdr>
    </w:div>
    <w:div w:id="403571157">
      <w:bodyDiv w:val="1"/>
      <w:marLeft w:val="0"/>
      <w:marRight w:val="0"/>
      <w:marTop w:val="0"/>
      <w:marBottom w:val="0"/>
      <w:divBdr>
        <w:top w:val="none" w:sz="0" w:space="0" w:color="auto"/>
        <w:left w:val="none" w:sz="0" w:space="0" w:color="auto"/>
        <w:bottom w:val="none" w:sz="0" w:space="0" w:color="auto"/>
        <w:right w:val="none" w:sz="0" w:space="0" w:color="auto"/>
      </w:divBdr>
    </w:div>
    <w:div w:id="405538185">
      <w:bodyDiv w:val="1"/>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45"/>
          <w:marRight w:val="45"/>
          <w:marTop w:val="15"/>
          <w:marBottom w:val="0"/>
          <w:divBdr>
            <w:top w:val="none" w:sz="0" w:space="0" w:color="auto"/>
            <w:left w:val="none" w:sz="0" w:space="0" w:color="auto"/>
            <w:bottom w:val="none" w:sz="0" w:space="0" w:color="auto"/>
            <w:right w:val="none" w:sz="0" w:space="0" w:color="auto"/>
          </w:divBdr>
          <w:divsChild>
            <w:div w:id="8867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2910">
      <w:bodyDiv w:val="1"/>
      <w:marLeft w:val="0"/>
      <w:marRight w:val="0"/>
      <w:marTop w:val="0"/>
      <w:marBottom w:val="0"/>
      <w:divBdr>
        <w:top w:val="none" w:sz="0" w:space="0" w:color="auto"/>
        <w:left w:val="none" w:sz="0" w:space="0" w:color="auto"/>
        <w:bottom w:val="none" w:sz="0" w:space="0" w:color="auto"/>
        <w:right w:val="none" w:sz="0" w:space="0" w:color="auto"/>
      </w:divBdr>
    </w:div>
    <w:div w:id="413287114">
      <w:bodyDiv w:val="1"/>
      <w:marLeft w:val="0"/>
      <w:marRight w:val="0"/>
      <w:marTop w:val="0"/>
      <w:marBottom w:val="0"/>
      <w:divBdr>
        <w:top w:val="none" w:sz="0" w:space="0" w:color="auto"/>
        <w:left w:val="none" w:sz="0" w:space="0" w:color="auto"/>
        <w:bottom w:val="none" w:sz="0" w:space="0" w:color="auto"/>
        <w:right w:val="none" w:sz="0" w:space="0" w:color="auto"/>
      </w:divBdr>
    </w:div>
    <w:div w:id="415253332">
      <w:bodyDiv w:val="1"/>
      <w:marLeft w:val="0"/>
      <w:marRight w:val="0"/>
      <w:marTop w:val="0"/>
      <w:marBottom w:val="0"/>
      <w:divBdr>
        <w:top w:val="none" w:sz="0" w:space="0" w:color="auto"/>
        <w:left w:val="none" w:sz="0" w:space="0" w:color="auto"/>
        <w:bottom w:val="none" w:sz="0" w:space="0" w:color="auto"/>
        <w:right w:val="none" w:sz="0" w:space="0" w:color="auto"/>
      </w:divBdr>
    </w:div>
    <w:div w:id="422267782">
      <w:bodyDiv w:val="1"/>
      <w:marLeft w:val="0"/>
      <w:marRight w:val="0"/>
      <w:marTop w:val="0"/>
      <w:marBottom w:val="0"/>
      <w:divBdr>
        <w:top w:val="none" w:sz="0" w:space="0" w:color="auto"/>
        <w:left w:val="none" w:sz="0" w:space="0" w:color="auto"/>
        <w:bottom w:val="none" w:sz="0" w:space="0" w:color="auto"/>
        <w:right w:val="none" w:sz="0" w:space="0" w:color="auto"/>
      </w:divBdr>
    </w:div>
    <w:div w:id="423234003">
      <w:bodyDiv w:val="1"/>
      <w:marLeft w:val="0"/>
      <w:marRight w:val="0"/>
      <w:marTop w:val="0"/>
      <w:marBottom w:val="0"/>
      <w:divBdr>
        <w:top w:val="none" w:sz="0" w:space="0" w:color="auto"/>
        <w:left w:val="none" w:sz="0" w:space="0" w:color="auto"/>
        <w:bottom w:val="none" w:sz="0" w:space="0" w:color="auto"/>
        <w:right w:val="none" w:sz="0" w:space="0" w:color="auto"/>
      </w:divBdr>
    </w:div>
    <w:div w:id="432434381">
      <w:bodyDiv w:val="1"/>
      <w:marLeft w:val="0"/>
      <w:marRight w:val="0"/>
      <w:marTop w:val="0"/>
      <w:marBottom w:val="0"/>
      <w:divBdr>
        <w:top w:val="none" w:sz="0" w:space="0" w:color="auto"/>
        <w:left w:val="none" w:sz="0" w:space="0" w:color="auto"/>
        <w:bottom w:val="none" w:sz="0" w:space="0" w:color="auto"/>
        <w:right w:val="none" w:sz="0" w:space="0" w:color="auto"/>
      </w:divBdr>
    </w:div>
    <w:div w:id="433206417">
      <w:bodyDiv w:val="1"/>
      <w:marLeft w:val="0"/>
      <w:marRight w:val="0"/>
      <w:marTop w:val="0"/>
      <w:marBottom w:val="0"/>
      <w:divBdr>
        <w:top w:val="none" w:sz="0" w:space="0" w:color="auto"/>
        <w:left w:val="none" w:sz="0" w:space="0" w:color="auto"/>
        <w:bottom w:val="none" w:sz="0" w:space="0" w:color="auto"/>
        <w:right w:val="none" w:sz="0" w:space="0" w:color="auto"/>
      </w:divBdr>
    </w:div>
    <w:div w:id="434524108">
      <w:bodyDiv w:val="1"/>
      <w:marLeft w:val="0"/>
      <w:marRight w:val="0"/>
      <w:marTop w:val="0"/>
      <w:marBottom w:val="0"/>
      <w:divBdr>
        <w:top w:val="none" w:sz="0" w:space="0" w:color="auto"/>
        <w:left w:val="none" w:sz="0" w:space="0" w:color="auto"/>
        <w:bottom w:val="none" w:sz="0" w:space="0" w:color="auto"/>
        <w:right w:val="none" w:sz="0" w:space="0" w:color="auto"/>
      </w:divBdr>
    </w:div>
    <w:div w:id="438062727">
      <w:bodyDiv w:val="1"/>
      <w:marLeft w:val="0"/>
      <w:marRight w:val="0"/>
      <w:marTop w:val="0"/>
      <w:marBottom w:val="0"/>
      <w:divBdr>
        <w:top w:val="none" w:sz="0" w:space="0" w:color="auto"/>
        <w:left w:val="none" w:sz="0" w:space="0" w:color="auto"/>
        <w:bottom w:val="none" w:sz="0" w:space="0" w:color="auto"/>
        <w:right w:val="none" w:sz="0" w:space="0" w:color="auto"/>
      </w:divBdr>
    </w:div>
    <w:div w:id="443112167">
      <w:bodyDiv w:val="1"/>
      <w:marLeft w:val="0"/>
      <w:marRight w:val="0"/>
      <w:marTop w:val="0"/>
      <w:marBottom w:val="0"/>
      <w:divBdr>
        <w:top w:val="none" w:sz="0" w:space="0" w:color="auto"/>
        <w:left w:val="none" w:sz="0" w:space="0" w:color="auto"/>
        <w:bottom w:val="none" w:sz="0" w:space="0" w:color="auto"/>
        <w:right w:val="none" w:sz="0" w:space="0" w:color="auto"/>
      </w:divBdr>
    </w:div>
    <w:div w:id="454100234">
      <w:bodyDiv w:val="1"/>
      <w:marLeft w:val="0"/>
      <w:marRight w:val="0"/>
      <w:marTop w:val="0"/>
      <w:marBottom w:val="0"/>
      <w:divBdr>
        <w:top w:val="none" w:sz="0" w:space="0" w:color="auto"/>
        <w:left w:val="none" w:sz="0" w:space="0" w:color="auto"/>
        <w:bottom w:val="none" w:sz="0" w:space="0" w:color="auto"/>
        <w:right w:val="none" w:sz="0" w:space="0" w:color="auto"/>
      </w:divBdr>
    </w:div>
    <w:div w:id="454104600">
      <w:bodyDiv w:val="1"/>
      <w:marLeft w:val="0"/>
      <w:marRight w:val="0"/>
      <w:marTop w:val="0"/>
      <w:marBottom w:val="0"/>
      <w:divBdr>
        <w:top w:val="none" w:sz="0" w:space="0" w:color="auto"/>
        <w:left w:val="none" w:sz="0" w:space="0" w:color="auto"/>
        <w:bottom w:val="none" w:sz="0" w:space="0" w:color="auto"/>
        <w:right w:val="none" w:sz="0" w:space="0" w:color="auto"/>
      </w:divBdr>
    </w:div>
    <w:div w:id="463231143">
      <w:bodyDiv w:val="1"/>
      <w:marLeft w:val="0"/>
      <w:marRight w:val="0"/>
      <w:marTop w:val="0"/>
      <w:marBottom w:val="0"/>
      <w:divBdr>
        <w:top w:val="none" w:sz="0" w:space="0" w:color="auto"/>
        <w:left w:val="none" w:sz="0" w:space="0" w:color="auto"/>
        <w:bottom w:val="none" w:sz="0" w:space="0" w:color="auto"/>
        <w:right w:val="none" w:sz="0" w:space="0" w:color="auto"/>
      </w:divBdr>
    </w:div>
    <w:div w:id="464196654">
      <w:bodyDiv w:val="1"/>
      <w:marLeft w:val="0"/>
      <w:marRight w:val="0"/>
      <w:marTop w:val="0"/>
      <w:marBottom w:val="0"/>
      <w:divBdr>
        <w:top w:val="none" w:sz="0" w:space="0" w:color="auto"/>
        <w:left w:val="none" w:sz="0" w:space="0" w:color="auto"/>
        <w:bottom w:val="none" w:sz="0" w:space="0" w:color="auto"/>
        <w:right w:val="none" w:sz="0" w:space="0" w:color="auto"/>
      </w:divBdr>
    </w:div>
    <w:div w:id="464544946">
      <w:bodyDiv w:val="1"/>
      <w:marLeft w:val="0"/>
      <w:marRight w:val="0"/>
      <w:marTop w:val="0"/>
      <w:marBottom w:val="0"/>
      <w:divBdr>
        <w:top w:val="none" w:sz="0" w:space="0" w:color="auto"/>
        <w:left w:val="none" w:sz="0" w:space="0" w:color="auto"/>
        <w:bottom w:val="none" w:sz="0" w:space="0" w:color="auto"/>
        <w:right w:val="none" w:sz="0" w:space="0" w:color="auto"/>
      </w:divBdr>
    </w:div>
    <w:div w:id="469250348">
      <w:bodyDiv w:val="1"/>
      <w:marLeft w:val="0"/>
      <w:marRight w:val="0"/>
      <w:marTop w:val="0"/>
      <w:marBottom w:val="0"/>
      <w:divBdr>
        <w:top w:val="none" w:sz="0" w:space="0" w:color="auto"/>
        <w:left w:val="none" w:sz="0" w:space="0" w:color="auto"/>
        <w:bottom w:val="none" w:sz="0" w:space="0" w:color="auto"/>
        <w:right w:val="none" w:sz="0" w:space="0" w:color="auto"/>
      </w:divBdr>
    </w:div>
    <w:div w:id="476191066">
      <w:bodyDiv w:val="1"/>
      <w:marLeft w:val="0"/>
      <w:marRight w:val="0"/>
      <w:marTop w:val="0"/>
      <w:marBottom w:val="0"/>
      <w:divBdr>
        <w:top w:val="none" w:sz="0" w:space="0" w:color="auto"/>
        <w:left w:val="none" w:sz="0" w:space="0" w:color="auto"/>
        <w:bottom w:val="none" w:sz="0" w:space="0" w:color="auto"/>
        <w:right w:val="none" w:sz="0" w:space="0" w:color="auto"/>
      </w:divBdr>
    </w:div>
    <w:div w:id="479274793">
      <w:bodyDiv w:val="1"/>
      <w:marLeft w:val="0"/>
      <w:marRight w:val="0"/>
      <w:marTop w:val="0"/>
      <w:marBottom w:val="0"/>
      <w:divBdr>
        <w:top w:val="none" w:sz="0" w:space="0" w:color="auto"/>
        <w:left w:val="none" w:sz="0" w:space="0" w:color="auto"/>
        <w:bottom w:val="none" w:sz="0" w:space="0" w:color="auto"/>
        <w:right w:val="none" w:sz="0" w:space="0" w:color="auto"/>
      </w:divBdr>
    </w:div>
    <w:div w:id="480006426">
      <w:bodyDiv w:val="1"/>
      <w:marLeft w:val="0"/>
      <w:marRight w:val="0"/>
      <w:marTop w:val="0"/>
      <w:marBottom w:val="0"/>
      <w:divBdr>
        <w:top w:val="none" w:sz="0" w:space="0" w:color="auto"/>
        <w:left w:val="none" w:sz="0" w:space="0" w:color="auto"/>
        <w:bottom w:val="none" w:sz="0" w:space="0" w:color="auto"/>
        <w:right w:val="none" w:sz="0" w:space="0" w:color="auto"/>
      </w:divBdr>
    </w:div>
    <w:div w:id="484855783">
      <w:bodyDiv w:val="1"/>
      <w:marLeft w:val="0"/>
      <w:marRight w:val="0"/>
      <w:marTop w:val="0"/>
      <w:marBottom w:val="0"/>
      <w:divBdr>
        <w:top w:val="none" w:sz="0" w:space="0" w:color="auto"/>
        <w:left w:val="none" w:sz="0" w:space="0" w:color="auto"/>
        <w:bottom w:val="none" w:sz="0" w:space="0" w:color="auto"/>
        <w:right w:val="none" w:sz="0" w:space="0" w:color="auto"/>
      </w:divBdr>
    </w:div>
    <w:div w:id="489637823">
      <w:bodyDiv w:val="1"/>
      <w:marLeft w:val="0"/>
      <w:marRight w:val="0"/>
      <w:marTop w:val="0"/>
      <w:marBottom w:val="0"/>
      <w:divBdr>
        <w:top w:val="none" w:sz="0" w:space="0" w:color="auto"/>
        <w:left w:val="none" w:sz="0" w:space="0" w:color="auto"/>
        <w:bottom w:val="none" w:sz="0" w:space="0" w:color="auto"/>
        <w:right w:val="none" w:sz="0" w:space="0" w:color="auto"/>
      </w:divBdr>
    </w:div>
    <w:div w:id="502090719">
      <w:bodyDiv w:val="1"/>
      <w:marLeft w:val="0"/>
      <w:marRight w:val="0"/>
      <w:marTop w:val="0"/>
      <w:marBottom w:val="0"/>
      <w:divBdr>
        <w:top w:val="none" w:sz="0" w:space="0" w:color="auto"/>
        <w:left w:val="none" w:sz="0" w:space="0" w:color="auto"/>
        <w:bottom w:val="none" w:sz="0" w:space="0" w:color="auto"/>
        <w:right w:val="none" w:sz="0" w:space="0" w:color="auto"/>
      </w:divBdr>
    </w:div>
    <w:div w:id="503325236">
      <w:bodyDiv w:val="1"/>
      <w:marLeft w:val="0"/>
      <w:marRight w:val="0"/>
      <w:marTop w:val="0"/>
      <w:marBottom w:val="0"/>
      <w:divBdr>
        <w:top w:val="none" w:sz="0" w:space="0" w:color="auto"/>
        <w:left w:val="none" w:sz="0" w:space="0" w:color="auto"/>
        <w:bottom w:val="none" w:sz="0" w:space="0" w:color="auto"/>
        <w:right w:val="none" w:sz="0" w:space="0" w:color="auto"/>
      </w:divBdr>
    </w:div>
    <w:div w:id="506096546">
      <w:bodyDiv w:val="1"/>
      <w:marLeft w:val="0"/>
      <w:marRight w:val="0"/>
      <w:marTop w:val="0"/>
      <w:marBottom w:val="0"/>
      <w:divBdr>
        <w:top w:val="none" w:sz="0" w:space="0" w:color="auto"/>
        <w:left w:val="none" w:sz="0" w:space="0" w:color="auto"/>
        <w:bottom w:val="none" w:sz="0" w:space="0" w:color="auto"/>
        <w:right w:val="none" w:sz="0" w:space="0" w:color="auto"/>
      </w:divBdr>
    </w:div>
    <w:div w:id="506333697">
      <w:bodyDiv w:val="1"/>
      <w:marLeft w:val="0"/>
      <w:marRight w:val="0"/>
      <w:marTop w:val="0"/>
      <w:marBottom w:val="0"/>
      <w:divBdr>
        <w:top w:val="none" w:sz="0" w:space="0" w:color="auto"/>
        <w:left w:val="none" w:sz="0" w:space="0" w:color="auto"/>
        <w:bottom w:val="none" w:sz="0" w:space="0" w:color="auto"/>
        <w:right w:val="none" w:sz="0" w:space="0" w:color="auto"/>
      </w:divBdr>
    </w:div>
    <w:div w:id="509686930">
      <w:bodyDiv w:val="1"/>
      <w:marLeft w:val="0"/>
      <w:marRight w:val="0"/>
      <w:marTop w:val="0"/>
      <w:marBottom w:val="0"/>
      <w:divBdr>
        <w:top w:val="none" w:sz="0" w:space="0" w:color="auto"/>
        <w:left w:val="none" w:sz="0" w:space="0" w:color="auto"/>
        <w:bottom w:val="none" w:sz="0" w:space="0" w:color="auto"/>
        <w:right w:val="none" w:sz="0" w:space="0" w:color="auto"/>
      </w:divBdr>
    </w:div>
    <w:div w:id="512257879">
      <w:bodyDiv w:val="1"/>
      <w:marLeft w:val="0"/>
      <w:marRight w:val="0"/>
      <w:marTop w:val="0"/>
      <w:marBottom w:val="0"/>
      <w:divBdr>
        <w:top w:val="none" w:sz="0" w:space="0" w:color="auto"/>
        <w:left w:val="none" w:sz="0" w:space="0" w:color="auto"/>
        <w:bottom w:val="none" w:sz="0" w:space="0" w:color="auto"/>
        <w:right w:val="none" w:sz="0" w:space="0" w:color="auto"/>
      </w:divBdr>
    </w:div>
    <w:div w:id="532572255">
      <w:bodyDiv w:val="1"/>
      <w:marLeft w:val="0"/>
      <w:marRight w:val="0"/>
      <w:marTop w:val="0"/>
      <w:marBottom w:val="0"/>
      <w:divBdr>
        <w:top w:val="none" w:sz="0" w:space="0" w:color="auto"/>
        <w:left w:val="none" w:sz="0" w:space="0" w:color="auto"/>
        <w:bottom w:val="none" w:sz="0" w:space="0" w:color="auto"/>
        <w:right w:val="none" w:sz="0" w:space="0" w:color="auto"/>
      </w:divBdr>
    </w:div>
    <w:div w:id="534541466">
      <w:bodyDiv w:val="1"/>
      <w:marLeft w:val="0"/>
      <w:marRight w:val="0"/>
      <w:marTop w:val="0"/>
      <w:marBottom w:val="0"/>
      <w:divBdr>
        <w:top w:val="none" w:sz="0" w:space="0" w:color="auto"/>
        <w:left w:val="none" w:sz="0" w:space="0" w:color="auto"/>
        <w:bottom w:val="none" w:sz="0" w:space="0" w:color="auto"/>
        <w:right w:val="none" w:sz="0" w:space="0" w:color="auto"/>
      </w:divBdr>
    </w:div>
    <w:div w:id="541018887">
      <w:bodyDiv w:val="1"/>
      <w:marLeft w:val="0"/>
      <w:marRight w:val="0"/>
      <w:marTop w:val="0"/>
      <w:marBottom w:val="0"/>
      <w:divBdr>
        <w:top w:val="none" w:sz="0" w:space="0" w:color="auto"/>
        <w:left w:val="none" w:sz="0" w:space="0" w:color="auto"/>
        <w:bottom w:val="none" w:sz="0" w:space="0" w:color="auto"/>
        <w:right w:val="none" w:sz="0" w:space="0" w:color="auto"/>
      </w:divBdr>
    </w:div>
    <w:div w:id="553470907">
      <w:bodyDiv w:val="1"/>
      <w:marLeft w:val="0"/>
      <w:marRight w:val="0"/>
      <w:marTop w:val="0"/>
      <w:marBottom w:val="0"/>
      <w:divBdr>
        <w:top w:val="none" w:sz="0" w:space="0" w:color="auto"/>
        <w:left w:val="none" w:sz="0" w:space="0" w:color="auto"/>
        <w:bottom w:val="none" w:sz="0" w:space="0" w:color="auto"/>
        <w:right w:val="none" w:sz="0" w:space="0" w:color="auto"/>
      </w:divBdr>
    </w:div>
    <w:div w:id="556013436">
      <w:bodyDiv w:val="1"/>
      <w:marLeft w:val="0"/>
      <w:marRight w:val="0"/>
      <w:marTop w:val="0"/>
      <w:marBottom w:val="0"/>
      <w:divBdr>
        <w:top w:val="none" w:sz="0" w:space="0" w:color="auto"/>
        <w:left w:val="none" w:sz="0" w:space="0" w:color="auto"/>
        <w:bottom w:val="none" w:sz="0" w:space="0" w:color="auto"/>
        <w:right w:val="none" w:sz="0" w:space="0" w:color="auto"/>
      </w:divBdr>
    </w:div>
    <w:div w:id="557134837">
      <w:bodyDiv w:val="1"/>
      <w:marLeft w:val="0"/>
      <w:marRight w:val="0"/>
      <w:marTop w:val="0"/>
      <w:marBottom w:val="0"/>
      <w:divBdr>
        <w:top w:val="none" w:sz="0" w:space="0" w:color="auto"/>
        <w:left w:val="none" w:sz="0" w:space="0" w:color="auto"/>
        <w:bottom w:val="none" w:sz="0" w:space="0" w:color="auto"/>
        <w:right w:val="none" w:sz="0" w:space="0" w:color="auto"/>
      </w:divBdr>
    </w:div>
    <w:div w:id="560025047">
      <w:bodyDiv w:val="1"/>
      <w:marLeft w:val="0"/>
      <w:marRight w:val="0"/>
      <w:marTop w:val="0"/>
      <w:marBottom w:val="0"/>
      <w:divBdr>
        <w:top w:val="none" w:sz="0" w:space="0" w:color="auto"/>
        <w:left w:val="none" w:sz="0" w:space="0" w:color="auto"/>
        <w:bottom w:val="none" w:sz="0" w:space="0" w:color="auto"/>
        <w:right w:val="none" w:sz="0" w:space="0" w:color="auto"/>
      </w:divBdr>
    </w:div>
    <w:div w:id="561453787">
      <w:bodyDiv w:val="1"/>
      <w:marLeft w:val="0"/>
      <w:marRight w:val="0"/>
      <w:marTop w:val="0"/>
      <w:marBottom w:val="0"/>
      <w:divBdr>
        <w:top w:val="none" w:sz="0" w:space="0" w:color="auto"/>
        <w:left w:val="none" w:sz="0" w:space="0" w:color="auto"/>
        <w:bottom w:val="none" w:sz="0" w:space="0" w:color="auto"/>
        <w:right w:val="none" w:sz="0" w:space="0" w:color="auto"/>
      </w:divBdr>
    </w:div>
    <w:div w:id="570386812">
      <w:bodyDiv w:val="1"/>
      <w:marLeft w:val="0"/>
      <w:marRight w:val="0"/>
      <w:marTop w:val="0"/>
      <w:marBottom w:val="0"/>
      <w:divBdr>
        <w:top w:val="none" w:sz="0" w:space="0" w:color="auto"/>
        <w:left w:val="none" w:sz="0" w:space="0" w:color="auto"/>
        <w:bottom w:val="none" w:sz="0" w:space="0" w:color="auto"/>
        <w:right w:val="none" w:sz="0" w:space="0" w:color="auto"/>
      </w:divBdr>
    </w:div>
    <w:div w:id="576669987">
      <w:bodyDiv w:val="1"/>
      <w:marLeft w:val="0"/>
      <w:marRight w:val="0"/>
      <w:marTop w:val="0"/>
      <w:marBottom w:val="0"/>
      <w:divBdr>
        <w:top w:val="none" w:sz="0" w:space="0" w:color="auto"/>
        <w:left w:val="none" w:sz="0" w:space="0" w:color="auto"/>
        <w:bottom w:val="none" w:sz="0" w:space="0" w:color="auto"/>
        <w:right w:val="none" w:sz="0" w:space="0" w:color="auto"/>
      </w:divBdr>
    </w:div>
    <w:div w:id="577058627">
      <w:bodyDiv w:val="1"/>
      <w:marLeft w:val="0"/>
      <w:marRight w:val="0"/>
      <w:marTop w:val="0"/>
      <w:marBottom w:val="0"/>
      <w:divBdr>
        <w:top w:val="none" w:sz="0" w:space="0" w:color="auto"/>
        <w:left w:val="none" w:sz="0" w:space="0" w:color="auto"/>
        <w:bottom w:val="none" w:sz="0" w:space="0" w:color="auto"/>
        <w:right w:val="none" w:sz="0" w:space="0" w:color="auto"/>
      </w:divBdr>
    </w:div>
    <w:div w:id="581574051">
      <w:bodyDiv w:val="1"/>
      <w:marLeft w:val="0"/>
      <w:marRight w:val="0"/>
      <w:marTop w:val="0"/>
      <w:marBottom w:val="0"/>
      <w:divBdr>
        <w:top w:val="none" w:sz="0" w:space="0" w:color="auto"/>
        <w:left w:val="none" w:sz="0" w:space="0" w:color="auto"/>
        <w:bottom w:val="none" w:sz="0" w:space="0" w:color="auto"/>
        <w:right w:val="none" w:sz="0" w:space="0" w:color="auto"/>
      </w:divBdr>
    </w:div>
    <w:div w:id="599608100">
      <w:bodyDiv w:val="1"/>
      <w:marLeft w:val="0"/>
      <w:marRight w:val="0"/>
      <w:marTop w:val="0"/>
      <w:marBottom w:val="0"/>
      <w:divBdr>
        <w:top w:val="none" w:sz="0" w:space="0" w:color="auto"/>
        <w:left w:val="none" w:sz="0" w:space="0" w:color="auto"/>
        <w:bottom w:val="none" w:sz="0" w:space="0" w:color="auto"/>
        <w:right w:val="none" w:sz="0" w:space="0" w:color="auto"/>
      </w:divBdr>
      <w:divsChild>
        <w:div w:id="381364743">
          <w:marLeft w:val="1166"/>
          <w:marRight w:val="0"/>
          <w:marTop w:val="200"/>
          <w:marBottom w:val="0"/>
          <w:divBdr>
            <w:top w:val="none" w:sz="0" w:space="0" w:color="auto"/>
            <w:left w:val="none" w:sz="0" w:space="0" w:color="auto"/>
            <w:bottom w:val="none" w:sz="0" w:space="0" w:color="auto"/>
            <w:right w:val="none" w:sz="0" w:space="0" w:color="auto"/>
          </w:divBdr>
        </w:div>
        <w:div w:id="116998139">
          <w:marLeft w:val="1166"/>
          <w:marRight w:val="0"/>
          <w:marTop w:val="200"/>
          <w:marBottom w:val="0"/>
          <w:divBdr>
            <w:top w:val="none" w:sz="0" w:space="0" w:color="auto"/>
            <w:left w:val="none" w:sz="0" w:space="0" w:color="auto"/>
            <w:bottom w:val="none" w:sz="0" w:space="0" w:color="auto"/>
            <w:right w:val="none" w:sz="0" w:space="0" w:color="auto"/>
          </w:divBdr>
        </w:div>
        <w:div w:id="446432925">
          <w:marLeft w:val="1166"/>
          <w:marRight w:val="0"/>
          <w:marTop w:val="200"/>
          <w:marBottom w:val="0"/>
          <w:divBdr>
            <w:top w:val="none" w:sz="0" w:space="0" w:color="auto"/>
            <w:left w:val="none" w:sz="0" w:space="0" w:color="auto"/>
            <w:bottom w:val="none" w:sz="0" w:space="0" w:color="auto"/>
            <w:right w:val="none" w:sz="0" w:space="0" w:color="auto"/>
          </w:divBdr>
        </w:div>
        <w:div w:id="296961697">
          <w:marLeft w:val="1166"/>
          <w:marRight w:val="0"/>
          <w:marTop w:val="200"/>
          <w:marBottom w:val="0"/>
          <w:divBdr>
            <w:top w:val="none" w:sz="0" w:space="0" w:color="auto"/>
            <w:left w:val="none" w:sz="0" w:space="0" w:color="auto"/>
            <w:bottom w:val="none" w:sz="0" w:space="0" w:color="auto"/>
            <w:right w:val="none" w:sz="0" w:space="0" w:color="auto"/>
          </w:divBdr>
        </w:div>
        <w:div w:id="658733744">
          <w:marLeft w:val="1166"/>
          <w:marRight w:val="0"/>
          <w:marTop w:val="200"/>
          <w:marBottom w:val="0"/>
          <w:divBdr>
            <w:top w:val="none" w:sz="0" w:space="0" w:color="auto"/>
            <w:left w:val="none" w:sz="0" w:space="0" w:color="auto"/>
            <w:bottom w:val="none" w:sz="0" w:space="0" w:color="auto"/>
            <w:right w:val="none" w:sz="0" w:space="0" w:color="auto"/>
          </w:divBdr>
        </w:div>
        <w:div w:id="1456366691">
          <w:marLeft w:val="1166"/>
          <w:marRight w:val="0"/>
          <w:marTop w:val="200"/>
          <w:marBottom w:val="0"/>
          <w:divBdr>
            <w:top w:val="none" w:sz="0" w:space="0" w:color="auto"/>
            <w:left w:val="none" w:sz="0" w:space="0" w:color="auto"/>
            <w:bottom w:val="none" w:sz="0" w:space="0" w:color="auto"/>
            <w:right w:val="none" w:sz="0" w:space="0" w:color="auto"/>
          </w:divBdr>
        </w:div>
        <w:div w:id="410397420">
          <w:marLeft w:val="1166"/>
          <w:marRight w:val="0"/>
          <w:marTop w:val="200"/>
          <w:marBottom w:val="0"/>
          <w:divBdr>
            <w:top w:val="none" w:sz="0" w:space="0" w:color="auto"/>
            <w:left w:val="none" w:sz="0" w:space="0" w:color="auto"/>
            <w:bottom w:val="none" w:sz="0" w:space="0" w:color="auto"/>
            <w:right w:val="none" w:sz="0" w:space="0" w:color="auto"/>
          </w:divBdr>
        </w:div>
      </w:divsChild>
    </w:div>
    <w:div w:id="604191294">
      <w:bodyDiv w:val="1"/>
      <w:marLeft w:val="0"/>
      <w:marRight w:val="0"/>
      <w:marTop w:val="0"/>
      <w:marBottom w:val="0"/>
      <w:divBdr>
        <w:top w:val="none" w:sz="0" w:space="0" w:color="auto"/>
        <w:left w:val="none" w:sz="0" w:space="0" w:color="auto"/>
        <w:bottom w:val="none" w:sz="0" w:space="0" w:color="auto"/>
        <w:right w:val="none" w:sz="0" w:space="0" w:color="auto"/>
      </w:divBdr>
    </w:div>
    <w:div w:id="609513271">
      <w:bodyDiv w:val="1"/>
      <w:marLeft w:val="0"/>
      <w:marRight w:val="0"/>
      <w:marTop w:val="0"/>
      <w:marBottom w:val="0"/>
      <w:divBdr>
        <w:top w:val="none" w:sz="0" w:space="0" w:color="auto"/>
        <w:left w:val="none" w:sz="0" w:space="0" w:color="auto"/>
        <w:bottom w:val="none" w:sz="0" w:space="0" w:color="auto"/>
        <w:right w:val="none" w:sz="0" w:space="0" w:color="auto"/>
      </w:divBdr>
    </w:div>
    <w:div w:id="617491562">
      <w:bodyDiv w:val="1"/>
      <w:marLeft w:val="0"/>
      <w:marRight w:val="0"/>
      <w:marTop w:val="0"/>
      <w:marBottom w:val="0"/>
      <w:divBdr>
        <w:top w:val="none" w:sz="0" w:space="0" w:color="auto"/>
        <w:left w:val="none" w:sz="0" w:space="0" w:color="auto"/>
        <w:bottom w:val="none" w:sz="0" w:space="0" w:color="auto"/>
        <w:right w:val="none" w:sz="0" w:space="0" w:color="auto"/>
      </w:divBdr>
    </w:div>
    <w:div w:id="622659941">
      <w:bodyDiv w:val="1"/>
      <w:marLeft w:val="0"/>
      <w:marRight w:val="0"/>
      <w:marTop w:val="0"/>
      <w:marBottom w:val="0"/>
      <w:divBdr>
        <w:top w:val="none" w:sz="0" w:space="0" w:color="auto"/>
        <w:left w:val="none" w:sz="0" w:space="0" w:color="auto"/>
        <w:bottom w:val="none" w:sz="0" w:space="0" w:color="auto"/>
        <w:right w:val="none" w:sz="0" w:space="0" w:color="auto"/>
      </w:divBdr>
    </w:div>
    <w:div w:id="625432955">
      <w:bodyDiv w:val="1"/>
      <w:marLeft w:val="0"/>
      <w:marRight w:val="0"/>
      <w:marTop w:val="0"/>
      <w:marBottom w:val="0"/>
      <w:divBdr>
        <w:top w:val="none" w:sz="0" w:space="0" w:color="auto"/>
        <w:left w:val="none" w:sz="0" w:space="0" w:color="auto"/>
        <w:bottom w:val="none" w:sz="0" w:space="0" w:color="auto"/>
        <w:right w:val="none" w:sz="0" w:space="0" w:color="auto"/>
      </w:divBdr>
    </w:div>
    <w:div w:id="631205299">
      <w:bodyDiv w:val="1"/>
      <w:marLeft w:val="0"/>
      <w:marRight w:val="0"/>
      <w:marTop w:val="0"/>
      <w:marBottom w:val="0"/>
      <w:divBdr>
        <w:top w:val="none" w:sz="0" w:space="0" w:color="auto"/>
        <w:left w:val="none" w:sz="0" w:space="0" w:color="auto"/>
        <w:bottom w:val="none" w:sz="0" w:space="0" w:color="auto"/>
        <w:right w:val="none" w:sz="0" w:space="0" w:color="auto"/>
      </w:divBdr>
    </w:div>
    <w:div w:id="636878862">
      <w:bodyDiv w:val="1"/>
      <w:marLeft w:val="0"/>
      <w:marRight w:val="0"/>
      <w:marTop w:val="0"/>
      <w:marBottom w:val="0"/>
      <w:divBdr>
        <w:top w:val="none" w:sz="0" w:space="0" w:color="auto"/>
        <w:left w:val="none" w:sz="0" w:space="0" w:color="auto"/>
        <w:bottom w:val="none" w:sz="0" w:space="0" w:color="auto"/>
        <w:right w:val="none" w:sz="0" w:space="0" w:color="auto"/>
      </w:divBdr>
    </w:div>
    <w:div w:id="637035102">
      <w:bodyDiv w:val="1"/>
      <w:marLeft w:val="0"/>
      <w:marRight w:val="0"/>
      <w:marTop w:val="0"/>
      <w:marBottom w:val="0"/>
      <w:divBdr>
        <w:top w:val="none" w:sz="0" w:space="0" w:color="auto"/>
        <w:left w:val="none" w:sz="0" w:space="0" w:color="auto"/>
        <w:bottom w:val="none" w:sz="0" w:space="0" w:color="auto"/>
        <w:right w:val="none" w:sz="0" w:space="0" w:color="auto"/>
      </w:divBdr>
    </w:div>
    <w:div w:id="637496580">
      <w:bodyDiv w:val="1"/>
      <w:marLeft w:val="0"/>
      <w:marRight w:val="0"/>
      <w:marTop w:val="0"/>
      <w:marBottom w:val="0"/>
      <w:divBdr>
        <w:top w:val="none" w:sz="0" w:space="0" w:color="auto"/>
        <w:left w:val="none" w:sz="0" w:space="0" w:color="auto"/>
        <w:bottom w:val="none" w:sz="0" w:space="0" w:color="auto"/>
        <w:right w:val="none" w:sz="0" w:space="0" w:color="auto"/>
      </w:divBdr>
    </w:div>
    <w:div w:id="650984342">
      <w:bodyDiv w:val="1"/>
      <w:marLeft w:val="0"/>
      <w:marRight w:val="0"/>
      <w:marTop w:val="0"/>
      <w:marBottom w:val="0"/>
      <w:divBdr>
        <w:top w:val="none" w:sz="0" w:space="0" w:color="auto"/>
        <w:left w:val="none" w:sz="0" w:space="0" w:color="auto"/>
        <w:bottom w:val="none" w:sz="0" w:space="0" w:color="auto"/>
        <w:right w:val="none" w:sz="0" w:space="0" w:color="auto"/>
      </w:divBdr>
    </w:div>
    <w:div w:id="654070851">
      <w:bodyDiv w:val="1"/>
      <w:marLeft w:val="0"/>
      <w:marRight w:val="0"/>
      <w:marTop w:val="0"/>
      <w:marBottom w:val="0"/>
      <w:divBdr>
        <w:top w:val="none" w:sz="0" w:space="0" w:color="auto"/>
        <w:left w:val="none" w:sz="0" w:space="0" w:color="auto"/>
        <w:bottom w:val="none" w:sz="0" w:space="0" w:color="auto"/>
        <w:right w:val="none" w:sz="0" w:space="0" w:color="auto"/>
      </w:divBdr>
    </w:div>
    <w:div w:id="659966043">
      <w:bodyDiv w:val="1"/>
      <w:marLeft w:val="0"/>
      <w:marRight w:val="0"/>
      <w:marTop w:val="0"/>
      <w:marBottom w:val="0"/>
      <w:divBdr>
        <w:top w:val="none" w:sz="0" w:space="0" w:color="auto"/>
        <w:left w:val="none" w:sz="0" w:space="0" w:color="auto"/>
        <w:bottom w:val="none" w:sz="0" w:space="0" w:color="auto"/>
        <w:right w:val="none" w:sz="0" w:space="0" w:color="auto"/>
      </w:divBdr>
    </w:div>
    <w:div w:id="671372677">
      <w:bodyDiv w:val="1"/>
      <w:marLeft w:val="0"/>
      <w:marRight w:val="0"/>
      <w:marTop w:val="0"/>
      <w:marBottom w:val="0"/>
      <w:divBdr>
        <w:top w:val="none" w:sz="0" w:space="0" w:color="auto"/>
        <w:left w:val="none" w:sz="0" w:space="0" w:color="auto"/>
        <w:bottom w:val="none" w:sz="0" w:space="0" w:color="auto"/>
        <w:right w:val="none" w:sz="0" w:space="0" w:color="auto"/>
      </w:divBdr>
    </w:div>
    <w:div w:id="675423886">
      <w:bodyDiv w:val="1"/>
      <w:marLeft w:val="0"/>
      <w:marRight w:val="0"/>
      <w:marTop w:val="0"/>
      <w:marBottom w:val="0"/>
      <w:divBdr>
        <w:top w:val="none" w:sz="0" w:space="0" w:color="auto"/>
        <w:left w:val="none" w:sz="0" w:space="0" w:color="auto"/>
        <w:bottom w:val="none" w:sz="0" w:space="0" w:color="auto"/>
        <w:right w:val="none" w:sz="0" w:space="0" w:color="auto"/>
      </w:divBdr>
    </w:div>
    <w:div w:id="689376628">
      <w:bodyDiv w:val="1"/>
      <w:marLeft w:val="0"/>
      <w:marRight w:val="0"/>
      <w:marTop w:val="0"/>
      <w:marBottom w:val="0"/>
      <w:divBdr>
        <w:top w:val="none" w:sz="0" w:space="0" w:color="auto"/>
        <w:left w:val="none" w:sz="0" w:space="0" w:color="auto"/>
        <w:bottom w:val="none" w:sz="0" w:space="0" w:color="auto"/>
        <w:right w:val="none" w:sz="0" w:space="0" w:color="auto"/>
      </w:divBdr>
    </w:div>
    <w:div w:id="704142006">
      <w:bodyDiv w:val="1"/>
      <w:marLeft w:val="0"/>
      <w:marRight w:val="0"/>
      <w:marTop w:val="0"/>
      <w:marBottom w:val="0"/>
      <w:divBdr>
        <w:top w:val="none" w:sz="0" w:space="0" w:color="auto"/>
        <w:left w:val="none" w:sz="0" w:space="0" w:color="auto"/>
        <w:bottom w:val="none" w:sz="0" w:space="0" w:color="auto"/>
        <w:right w:val="none" w:sz="0" w:space="0" w:color="auto"/>
      </w:divBdr>
    </w:div>
    <w:div w:id="717434170">
      <w:bodyDiv w:val="1"/>
      <w:marLeft w:val="0"/>
      <w:marRight w:val="0"/>
      <w:marTop w:val="0"/>
      <w:marBottom w:val="0"/>
      <w:divBdr>
        <w:top w:val="none" w:sz="0" w:space="0" w:color="auto"/>
        <w:left w:val="none" w:sz="0" w:space="0" w:color="auto"/>
        <w:bottom w:val="none" w:sz="0" w:space="0" w:color="auto"/>
        <w:right w:val="none" w:sz="0" w:space="0" w:color="auto"/>
      </w:divBdr>
    </w:div>
    <w:div w:id="725957983">
      <w:bodyDiv w:val="1"/>
      <w:marLeft w:val="0"/>
      <w:marRight w:val="0"/>
      <w:marTop w:val="0"/>
      <w:marBottom w:val="0"/>
      <w:divBdr>
        <w:top w:val="none" w:sz="0" w:space="0" w:color="auto"/>
        <w:left w:val="none" w:sz="0" w:space="0" w:color="auto"/>
        <w:bottom w:val="none" w:sz="0" w:space="0" w:color="auto"/>
        <w:right w:val="none" w:sz="0" w:space="0" w:color="auto"/>
      </w:divBdr>
    </w:div>
    <w:div w:id="730036138">
      <w:bodyDiv w:val="1"/>
      <w:marLeft w:val="0"/>
      <w:marRight w:val="0"/>
      <w:marTop w:val="0"/>
      <w:marBottom w:val="0"/>
      <w:divBdr>
        <w:top w:val="none" w:sz="0" w:space="0" w:color="auto"/>
        <w:left w:val="none" w:sz="0" w:space="0" w:color="auto"/>
        <w:bottom w:val="none" w:sz="0" w:space="0" w:color="auto"/>
        <w:right w:val="none" w:sz="0" w:space="0" w:color="auto"/>
      </w:divBdr>
    </w:div>
    <w:div w:id="731197404">
      <w:bodyDiv w:val="1"/>
      <w:marLeft w:val="0"/>
      <w:marRight w:val="0"/>
      <w:marTop w:val="0"/>
      <w:marBottom w:val="0"/>
      <w:divBdr>
        <w:top w:val="none" w:sz="0" w:space="0" w:color="auto"/>
        <w:left w:val="none" w:sz="0" w:space="0" w:color="auto"/>
        <w:bottom w:val="none" w:sz="0" w:space="0" w:color="auto"/>
        <w:right w:val="none" w:sz="0" w:space="0" w:color="auto"/>
      </w:divBdr>
    </w:div>
    <w:div w:id="758453896">
      <w:bodyDiv w:val="1"/>
      <w:marLeft w:val="0"/>
      <w:marRight w:val="0"/>
      <w:marTop w:val="0"/>
      <w:marBottom w:val="0"/>
      <w:divBdr>
        <w:top w:val="none" w:sz="0" w:space="0" w:color="auto"/>
        <w:left w:val="none" w:sz="0" w:space="0" w:color="auto"/>
        <w:bottom w:val="none" w:sz="0" w:space="0" w:color="auto"/>
        <w:right w:val="none" w:sz="0" w:space="0" w:color="auto"/>
      </w:divBdr>
    </w:div>
    <w:div w:id="761143626">
      <w:bodyDiv w:val="1"/>
      <w:marLeft w:val="0"/>
      <w:marRight w:val="0"/>
      <w:marTop w:val="0"/>
      <w:marBottom w:val="0"/>
      <w:divBdr>
        <w:top w:val="none" w:sz="0" w:space="0" w:color="auto"/>
        <w:left w:val="none" w:sz="0" w:space="0" w:color="auto"/>
        <w:bottom w:val="none" w:sz="0" w:space="0" w:color="auto"/>
        <w:right w:val="none" w:sz="0" w:space="0" w:color="auto"/>
      </w:divBdr>
    </w:div>
    <w:div w:id="762651109">
      <w:bodyDiv w:val="1"/>
      <w:marLeft w:val="0"/>
      <w:marRight w:val="0"/>
      <w:marTop w:val="0"/>
      <w:marBottom w:val="0"/>
      <w:divBdr>
        <w:top w:val="none" w:sz="0" w:space="0" w:color="auto"/>
        <w:left w:val="none" w:sz="0" w:space="0" w:color="auto"/>
        <w:bottom w:val="none" w:sz="0" w:space="0" w:color="auto"/>
        <w:right w:val="none" w:sz="0" w:space="0" w:color="auto"/>
      </w:divBdr>
    </w:div>
    <w:div w:id="762919276">
      <w:bodyDiv w:val="1"/>
      <w:marLeft w:val="0"/>
      <w:marRight w:val="0"/>
      <w:marTop w:val="0"/>
      <w:marBottom w:val="0"/>
      <w:divBdr>
        <w:top w:val="none" w:sz="0" w:space="0" w:color="auto"/>
        <w:left w:val="none" w:sz="0" w:space="0" w:color="auto"/>
        <w:bottom w:val="none" w:sz="0" w:space="0" w:color="auto"/>
        <w:right w:val="none" w:sz="0" w:space="0" w:color="auto"/>
      </w:divBdr>
    </w:div>
    <w:div w:id="765152083">
      <w:bodyDiv w:val="1"/>
      <w:marLeft w:val="0"/>
      <w:marRight w:val="0"/>
      <w:marTop w:val="0"/>
      <w:marBottom w:val="0"/>
      <w:divBdr>
        <w:top w:val="none" w:sz="0" w:space="0" w:color="auto"/>
        <w:left w:val="none" w:sz="0" w:space="0" w:color="auto"/>
        <w:bottom w:val="none" w:sz="0" w:space="0" w:color="auto"/>
        <w:right w:val="none" w:sz="0" w:space="0" w:color="auto"/>
      </w:divBdr>
    </w:div>
    <w:div w:id="767579417">
      <w:bodyDiv w:val="1"/>
      <w:marLeft w:val="0"/>
      <w:marRight w:val="0"/>
      <w:marTop w:val="0"/>
      <w:marBottom w:val="0"/>
      <w:divBdr>
        <w:top w:val="none" w:sz="0" w:space="0" w:color="auto"/>
        <w:left w:val="none" w:sz="0" w:space="0" w:color="auto"/>
        <w:bottom w:val="none" w:sz="0" w:space="0" w:color="auto"/>
        <w:right w:val="none" w:sz="0" w:space="0" w:color="auto"/>
      </w:divBdr>
    </w:div>
    <w:div w:id="774519821">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85319115">
      <w:bodyDiv w:val="1"/>
      <w:marLeft w:val="0"/>
      <w:marRight w:val="0"/>
      <w:marTop w:val="0"/>
      <w:marBottom w:val="0"/>
      <w:divBdr>
        <w:top w:val="none" w:sz="0" w:space="0" w:color="auto"/>
        <w:left w:val="none" w:sz="0" w:space="0" w:color="auto"/>
        <w:bottom w:val="none" w:sz="0" w:space="0" w:color="auto"/>
        <w:right w:val="none" w:sz="0" w:space="0" w:color="auto"/>
      </w:divBdr>
    </w:div>
    <w:div w:id="795760208">
      <w:bodyDiv w:val="1"/>
      <w:marLeft w:val="0"/>
      <w:marRight w:val="0"/>
      <w:marTop w:val="0"/>
      <w:marBottom w:val="0"/>
      <w:divBdr>
        <w:top w:val="none" w:sz="0" w:space="0" w:color="auto"/>
        <w:left w:val="none" w:sz="0" w:space="0" w:color="auto"/>
        <w:bottom w:val="none" w:sz="0" w:space="0" w:color="auto"/>
        <w:right w:val="none" w:sz="0" w:space="0" w:color="auto"/>
      </w:divBdr>
    </w:div>
    <w:div w:id="801076523">
      <w:bodyDiv w:val="1"/>
      <w:marLeft w:val="0"/>
      <w:marRight w:val="0"/>
      <w:marTop w:val="0"/>
      <w:marBottom w:val="0"/>
      <w:divBdr>
        <w:top w:val="none" w:sz="0" w:space="0" w:color="auto"/>
        <w:left w:val="none" w:sz="0" w:space="0" w:color="auto"/>
        <w:bottom w:val="none" w:sz="0" w:space="0" w:color="auto"/>
        <w:right w:val="none" w:sz="0" w:space="0" w:color="auto"/>
      </w:divBdr>
    </w:div>
    <w:div w:id="806095816">
      <w:bodyDiv w:val="1"/>
      <w:marLeft w:val="0"/>
      <w:marRight w:val="0"/>
      <w:marTop w:val="0"/>
      <w:marBottom w:val="0"/>
      <w:divBdr>
        <w:top w:val="none" w:sz="0" w:space="0" w:color="auto"/>
        <w:left w:val="none" w:sz="0" w:space="0" w:color="auto"/>
        <w:bottom w:val="none" w:sz="0" w:space="0" w:color="auto"/>
        <w:right w:val="none" w:sz="0" w:space="0" w:color="auto"/>
      </w:divBdr>
    </w:div>
    <w:div w:id="814227349">
      <w:bodyDiv w:val="1"/>
      <w:marLeft w:val="0"/>
      <w:marRight w:val="0"/>
      <w:marTop w:val="0"/>
      <w:marBottom w:val="0"/>
      <w:divBdr>
        <w:top w:val="none" w:sz="0" w:space="0" w:color="auto"/>
        <w:left w:val="none" w:sz="0" w:space="0" w:color="auto"/>
        <w:bottom w:val="none" w:sz="0" w:space="0" w:color="auto"/>
        <w:right w:val="none" w:sz="0" w:space="0" w:color="auto"/>
      </w:divBdr>
    </w:div>
    <w:div w:id="818036437">
      <w:bodyDiv w:val="1"/>
      <w:marLeft w:val="0"/>
      <w:marRight w:val="0"/>
      <w:marTop w:val="0"/>
      <w:marBottom w:val="0"/>
      <w:divBdr>
        <w:top w:val="none" w:sz="0" w:space="0" w:color="auto"/>
        <w:left w:val="none" w:sz="0" w:space="0" w:color="auto"/>
        <w:bottom w:val="none" w:sz="0" w:space="0" w:color="auto"/>
        <w:right w:val="none" w:sz="0" w:space="0" w:color="auto"/>
      </w:divBdr>
    </w:div>
    <w:div w:id="827408114">
      <w:bodyDiv w:val="1"/>
      <w:marLeft w:val="0"/>
      <w:marRight w:val="0"/>
      <w:marTop w:val="0"/>
      <w:marBottom w:val="0"/>
      <w:divBdr>
        <w:top w:val="none" w:sz="0" w:space="0" w:color="auto"/>
        <w:left w:val="none" w:sz="0" w:space="0" w:color="auto"/>
        <w:bottom w:val="none" w:sz="0" w:space="0" w:color="auto"/>
        <w:right w:val="none" w:sz="0" w:space="0" w:color="auto"/>
      </w:divBdr>
    </w:div>
    <w:div w:id="829440754">
      <w:bodyDiv w:val="1"/>
      <w:marLeft w:val="0"/>
      <w:marRight w:val="0"/>
      <w:marTop w:val="0"/>
      <w:marBottom w:val="0"/>
      <w:divBdr>
        <w:top w:val="none" w:sz="0" w:space="0" w:color="auto"/>
        <w:left w:val="none" w:sz="0" w:space="0" w:color="auto"/>
        <w:bottom w:val="none" w:sz="0" w:space="0" w:color="auto"/>
        <w:right w:val="none" w:sz="0" w:space="0" w:color="auto"/>
      </w:divBdr>
    </w:div>
    <w:div w:id="832067770">
      <w:bodyDiv w:val="1"/>
      <w:marLeft w:val="0"/>
      <w:marRight w:val="0"/>
      <w:marTop w:val="0"/>
      <w:marBottom w:val="0"/>
      <w:divBdr>
        <w:top w:val="none" w:sz="0" w:space="0" w:color="auto"/>
        <w:left w:val="none" w:sz="0" w:space="0" w:color="auto"/>
        <w:bottom w:val="none" w:sz="0" w:space="0" w:color="auto"/>
        <w:right w:val="none" w:sz="0" w:space="0" w:color="auto"/>
      </w:divBdr>
    </w:div>
    <w:div w:id="847018125">
      <w:bodyDiv w:val="1"/>
      <w:marLeft w:val="0"/>
      <w:marRight w:val="0"/>
      <w:marTop w:val="0"/>
      <w:marBottom w:val="0"/>
      <w:divBdr>
        <w:top w:val="none" w:sz="0" w:space="0" w:color="auto"/>
        <w:left w:val="none" w:sz="0" w:space="0" w:color="auto"/>
        <w:bottom w:val="none" w:sz="0" w:space="0" w:color="auto"/>
        <w:right w:val="none" w:sz="0" w:space="0" w:color="auto"/>
      </w:divBdr>
    </w:div>
    <w:div w:id="858084408">
      <w:bodyDiv w:val="1"/>
      <w:marLeft w:val="0"/>
      <w:marRight w:val="0"/>
      <w:marTop w:val="0"/>
      <w:marBottom w:val="0"/>
      <w:divBdr>
        <w:top w:val="none" w:sz="0" w:space="0" w:color="auto"/>
        <w:left w:val="none" w:sz="0" w:space="0" w:color="auto"/>
        <w:bottom w:val="none" w:sz="0" w:space="0" w:color="auto"/>
        <w:right w:val="none" w:sz="0" w:space="0" w:color="auto"/>
      </w:divBdr>
    </w:div>
    <w:div w:id="858742776">
      <w:bodyDiv w:val="1"/>
      <w:marLeft w:val="0"/>
      <w:marRight w:val="0"/>
      <w:marTop w:val="0"/>
      <w:marBottom w:val="0"/>
      <w:divBdr>
        <w:top w:val="none" w:sz="0" w:space="0" w:color="auto"/>
        <w:left w:val="none" w:sz="0" w:space="0" w:color="auto"/>
        <w:bottom w:val="none" w:sz="0" w:space="0" w:color="auto"/>
        <w:right w:val="none" w:sz="0" w:space="0" w:color="auto"/>
      </w:divBdr>
    </w:div>
    <w:div w:id="863175201">
      <w:bodyDiv w:val="1"/>
      <w:marLeft w:val="0"/>
      <w:marRight w:val="0"/>
      <w:marTop w:val="0"/>
      <w:marBottom w:val="0"/>
      <w:divBdr>
        <w:top w:val="none" w:sz="0" w:space="0" w:color="auto"/>
        <w:left w:val="none" w:sz="0" w:space="0" w:color="auto"/>
        <w:bottom w:val="none" w:sz="0" w:space="0" w:color="auto"/>
        <w:right w:val="none" w:sz="0" w:space="0" w:color="auto"/>
      </w:divBdr>
    </w:div>
    <w:div w:id="864714496">
      <w:bodyDiv w:val="1"/>
      <w:marLeft w:val="0"/>
      <w:marRight w:val="0"/>
      <w:marTop w:val="0"/>
      <w:marBottom w:val="0"/>
      <w:divBdr>
        <w:top w:val="none" w:sz="0" w:space="0" w:color="auto"/>
        <w:left w:val="none" w:sz="0" w:space="0" w:color="auto"/>
        <w:bottom w:val="none" w:sz="0" w:space="0" w:color="auto"/>
        <w:right w:val="none" w:sz="0" w:space="0" w:color="auto"/>
      </w:divBdr>
    </w:div>
    <w:div w:id="866022879">
      <w:bodyDiv w:val="1"/>
      <w:marLeft w:val="0"/>
      <w:marRight w:val="0"/>
      <w:marTop w:val="0"/>
      <w:marBottom w:val="0"/>
      <w:divBdr>
        <w:top w:val="none" w:sz="0" w:space="0" w:color="auto"/>
        <w:left w:val="none" w:sz="0" w:space="0" w:color="auto"/>
        <w:bottom w:val="none" w:sz="0" w:space="0" w:color="auto"/>
        <w:right w:val="none" w:sz="0" w:space="0" w:color="auto"/>
      </w:divBdr>
    </w:div>
    <w:div w:id="866718748">
      <w:bodyDiv w:val="1"/>
      <w:marLeft w:val="0"/>
      <w:marRight w:val="0"/>
      <w:marTop w:val="0"/>
      <w:marBottom w:val="0"/>
      <w:divBdr>
        <w:top w:val="none" w:sz="0" w:space="0" w:color="auto"/>
        <w:left w:val="none" w:sz="0" w:space="0" w:color="auto"/>
        <w:bottom w:val="none" w:sz="0" w:space="0" w:color="auto"/>
        <w:right w:val="none" w:sz="0" w:space="0" w:color="auto"/>
      </w:divBdr>
    </w:div>
    <w:div w:id="874150097">
      <w:bodyDiv w:val="1"/>
      <w:marLeft w:val="0"/>
      <w:marRight w:val="0"/>
      <w:marTop w:val="0"/>
      <w:marBottom w:val="0"/>
      <w:divBdr>
        <w:top w:val="none" w:sz="0" w:space="0" w:color="auto"/>
        <w:left w:val="none" w:sz="0" w:space="0" w:color="auto"/>
        <w:bottom w:val="none" w:sz="0" w:space="0" w:color="auto"/>
        <w:right w:val="none" w:sz="0" w:space="0" w:color="auto"/>
      </w:divBdr>
    </w:div>
    <w:div w:id="883835348">
      <w:bodyDiv w:val="1"/>
      <w:marLeft w:val="0"/>
      <w:marRight w:val="0"/>
      <w:marTop w:val="0"/>
      <w:marBottom w:val="0"/>
      <w:divBdr>
        <w:top w:val="none" w:sz="0" w:space="0" w:color="auto"/>
        <w:left w:val="none" w:sz="0" w:space="0" w:color="auto"/>
        <w:bottom w:val="none" w:sz="0" w:space="0" w:color="auto"/>
        <w:right w:val="none" w:sz="0" w:space="0" w:color="auto"/>
      </w:divBdr>
    </w:div>
    <w:div w:id="888490981">
      <w:bodyDiv w:val="1"/>
      <w:marLeft w:val="0"/>
      <w:marRight w:val="0"/>
      <w:marTop w:val="0"/>
      <w:marBottom w:val="0"/>
      <w:divBdr>
        <w:top w:val="none" w:sz="0" w:space="0" w:color="auto"/>
        <w:left w:val="none" w:sz="0" w:space="0" w:color="auto"/>
        <w:bottom w:val="none" w:sz="0" w:space="0" w:color="auto"/>
        <w:right w:val="none" w:sz="0" w:space="0" w:color="auto"/>
      </w:divBdr>
    </w:div>
    <w:div w:id="893199303">
      <w:bodyDiv w:val="1"/>
      <w:marLeft w:val="0"/>
      <w:marRight w:val="0"/>
      <w:marTop w:val="0"/>
      <w:marBottom w:val="0"/>
      <w:divBdr>
        <w:top w:val="none" w:sz="0" w:space="0" w:color="auto"/>
        <w:left w:val="none" w:sz="0" w:space="0" w:color="auto"/>
        <w:bottom w:val="none" w:sz="0" w:space="0" w:color="auto"/>
        <w:right w:val="none" w:sz="0" w:space="0" w:color="auto"/>
      </w:divBdr>
    </w:div>
    <w:div w:id="900560919">
      <w:bodyDiv w:val="1"/>
      <w:marLeft w:val="0"/>
      <w:marRight w:val="0"/>
      <w:marTop w:val="0"/>
      <w:marBottom w:val="0"/>
      <w:divBdr>
        <w:top w:val="none" w:sz="0" w:space="0" w:color="auto"/>
        <w:left w:val="none" w:sz="0" w:space="0" w:color="auto"/>
        <w:bottom w:val="none" w:sz="0" w:space="0" w:color="auto"/>
        <w:right w:val="none" w:sz="0" w:space="0" w:color="auto"/>
      </w:divBdr>
    </w:div>
    <w:div w:id="901713888">
      <w:bodyDiv w:val="1"/>
      <w:marLeft w:val="0"/>
      <w:marRight w:val="0"/>
      <w:marTop w:val="0"/>
      <w:marBottom w:val="0"/>
      <w:divBdr>
        <w:top w:val="none" w:sz="0" w:space="0" w:color="auto"/>
        <w:left w:val="none" w:sz="0" w:space="0" w:color="auto"/>
        <w:bottom w:val="none" w:sz="0" w:space="0" w:color="auto"/>
        <w:right w:val="none" w:sz="0" w:space="0" w:color="auto"/>
      </w:divBdr>
    </w:div>
    <w:div w:id="915555478">
      <w:bodyDiv w:val="1"/>
      <w:marLeft w:val="0"/>
      <w:marRight w:val="0"/>
      <w:marTop w:val="0"/>
      <w:marBottom w:val="0"/>
      <w:divBdr>
        <w:top w:val="none" w:sz="0" w:space="0" w:color="auto"/>
        <w:left w:val="none" w:sz="0" w:space="0" w:color="auto"/>
        <w:bottom w:val="none" w:sz="0" w:space="0" w:color="auto"/>
        <w:right w:val="none" w:sz="0" w:space="0" w:color="auto"/>
      </w:divBdr>
    </w:div>
    <w:div w:id="923032548">
      <w:bodyDiv w:val="1"/>
      <w:marLeft w:val="0"/>
      <w:marRight w:val="0"/>
      <w:marTop w:val="0"/>
      <w:marBottom w:val="0"/>
      <w:divBdr>
        <w:top w:val="none" w:sz="0" w:space="0" w:color="auto"/>
        <w:left w:val="none" w:sz="0" w:space="0" w:color="auto"/>
        <w:bottom w:val="none" w:sz="0" w:space="0" w:color="auto"/>
        <w:right w:val="none" w:sz="0" w:space="0" w:color="auto"/>
      </w:divBdr>
    </w:div>
    <w:div w:id="941915004">
      <w:bodyDiv w:val="1"/>
      <w:marLeft w:val="0"/>
      <w:marRight w:val="0"/>
      <w:marTop w:val="0"/>
      <w:marBottom w:val="0"/>
      <w:divBdr>
        <w:top w:val="none" w:sz="0" w:space="0" w:color="auto"/>
        <w:left w:val="none" w:sz="0" w:space="0" w:color="auto"/>
        <w:bottom w:val="none" w:sz="0" w:space="0" w:color="auto"/>
        <w:right w:val="none" w:sz="0" w:space="0" w:color="auto"/>
      </w:divBdr>
    </w:div>
    <w:div w:id="956716122">
      <w:bodyDiv w:val="1"/>
      <w:marLeft w:val="0"/>
      <w:marRight w:val="0"/>
      <w:marTop w:val="0"/>
      <w:marBottom w:val="0"/>
      <w:divBdr>
        <w:top w:val="none" w:sz="0" w:space="0" w:color="auto"/>
        <w:left w:val="none" w:sz="0" w:space="0" w:color="auto"/>
        <w:bottom w:val="none" w:sz="0" w:space="0" w:color="auto"/>
        <w:right w:val="none" w:sz="0" w:space="0" w:color="auto"/>
      </w:divBdr>
    </w:div>
    <w:div w:id="960113196">
      <w:bodyDiv w:val="1"/>
      <w:marLeft w:val="0"/>
      <w:marRight w:val="0"/>
      <w:marTop w:val="0"/>
      <w:marBottom w:val="0"/>
      <w:divBdr>
        <w:top w:val="none" w:sz="0" w:space="0" w:color="auto"/>
        <w:left w:val="none" w:sz="0" w:space="0" w:color="auto"/>
        <w:bottom w:val="none" w:sz="0" w:space="0" w:color="auto"/>
        <w:right w:val="none" w:sz="0" w:space="0" w:color="auto"/>
      </w:divBdr>
    </w:div>
    <w:div w:id="972642289">
      <w:bodyDiv w:val="1"/>
      <w:marLeft w:val="0"/>
      <w:marRight w:val="0"/>
      <w:marTop w:val="0"/>
      <w:marBottom w:val="0"/>
      <w:divBdr>
        <w:top w:val="none" w:sz="0" w:space="0" w:color="auto"/>
        <w:left w:val="none" w:sz="0" w:space="0" w:color="auto"/>
        <w:bottom w:val="none" w:sz="0" w:space="0" w:color="auto"/>
        <w:right w:val="none" w:sz="0" w:space="0" w:color="auto"/>
      </w:divBdr>
    </w:div>
    <w:div w:id="978346478">
      <w:bodyDiv w:val="1"/>
      <w:marLeft w:val="0"/>
      <w:marRight w:val="0"/>
      <w:marTop w:val="0"/>
      <w:marBottom w:val="0"/>
      <w:divBdr>
        <w:top w:val="none" w:sz="0" w:space="0" w:color="auto"/>
        <w:left w:val="none" w:sz="0" w:space="0" w:color="auto"/>
        <w:bottom w:val="none" w:sz="0" w:space="0" w:color="auto"/>
        <w:right w:val="none" w:sz="0" w:space="0" w:color="auto"/>
      </w:divBdr>
    </w:div>
    <w:div w:id="990249630">
      <w:bodyDiv w:val="1"/>
      <w:marLeft w:val="0"/>
      <w:marRight w:val="0"/>
      <w:marTop w:val="0"/>
      <w:marBottom w:val="0"/>
      <w:divBdr>
        <w:top w:val="none" w:sz="0" w:space="0" w:color="auto"/>
        <w:left w:val="none" w:sz="0" w:space="0" w:color="auto"/>
        <w:bottom w:val="none" w:sz="0" w:space="0" w:color="auto"/>
        <w:right w:val="none" w:sz="0" w:space="0" w:color="auto"/>
      </w:divBdr>
    </w:div>
    <w:div w:id="997731121">
      <w:bodyDiv w:val="1"/>
      <w:marLeft w:val="0"/>
      <w:marRight w:val="0"/>
      <w:marTop w:val="0"/>
      <w:marBottom w:val="0"/>
      <w:divBdr>
        <w:top w:val="none" w:sz="0" w:space="0" w:color="auto"/>
        <w:left w:val="none" w:sz="0" w:space="0" w:color="auto"/>
        <w:bottom w:val="none" w:sz="0" w:space="0" w:color="auto"/>
        <w:right w:val="none" w:sz="0" w:space="0" w:color="auto"/>
      </w:divBdr>
    </w:div>
    <w:div w:id="1000935175">
      <w:bodyDiv w:val="1"/>
      <w:marLeft w:val="0"/>
      <w:marRight w:val="0"/>
      <w:marTop w:val="0"/>
      <w:marBottom w:val="0"/>
      <w:divBdr>
        <w:top w:val="none" w:sz="0" w:space="0" w:color="auto"/>
        <w:left w:val="none" w:sz="0" w:space="0" w:color="auto"/>
        <w:bottom w:val="none" w:sz="0" w:space="0" w:color="auto"/>
        <w:right w:val="none" w:sz="0" w:space="0" w:color="auto"/>
      </w:divBdr>
    </w:div>
    <w:div w:id="1001128898">
      <w:bodyDiv w:val="1"/>
      <w:marLeft w:val="0"/>
      <w:marRight w:val="0"/>
      <w:marTop w:val="0"/>
      <w:marBottom w:val="0"/>
      <w:divBdr>
        <w:top w:val="none" w:sz="0" w:space="0" w:color="auto"/>
        <w:left w:val="none" w:sz="0" w:space="0" w:color="auto"/>
        <w:bottom w:val="none" w:sz="0" w:space="0" w:color="auto"/>
        <w:right w:val="none" w:sz="0" w:space="0" w:color="auto"/>
      </w:divBdr>
    </w:div>
    <w:div w:id="1006639845">
      <w:bodyDiv w:val="1"/>
      <w:marLeft w:val="0"/>
      <w:marRight w:val="0"/>
      <w:marTop w:val="0"/>
      <w:marBottom w:val="0"/>
      <w:divBdr>
        <w:top w:val="none" w:sz="0" w:space="0" w:color="auto"/>
        <w:left w:val="none" w:sz="0" w:space="0" w:color="auto"/>
        <w:bottom w:val="none" w:sz="0" w:space="0" w:color="auto"/>
        <w:right w:val="none" w:sz="0" w:space="0" w:color="auto"/>
      </w:divBdr>
    </w:div>
    <w:div w:id="1008143223">
      <w:bodyDiv w:val="1"/>
      <w:marLeft w:val="0"/>
      <w:marRight w:val="0"/>
      <w:marTop w:val="0"/>
      <w:marBottom w:val="0"/>
      <w:divBdr>
        <w:top w:val="none" w:sz="0" w:space="0" w:color="auto"/>
        <w:left w:val="none" w:sz="0" w:space="0" w:color="auto"/>
        <w:bottom w:val="none" w:sz="0" w:space="0" w:color="auto"/>
        <w:right w:val="none" w:sz="0" w:space="0" w:color="auto"/>
      </w:divBdr>
    </w:div>
    <w:div w:id="1009480147">
      <w:bodyDiv w:val="1"/>
      <w:marLeft w:val="0"/>
      <w:marRight w:val="0"/>
      <w:marTop w:val="0"/>
      <w:marBottom w:val="0"/>
      <w:divBdr>
        <w:top w:val="none" w:sz="0" w:space="0" w:color="auto"/>
        <w:left w:val="none" w:sz="0" w:space="0" w:color="auto"/>
        <w:bottom w:val="none" w:sz="0" w:space="0" w:color="auto"/>
        <w:right w:val="none" w:sz="0" w:space="0" w:color="auto"/>
      </w:divBdr>
    </w:div>
    <w:div w:id="1010448488">
      <w:bodyDiv w:val="1"/>
      <w:marLeft w:val="0"/>
      <w:marRight w:val="0"/>
      <w:marTop w:val="0"/>
      <w:marBottom w:val="0"/>
      <w:divBdr>
        <w:top w:val="none" w:sz="0" w:space="0" w:color="auto"/>
        <w:left w:val="none" w:sz="0" w:space="0" w:color="auto"/>
        <w:bottom w:val="none" w:sz="0" w:space="0" w:color="auto"/>
        <w:right w:val="none" w:sz="0" w:space="0" w:color="auto"/>
      </w:divBdr>
    </w:div>
    <w:div w:id="1016426554">
      <w:bodyDiv w:val="1"/>
      <w:marLeft w:val="0"/>
      <w:marRight w:val="0"/>
      <w:marTop w:val="0"/>
      <w:marBottom w:val="0"/>
      <w:divBdr>
        <w:top w:val="none" w:sz="0" w:space="0" w:color="auto"/>
        <w:left w:val="none" w:sz="0" w:space="0" w:color="auto"/>
        <w:bottom w:val="none" w:sz="0" w:space="0" w:color="auto"/>
        <w:right w:val="none" w:sz="0" w:space="0" w:color="auto"/>
      </w:divBdr>
    </w:div>
    <w:div w:id="1016494060">
      <w:bodyDiv w:val="1"/>
      <w:marLeft w:val="0"/>
      <w:marRight w:val="0"/>
      <w:marTop w:val="0"/>
      <w:marBottom w:val="0"/>
      <w:divBdr>
        <w:top w:val="none" w:sz="0" w:space="0" w:color="auto"/>
        <w:left w:val="none" w:sz="0" w:space="0" w:color="auto"/>
        <w:bottom w:val="none" w:sz="0" w:space="0" w:color="auto"/>
        <w:right w:val="none" w:sz="0" w:space="0" w:color="auto"/>
      </w:divBdr>
    </w:div>
    <w:div w:id="1018581877">
      <w:bodyDiv w:val="1"/>
      <w:marLeft w:val="0"/>
      <w:marRight w:val="0"/>
      <w:marTop w:val="0"/>
      <w:marBottom w:val="0"/>
      <w:divBdr>
        <w:top w:val="none" w:sz="0" w:space="0" w:color="auto"/>
        <w:left w:val="none" w:sz="0" w:space="0" w:color="auto"/>
        <w:bottom w:val="none" w:sz="0" w:space="0" w:color="auto"/>
        <w:right w:val="none" w:sz="0" w:space="0" w:color="auto"/>
      </w:divBdr>
    </w:div>
    <w:div w:id="1021663884">
      <w:bodyDiv w:val="1"/>
      <w:marLeft w:val="0"/>
      <w:marRight w:val="0"/>
      <w:marTop w:val="0"/>
      <w:marBottom w:val="0"/>
      <w:divBdr>
        <w:top w:val="none" w:sz="0" w:space="0" w:color="auto"/>
        <w:left w:val="none" w:sz="0" w:space="0" w:color="auto"/>
        <w:bottom w:val="none" w:sz="0" w:space="0" w:color="auto"/>
        <w:right w:val="none" w:sz="0" w:space="0" w:color="auto"/>
      </w:divBdr>
    </w:div>
    <w:div w:id="1022436456">
      <w:bodyDiv w:val="1"/>
      <w:marLeft w:val="0"/>
      <w:marRight w:val="0"/>
      <w:marTop w:val="0"/>
      <w:marBottom w:val="0"/>
      <w:divBdr>
        <w:top w:val="none" w:sz="0" w:space="0" w:color="auto"/>
        <w:left w:val="none" w:sz="0" w:space="0" w:color="auto"/>
        <w:bottom w:val="none" w:sz="0" w:space="0" w:color="auto"/>
        <w:right w:val="none" w:sz="0" w:space="0" w:color="auto"/>
      </w:divBdr>
    </w:div>
    <w:div w:id="1024283623">
      <w:bodyDiv w:val="1"/>
      <w:marLeft w:val="0"/>
      <w:marRight w:val="0"/>
      <w:marTop w:val="0"/>
      <w:marBottom w:val="0"/>
      <w:divBdr>
        <w:top w:val="none" w:sz="0" w:space="0" w:color="auto"/>
        <w:left w:val="none" w:sz="0" w:space="0" w:color="auto"/>
        <w:bottom w:val="none" w:sz="0" w:space="0" w:color="auto"/>
        <w:right w:val="none" w:sz="0" w:space="0" w:color="auto"/>
      </w:divBdr>
    </w:div>
    <w:div w:id="1027365364">
      <w:bodyDiv w:val="1"/>
      <w:marLeft w:val="0"/>
      <w:marRight w:val="0"/>
      <w:marTop w:val="0"/>
      <w:marBottom w:val="0"/>
      <w:divBdr>
        <w:top w:val="none" w:sz="0" w:space="0" w:color="auto"/>
        <w:left w:val="none" w:sz="0" w:space="0" w:color="auto"/>
        <w:bottom w:val="none" w:sz="0" w:space="0" w:color="auto"/>
        <w:right w:val="none" w:sz="0" w:space="0" w:color="auto"/>
      </w:divBdr>
    </w:div>
    <w:div w:id="1034425978">
      <w:bodyDiv w:val="1"/>
      <w:marLeft w:val="0"/>
      <w:marRight w:val="0"/>
      <w:marTop w:val="0"/>
      <w:marBottom w:val="0"/>
      <w:divBdr>
        <w:top w:val="none" w:sz="0" w:space="0" w:color="auto"/>
        <w:left w:val="none" w:sz="0" w:space="0" w:color="auto"/>
        <w:bottom w:val="none" w:sz="0" w:space="0" w:color="auto"/>
        <w:right w:val="none" w:sz="0" w:space="0" w:color="auto"/>
      </w:divBdr>
    </w:div>
    <w:div w:id="1042634022">
      <w:bodyDiv w:val="1"/>
      <w:marLeft w:val="0"/>
      <w:marRight w:val="0"/>
      <w:marTop w:val="0"/>
      <w:marBottom w:val="0"/>
      <w:divBdr>
        <w:top w:val="none" w:sz="0" w:space="0" w:color="auto"/>
        <w:left w:val="none" w:sz="0" w:space="0" w:color="auto"/>
        <w:bottom w:val="none" w:sz="0" w:space="0" w:color="auto"/>
        <w:right w:val="none" w:sz="0" w:space="0" w:color="auto"/>
      </w:divBdr>
    </w:div>
    <w:div w:id="1055352290">
      <w:bodyDiv w:val="1"/>
      <w:marLeft w:val="0"/>
      <w:marRight w:val="0"/>
      <w:marTop w:val="0"/>
      <w:marBottom w:val="0"/>
      <w:divBdr>
        <w:top w:val="none" w:sz="0" w:space="0" w:color="auto"/>
        <w:left w:val="none" w:sz="0" w:space="0" w:color="auto"/>
        <w:bottom w:val="none" w:sz="0" w:space="0" w:color="auto"/>
        <w:right w:val="none" w:sz="0" w:space="0" w:color="auto"/>
      </w:divBdr>
    </w:div>
    <w:div w:id="1063874006">
      <w:bodyDiv w:val="1"/>
      <w:marLeft w:val="0"/>
      <w:marRight w:val="0"/>
      <w:marTop w:val="0"/>
      <w:marBottom w:val="0"/>
      <w:divBdr>
        <w:top w:val="none" w:sz="0" w:space="0" w:color="auto"/>
        <w:left w:val="none" w:sz="0" w:space="0" w:color="auto"/>
        <w:bottom w:val="none" w:sz="0" w:space="0" w:color="auto"/>
        <w:right w:val="none" w:sz="0" w:space="0" w:color="auto"/>
      </w:divBdr>
    </w:div>
    <w:div w:id="1073234846">
      <w:bodyDiv w:val="1"/>
      <w:marLeft w:val="0"/>
      <w:marRight w:val="0"/>
      <w:marTop w:val="0"/>
      <w:marBottom w:val="0"/>
      <w:divBdr>
        <w:top w:val="none" w:sz="0" w:space="0" w:color="auto"/>
        <w:left w:val="none" w:sz="0" w:space="0" w:color="auto"/>
        <w:bottom w:val="none" w:sz="0" w:space="0" w:color="auto"/>
        <w:right w:val="none" w:sz="0" w:space="0" w:color="auto"/>
      </w:divBdr>
    </w:div>
    <w:div w:id="1088649109">
      <w:bodyDiv w:val="1"/>
      <w:marLeft w:val="0"/>
      <w:marRight w:val="0"/>
      <w:marTop w:val="0"/>
      <w:marBottom w:val="0"/>
      <w:divBdr>
        <w:top w:val="none" w:sz="0" w:space="0" w:color="auto"/>
        <w:left w:val="none" w:sz="0" w:space="0" w:color="auto"/>
        <w:bottom w:val="none" w:sz="0" w:space="0" w:color="auto"/>
        <w:right w:val="none" w:sz="0" w:space="0" w:color="auto"/>
      </w:divBdr>
    </w:div>
    <w:div w:id="1089230588">
      <w:bodyDiv w:val="1"/>
      <w:marLeft w:val="0"/>
      <w:marRight w:val="0"/>
      <w:marTop w:val="0"/>
      <w:marBottom w:val="0"/>
      <w:divBdr>
        <w:top w:val="none" w:sz="0" w:space="0" w:color="auto"/>
        <w:left w:val="none" w:sz="0" w:space="0" w:color="auto"/>
        <w:bottom w:val="none" w:sz="0" w:space="0" w:color="auto"/>
        <w:right w:val="none" w:sz="0" w:space="0" w:color="auto"/>
      </w:divBdr>
    </w:div>
    <w:div w:id="1103454577">
      <w:bodyDiv w:val="1"/>
      <w:marLeft w:val="0"/>
      <w:marRight w:val="0"/>
      <w:marTop w:val="0"/>
      <w:marBottom w:val="0"/>
      <w:divBdr>
        <w:top w:val="none" w:sz="0" w:space="0" w:color="auto"/>
        <w:left w:val="none" w:sz="0" w:space="0" w:color="auto"/>
        <w:bottom w:val="none" w:sz="0" w:space="0" w:color="auto"/>
        <w:right w:val="none" w:sz="0" w:space="0" w:color="auto"/>
      </w:divBdr>
    </w:div>
    <w:div w:id="1106778505">
      <w:bodyDiv w:val="1"/>
      <w:marLeft w:val="0"/>
      <w:marRight w:val="0"/>
      <w:marTop w:val="0"/>
      <w:marBottom w:val="0"/>
      <w:divBdr>
        <w:top w:val="none" w:sz="0" w:space="0" w:color="auto"/>
        <w:left w:val="none" w:sz="0" w:space="0" w:color="auto"/>
        <w:bottom w:val="none" w:sz="0" w:space="0" w:color="auto"/>
        <w:right w:val="none" w:sz="0" w:space="0" w:color="auto"/>
      </w:divBdr>
    </w:div>
    <w:div w:id="1107966118">
      <w:bodyDiv w:val="1"/>
      <w:marLeft w:val="0"/>
      <w:marRight w:val="0"/>
      <w:marTop w:val="0"/>
      <w:marBottom w:val="0"/>
      <w:divBdr>
        <w:top w:val="none" w:sz="0" w:space="0" w:color="auto"/>
        <w:left w:val="none" w:sz="0" w:space="0" w:color="auto"/>
        <w:bottom w:val="none" w:sz="0" w:space="0" w:color="auto"/>
        <w:right w:val="none" w:sz="0" w:space="0" w:color="auto"/>
      </w:divBdr>
    </w:div>
    <w:div w:id="1109005572">
      <w:bodyDiv w:val="1"/>
      <w:marLeft w:val="0"/>
      <w:marRight w:val="0"/>
      <w:marTop w:val="0"/>
      <w:marBottom w:val="0"/>
      <w:divBdr>
        <w:top w:val="none" w:sz="0" w:space="0" w:color="auto"/>
        <w:left w:val="none" w:sz="0" w:space="0" w:color="auto"/>
        <w:bottom w:val="none" w:sz="0" w:space="0" w:color="auto"/>
        <w:right w:val="none" w:sz="0" w:space="0" w:color="auto"/>
      </w:divBdr>
    </w:div>
    <w:div w:id="1110929724">
      <w:bodyDiv w:val="1"/>
      <w:marLeft w:val="0"/>
      <w:marRight w:val="0"/>
      <w:marTop w:val="0"/>
      <w:marBottom w:val="0"/>
      <w:divBdr>
        <w:top w:val="none" w:sz="0" w:space="0" w:color="auto"/>
        <w:left w:val="none" w:sz="0" w:space="0" w:color="auto"/>
        <w:bottom w:val="none" w:sz="0" w:space="0" w:color="auto"/>
        <w:right w:val="none" w:sz="0" w:space="0" w:color="auto"/>
      </w:divBdr>
    </w:div>
    <w:div w:id="1114905270">
      <w:bodyDiv w:val="1"/>
      <w:marLeft w:val="0"/>
      <w:marRight w:val="0"/>
      <w:marTop w:val="0"/>
      <w:marBottom w:val="0"/>
      <w:divBdr>
        <w:top w:val="none" w:sz="0" w:space="0" w:color="auto"/>
        <w:left w:val="none" w:sz="0" w:space="0" w:color="auto"/>
        <w:bottom w:val="none" w:sz="0" w:space="0" w:color="auto"/>
        <w:right w:val="none" w:sz="0" w:space="0" w:color="auto"/>
      </w:divBdr>
    </w:div>
    <w:div w:id="1129586913">
      <w:bodyDiv w:val="1"/>
      <w:marLeft w:val="0"/>
      <w:marRight w:val="0"/>
      <w:marTop w:val="0"/>
      <w:marBottom w:val="0"/>
      <w:divBdr>
        <w:top w:val="none" w:sz="0" w:space="0" w:color="auto"/>
        <w:left w:val="none" w:sz="0" w:space="0" w:color="auto"/>
        <w:bottom w:val="none" w:sz="0" w:space="0" w:color="auto"/>
        <w:right w:val="none" w:sz="0" w:space="0" w:color="auto"/>
      </w:divBdr>
    </w:div>
    <w:div w:id="1138844589">
      <w:bodyDiv w:val="1"/>
      <w:marLeft w:val="0"/>
      <w:marRight w:val="0"/>
      <w:marTop w:val="0"/>
      <w:marBottom w:val="0"/>
      <w:divBdr>
        <w:top w:val="none" w:sz="0" w:space="0" w:color="auto"/>
        <w:left w:val="none" w:sz="0" w:space="0" w:color="auto"/>
        <w:bottom w:val="none" w:sz="0" w:space="0" w:color="auto"/>
        <w:right w:val="none" w:sz="0" w:space="0" w:color="auto"/>
      </w:divBdr>
    </w:div>
    <w:div w:id="1142773533">
      <w:bodyDiv w:val="1"/>
      <w:marLeft w:val="0"/>
      <w:marRight w:val="0"/>
      <w:marTop w:val="0"/>
      <w:marBottom w:val="0"/>
      <w:divBdr>
        <w:top w:val="none" w:sz="0" w:space="0" w:color="auto"/>
        <w:left w:val="none" w:sz="0" w:space="0" w:color="auto"/>
        <w:bottom w:val="none" w:sz="0" w:space="0" w:color="auto"/>
        <w:right w:val="none" w:sz="0" w:space="0" w:color="auto"/>
      </w:divBdr>
    </w:div>
    <w:div w:id="1155686109">
      <w:bodyDiv w:val="1"/>
      <w:marLeft w:val="0"/>
      <w:marRight w:val="0"/>
      <w:marTop w:val="0"/>
      <w:marBottom w:val="0"/>
      <w:divBdr>
        <w:top w:val="none" w:sz="0" w:space="0" w:color="auto"/>
        <w:left w:val="none" w:sz="0" w:space="0" w:color="auto"/>
        <w:bottom w:val="none" w:sz="0" w:space="0" w:color="auto"/>
        <w:right w:val="none" w:sz="0" w:space="0" w:color="auto"/>
      </w:divBdr>
    </w:div>
    <w:div w:id="1165365700">
      <w:bodyDiv w:val="1"/>
      <w:marLeft w:val="0"/>
      <w:marRight w:val="0"/>
      <w:marTop w:val="0"/>
      <w:marBottom w:val="0"/>
      <w:divBdr>
        <w:top w:val="none" w:sz="0" w:space="0" w:color="auto"/>
        <w:left w:val="none" w:sz="0" w:space="0" w:color="auto"/>
        <w:bottom w:val="none" w:sz="0" w:space="0" w:color="auto"/>
        <w:right w:val="none" w:sz="0" w:space="0" w:color="auto"/>
      </w:divBdr>
    </w:div>
    <w:div w:id="1172380047">
      <w:bodyDiv w:val="1"/>
      <w:marLeft w:val="0"/>
      <w:marRight w:val="0"/>
      <w:marTop w:val="0"/>
      <w:marBottom w:val="0"/>
      <w:divBdr>
        <w:top w:val="none" w:sz="0" w:space="0" w:color="auto"/>
        <w:left w:val="none" w:sz="0" w:space="0" w:color="auto"/>
        <w:bottom w:val="none" w:sz="0" w:space="0" w:color="auto"/>
        <w:right w:val="none" w:sz="0" w:space="0" w:color="auto"/>
      </w:divBdr>
    </w:div>
    <w:div w:id="1174566163">
      <w:bodyDiv w:val="1"/>
      <w:marLeft w:val="0"/>
      <w:marRight w:val="0"/>
      <w:marTop w:val="0"/>
      <w:marBottom w:val="0"/>
      <w:divBdr>
        <w:top w:val="none" w:sz="0" w:space="0" w:color="auto"/>
        <w:left w:val="none" w:sz="0" w:space="0" w:color="auto"/>
        <w:bottom w:val="none" w:sz="0" w:space="0" w:color="auto"/>
        <w:right w:val="none" w:sz="0" w:space="0" w:color="auto"/>
      </w:divBdr>
    </w:div>
    <w:div w:id="1178348075">
      <w:bodyDiv w:val="1"/>
      <w:marLeft w:val="0"/>
      <w:marRight w:val="0"/>
      <w:marTop w:val="0"/>
      <w:marBottom w:val="0"/>
      <w:divBdr>
        <w:top w:val="none" w:sz="0" w:space="0" w:color="auto"/>
        <w:left w:val="none" w:sz="0" w:space="0" w:color="auto"/>
        <w:bottom w:val="none" w:sz="0" w:space="0" w:color="auto"/>
        <w:right w:val="none" w:sz="0" w:space="0" w:color="auto"/>
      </w:divBdr>
    </w:div>
    <w:div w:id="1179732047">
      <w:bodyDiv w:val="1"/>
      <w:marLeft w:val="0"/>
      <w:marRight w:val="0"/>
      <w:marTop w:val="0"/>
      <w:marBottom w:val="0"/>
      <w:divBdr>
        <w:top w:val="none" w:sz="0" w:space="0" w:color="auto"/>
        <w:left w:val="none" w:sz="0" w:space="0" w:color="auto"/>
        <w:bottom w:val="none" w:sz="0" w:space="0" w:color="auto"/>
        <w:right w:val="none" w:sz="0" w:space="0" w:color="auto"/>
      </w:divBdr>
    </w:div>
    <w:div w:id="1183402440">
      <w:bodyDiv w:val="1"/>
      <w:marLeft w:val="0"/>
      <w:marRight w:val="0"/>
      <w:marTop w:val="0"/>
      <w:marBottom w:val="0"/>
      <w:divBdr>
        <w:top w:val="none" w:sz="0" w:space="0" w:color="auto"/>
        <w:left w:val="none" w:sz="0" w:space="0" w:color="auto"/>
        <w:bottom w:val="none" w:sz="0" w:space="0" w:color="auto"/>
        <w:right w:val="none" w:sz="0" w:space="0" w:color="auto"/>
      </w:divBdr>
    </w:div>
    <w:div w:id="1185632730">
      <w:bodyDiv w:val="1"/>
      <w:marLeft w:val="0"/>
      <w:marRight w:val="0"/>
      <w:marTop w:val="0"/>
      <w:marBottom w:val="0"/>
      <w:divBdr>
        <w:top w:val="none" w:sz="0" w:space="0" w:color="auto"/>
        <w:left w:val="none" w:sz="0" w:space="0" w:color="auto"/>
        <w:bottom w:val="none" w:sz="0" w:space="0" w:color="auto"/>
        <w:right w:val="none" w:sz="0" w:space="0" w:color="auto"/>
      </w:divBdr>
    </w:div>
    <w:div w:id="1199465324">
      <w:bodyDiv w:val="1"/>
      <w:marLeft w:val="0"/>
      <w:marRight w:val="0"/>
      <w:marTop w:val="0"/>
      <w:marBottom w:val="0"/>
      <w:divBdr>
        <w:top w:val="none" w:sz="0" w:space="0" w:color="auto"/>
        <w:left w:val="none" w:sz="0" w:space="0" w:color="auto"/>
        <w:bottom w:val="none" w:sz="0" w:space="0" w:color="auto"/>
        <w:right w:val="none" w:sz="0" w:space="0" w:color="auto"/>
      </w:divBdr>
    </w:div>
    <w:div w:id="1203131958">
      <w:bodyDiv w:val="1"/>
      <w:marLeft w:val="0"/>
      <w:marRight w:val="0"/>
      <w:marTop w:val="0"/>
      <w:marBottom w:val="0"/>
      <w:divBdr>
        <w:top w:val="none" w:sz="0" w:space="0" w:color="auto"/>
        <w:left w:val="none" w:sz="0" w:space="0" w:color="auto"/>
        <w:bottom w:val="none" w:sz="0" w:space="0" w:color="auto"/>
        <w:right w:val="none" w:sz="0" w:space="0" w:color="auto"/>
      </w:divBdr>
    </w:div>
    <w:div w:id="1210805365">
      <w:bodyDiv w:val="1"/>
      <w:marLeft w:val="0"/>
      <w:marRight w:val="0"/>
      <w:marTop w:val="0"/>
      <w:marBottom w:val="0"/>
      <w:divBdr>
        <w:top w:val="none" w:sz="0" w:space="0" w:color="auto"/>
        <w:left w:val="none" w:sz="0" w:space="0" w:color="auto"/>
        <w:bottom w:val="none" w:sz="0" w:space="0" w:color="auto"/>
        <w:right w:val="none" w:sz="0" w:space="0" w:color="auto"/>
      </w:divBdr>
    </w:div>
    <w:div w:id="1210916875">
      <w:bodyDiv w:val="1"/>
      <w:marLeft w:val="0"/>
      <w:marRight w:val="0"/>
      <w:marTop w:val="0"/>
      <w:marBottom w:val="0"/>
      <w:divBdr>
        <w:top w:val="none" w:sz="0" w:space="0" w:color="auto"/>
        <w:left w:val="none" w:sz="0" w:space="0" w:color="auto"/>
        <w:bottom w:val="none" w:sz="0" w:space="0" w:color="auto"/>
        <w:right w:val="none" w:sz="0" w:space="0" w:color="auto"/>
      </w:divBdr>
    </w:div>
    <w:div w:id="1212226850">
      <w:bodyDiv w:val="1"/>
      <w:marLeft w:val="0"/>
      <w:marRight w:val="0"/>
      <w:marTop w:val="0"/>
      <w:marBottom w:val="0"/>
      <w:divBdr>
        <w:top w:val="none" w:sz="0" w:space="0" w:color="auto"/>
        <w:left w:val="none" w:sz="0" w:space="0" w:color="auto"/>
        <w:bottom w:val="none" w:sz="0" w:space="0" w:color="auto"/>
        <w:right w:val="none" w:sz="0" w:space="0" w:color="auto"/>
      </w:divBdr>
    </w:div>
    <w:div w:id="1212614401">
      <w:bodyDiv w:val="1"/>
      <w:marLeft w:val="0"/>
      <w:marRight w:val="0"/>
      <w:marTop w:val="0"/>
      <w:marBottom w:val="0"/>
      <w:divBdr>
        <w:top w:val="none" w:sz="0" w:space="0" w:color="auto"/>
        <w:left w:val="none" w:sz="0" w:space="0" w:color="auto"/>
        <w:bottom w:val="none" w:sz="0" w:space="0" w:color="auto"/>
        <w:right w:val="none" w:sz="0" w:space="0" w:color="auto"/>
      </w:divBdr>
    </w:div>
    <w:div w:id="1221870534">
      <w:bodyDiv w:val="1"/>
      <w:marLeft w:val="0"/>
      <w:marRight w:val="0"/>
      <w:marTop w:val="0"/>
      <w:marBottom w:val="0"/>
      <w:divBdr>
        <w:top w:val="none" w:sz="0" w:space="0" w:color="auto"/>
        <w:left w:val="none" w:sz="0" w:space="0" w:color="auto"/>
        <w:bottom w:val="none" w:sz="0" w:space="0" w:color="auto"/>
        <w:right w:val="none" w:sz="0" w:space="0" w:color="auto"/>
      </w:divBdr>
    </w:div>
    <w:div w:id="1222450250">
      <w:bodyDiv w:val="1"/>
      <w:marLeft w:val="0"/>
      <w:marRight w:val="0"/>
      <w:marTop w:val="0"/>
      <w:marBottom w:val="0"/>
      <w:divBdr>
        <w:top w:val="none" w:sz="0" w:space="0" w:color="auto"/>
        <w:left w:val="none" w:sz="0" w:space="0" w:color="auto"/>
        <w:bottom w:val="none" w:sz="0" w:space="0" w:color="auto"/>
        <w:right w:val="none" w:sz="0" w:space="0" w:color="auto"/>
      </w:divBdr>
    </w:div>
    <w:div w:id="1223564821">
      <w:bodyDiv w:val="1"/>
      <w:marLeft w:val="0"/>
      <w:marRight w:val="0"/>
      <w:marTop w:val="0"/>
      <w:marBottom w:val="0"/>
      <w:divBdr>
        <w:top w:val="none" w:sz="0" w:space="0" w:color="auto"/>
        <w:left w:val="none" w:sz="0" w:space="0" w:color="auto"/>
        <w:bottom w:val="none" w:sz="0" w:space="0" w:color="auto"/>
        <w:right w:val="none" w:sz="0" w:space="0" w:color="auto"/>
      </w:divBdr>
    </w:div>
    <w:div w:id="1230968909">
      <w:bodyDiv w:val="1"/>
      <w:marLeft w:val="0"/>
      <w:marRight w:val="0"/>
      <w:marTop w:val="0"/>
      <w:marBottom w:val="0"/>
      <w:divBdr>
        <w:top w:val="none" w:sz="0" w:space="0" w:color="auto"/>
        <w:left w:val="none" w:sz="0" w:space="0" w:color="auto"/>
        <w:bottom w:val="none" w:sz="0" w:space="0" w:color="auto"/>
        <w:right w:val="none" w:sz="0" w:space="0" w:color="auto"/>
      </w:divBdr>
    </w:div>
    <w:div w:id="1235898121">
      <w:bodyDiv w:val="1"/>
      <w:marLeft w:val="0"/>
      <w:marRight w:val="0"/>
      <w:marTop w:val="0"/>
      <w:marBottom w:val="0"/>
      <w:divBdr>
        <w:top w:val="none" w:sz="0" w:space="0" w:color="auto"/>
        <w:left w:val="none" w:sz="0" w:space="0" w:color="auto"/>
        <w:bottom w:val="none" w:sz="0" w:space="0" w:color="auto"/>
        <w:right w:val="none" w:sz="0" w:space="0" w:color="auto"/>
      </w:divBdr>
    </w:div>
    <w:div w:id="1238977851">
      <w:bodyDiv w:val="1"/>
      <w:marLeft w:val="0"/>
      <w:marRight w:val="0"/>
      <w:marTop w:val="0"/>
      <w:marBottom w:val="0"/>
      <w:divBdr>
        <w:top w:val="none" w:sz="0" w:space="0" w:color="auto"/>
        <w:left w:val="none" w:sz="0" w:space="0" w:color="auto"/>
        <w:bottom w:val="none" w:sz="0" w:space="0" w:color="auto"/>
        <w:right w:val="none" w:sz="0" w:space="0" w:color="auto"/>
      </w:divBdr>
    </w:div>
    <w:div w:id="1239442342">
      <w:bodyDiv w:val="1"/>
      <w:marLeft w:val="0"/>
      <w:marRight w:val="0"/>
      <w:marTop w:val="0"/>
      <w:marBottom w:val="0"/>
      <w:divBdr>
        <w:top w:val="none" w:sz="0" w:space="0" w:color="auto"/>
        <w:left w:val="none" w:sz="0" w:space="0" w:color="auto"/>
        <w:bottom w:val="none" w:sz="0" w:space="0" w:color="auto"/>
        <w:right w:val="none" w:sz="0" w:space="0" w:color="auto"/>
      </w:divBdr>
    </w:div>
    <w:div w:id="1241214378">
      <w:bodyDiv w:val="1"/>
      <w:marLeft w:val="0"/>
      <w:marRight w:val="0"/>
      <w:marTop w:val="0"/>
      <w:marBottom w:val="0"/>
      <w:divBdr>
        <w:top w:val="none" w:sz="0" w:space="0" w:color="auto"/>
        <w:left w:val="none" w:sz="0" w:space="0" w:color="auto"/>
        <w:bottom w:val="none" w:sz="0" w:space="0" w:color="auto"/>
        <w:right w:val="none" w:sz="0" w:space="0" w:color="auto"/>
      </w:divBdr>
    </w:div>
    <w:div w:id="1247809482">
      <w:bodyDiv w:val="1"/>
      <w:marLeft w:val="0"/>
      <w:marRight w:val="0"/>
      <w:marTop w:val="0"/>
      <w:marBottom w:val="0"/>
      <w:divBdr>
        <w:top w:val="none" w:sz="0" w:space="0" w:color="auto"/>
        <w:left w:val="none" w:sz="0" w:space="0" w:color="auto"/>
        <w:bottom w:val="none" w:sz="0" w:space="0" w:color="auto"/>
        <w:right w:val="none" w:sz="0" w:space="0" w:color="auto"/>
      </w:divBdr>
    </w:div>
    <w:div w:id="1256013033">
      <w:bodyDiv w:val="1"/>
      <w:marLeft w:val="0"/>
      <w:marRight w:val="0"/>
      <w:marTop w:val="0"/>
      <w:marBottom w:val="0"/>
      <w:divBdr>
        <w:top w:val="none" w:sz="0" w:space="0" w:color="auto"/>
        <w:left w:val="none" w:sz="0" w:space="0" w:color="auto"/>
        <w:bottom w:val="none" w:sz="0" w:space="0" w:color="auto"/>
        <w:right w:val="none" w:sz="0" w:space="0" w:color="auto"/>
      </w:divBdr>
    </w:div>
    <w:div w:id="1260261126">
      <w:bodyDiv w:val="1"/>
      <w:marLeft w:val="0"/>
      <w:marRight w:val="0"/>
      <w:marTop w:val="0"/>
      <w:marBottom w:val="0"/>
      <w:divBdr>
        <w:top w:val="none" w:sz="0" w:space="0" w:color="auto"/>
        <w:left w:val="none" w:sz="0" w:space="0" w:color="auto"/>
        <w:bottom w:val="none" w:sz="0" w:space="0" w:color="auto"/>
        <w:right w:val="none" w:sz="0" w:space="0" w:color="auto"/>
      </w:divBdr>
    </w:div>
    <w:div w:id="1263877136">
      <w:bodyDiv w:val="1"/>
      <w:marLeft w:val="0"/>
      <w:marRight w:val="0"/>
      <w:marTop w:val="0"/>
      <w:marBottom w:val="0"/>
      <w:divBdr>
        <w:top w:val="none" w:sz="0" w:space="0" w:color="auto"/>
        <w:left w:val="none" w:sz="0" w:space="0" w:color="auto"/>
        <w:bottom w:val="none" w:sz="0" w:space="0" w:color="auto"/>
        <w:right w:val="none" w:sz="0" w:space="0" w:color="auto"/>
      </w:divBdr>
    </w:div>
    <w:div w:id="1265262242">
      <w:bodyDiv w:val="1"/>
      <w:marLeft w:val="0"/>
      <w:marRight w:val="0"/>
      <w:marTop w:val="0"/>
      <w:marBottom w:val="0"/>
      <w:divBdr>
        <w:top w:val="none" w:sz="0" w:space="0" w:color="auto"/>
        <w:left w:val="none" w:sz="0" w:space="0" w:color="auto"/>
        <w:bottom w:val="none" w:sz="0" w:space="0" w:color="auto"/>
        <w:right w:val="none" w:sz="0" w:space="0" w:color="auto"/>
      </w:divBdr>
    </w:div>
    <w:div w:id="1267230703">
      <w:bodyDiv w:val="1"/>
      <w:marLeft w:val="0"/>
      <w:marRight w:val="0"/>
      <w:marTop w:val="0"/>
      <w:marBottom w:val="0"/>
      <w:divBdr>
        <w:top w:val="none" w:sz="0" w:space="0" w:color="auto"/>
        <w:left w:val="none" w:sz="0" w:space="0" w:color="auto"/>
        <w:bottom w:val="none" w:sz="0" w:space="0" w:color="auto"/>
        <w:right w:val="none" w:sz="0" w:space="0" w:color="auto"/>
      </w:divBdr>
    </w:div>
    <w:div w:id="1267467562">
      <w:bodyDiv w:val="1"/>
      <w:marLeft w:val="0"/>
      <w:marRight w:val="0"/>
      <w:marTop w:val="0"/>
      <w:marBottom w:val="0"/>
      <w:divBdr>
        <w:top w:val="none" w:sz="0" w:space="0" w:color="auto"/>
        <w:left w:val="none" w:sz="0" w:space="0" w:color="auto"/>
        <w:bottom w:val="none" w:sz="0" w:space="0" w:color="auto"/>
        <w:right w:val="none" w:sz="0" w:space="0" w:color="auto"/>
      </w:divBdr>
    </w:div>
    <w:div w:id="1268926955">
      <w:bodyDiv w:val="1"/>
      <w:marLeft w:val="0"/>
      <w:marRight w:val="0"/>
      <w:marTop w:val="0"/>
      <w:marBottom w:val="0"/>
      <w:divBdr>
        <w:top w:val="none" w:sz="0" w:space="0" w:color="auto"/>
        <w:left w:val="none" w:sz="0" w:space="0" w:color="auto"/>
        <w:bottom w:val="none" w:sz="0" w:space="0" w:color="auto"/>
        <w:right w:val="none" w:sz="0" w:space="0" w:color="auto"/>
      </w:divBdr>
    </w:div>
    <w:div w:id="1276013320">
      <w:bodyDiv w:val="1"/>
      <w:marLeft w:val="0"/>
      <w:marRight w:val="0"/>
      <w:marTop w:val="0"/>
      <w:marBottom w:val="0"/>
      <w:divBdr>
        <w:top w:val="none" w:sz="0" w:space="0" w:color="auto"/>
        <w:left w:val="none" w:sz="0" w:space="0" w:color="auto"/>
        <w:bottom w:val="none" w:sz="0" w:space="0" w:color="auto"/>
        <w:right w:val="none" w:sz="0" w:space="0" w:color="auto"/>
      </w:divBdr>
    </w:div>
    <w:div w:id="1296984584">
      <w:bodyDiv w:val="1"/>
      <w:marLeft w:val="0"/>
      <w:marRight w:val="0"/>
      <w:marTop w:val="0"/>
      <w:marBottom w:val="0"/>
      <w:divBdr>
        <w:top w:val="none" w:sz="0" w:space="0" w:color="auto"/>
        <w:left w:val="none" w:sz="0" w:space="0" w:color="auto"/>
        <w:bottom w:val="none" w:sz="0" w:space="0" w:color="auto"/>
        <w:right w:val="none" w:sz="0" w:space="0" w:color="auto"/>
      </w:divBdr>
    </w:div>
    <w:div w:id="1300770514">
      <w:bodyDiv w:val="1"/>
      <w:marLeft w:val="0"/>
      <w:marRight w:val="0"/>
      <w:marTop w:val="0"/>
      <w:marBottom w:val="0"/>
      <w:divBdr>
        <w:top w:val="none" w:sz="0" w:space="0" w:color="auto"/>
        <w:left w:val="none" w:sz="0" w:space="0" w:color="auto"/>
        <w:bottom w:val="none" w:sz="0" w:space="0" w:color="auto"/>
        <w:right w:val="none" w:sz="0" w:space="0" w:color="auto"/>
      </w:divBdr>
    </w:div>
    <w:div w:id="1307130342">
      <w:bodyDiv w:val="1"/>
      <w:marLeft w:val="0"/>
      <w:marRight w:val="0"/>
      <w:marTop w:val="0"/>
      <w:marBottom w:val="0"/>
      <w:divBdr>
        <w:top w:val="none" w:sz="0" w:space="0" w:color="auto"/>
        <w:left w:val="none" w:sz="0" w:space="0" w:color="auto"/>
        <w:bottom w:val="none" w:sz="0" w:space="0" w:color="auto"/>
        <w:right w:val="none" w:sz="0" w:space="0" w:color="auto"/>
      </w:divBdr>
    </w:div>
    <w:div w:id="1327319913">
      <w:bodyDiv w:val="1"/>
      <w:marLeft w:val="0"/>
      <w:marRight w:val="0"/>
      <w:marTop w:val="0"/>
      <w:marBottom w:val="0"/>
      <w:divBdr>
        <w:top w:val="none" w:sz="0" w:space="0" w:color="auto"/>
        <w:left w:val="none" w:sz="0" w:space="0" w:color="auto"/>
        <w:bottom w:val="none" w:sz="0" w:space="0" w:color="auto"/>
        <w:right w:val="none" w:sz="0" w:space="0" w:color="auto"/>
      </w:divBdr>
    </w:div>
    <w:div w:id="1335184988">
      <w:bodyDiv w:val="1"/>
      <w:marLeft w:val="0"/>
      <w:marRight w:val="0"/>
      <w:marTop w:val="0"/>
      <w:marBottom w:val="0"/>
      <w:divBdr>
        <w:top w:val="none" w:sz="0" w:space="0" w:color="auto"/>
        <w:left w:val="none" w:sz="0" w:space="0" w:color="auto"/>
        <w:bottom w:val="none" w:sz="0" w:space="0" w:color="auto"/>
        <w:right w:val="none" w:sz="0" w:space="0" w:color="auto"/>
      </w:divBdr>
    </w:div>
    <w:div w:id="1335767969">
      <w:bodyDiv w:val="1"/>
      <w:marLeft w:val="0"/>
      <w:marRight w:val="0"/>
      <w:marTop w:val="0"/>
      <w:marBottom w:val="0"/>
      <w:divBdr>
        <w:top w:val="none" w:sz="0" w:space="0" w:color="auto"/>
        <w:left w:val="none" w:sz="0" w:space="0" w:color="auto"/>
        <w:bottom w:val="none" w:sz="0" w:space="0" w:color="auto"/>
        <w:right w:val="none" w:sz="0" w:space="0" w:color="auto"/>
      </w:divBdr>
    </w:div>
    <w:div w:id="1355109674">
      <w:bodyDiv w:val="1"/>
      <w:marLeft w:val="0"/>
      <w:marRight w:val="0"/>
      <w:marTop w:val="0"/>
      <w:marBottom w:val="0"/>
      <w:divBdr>
        <w:top w:val="none" w:sz="0" w:space="0" w:color="auto"/>
        <w:left w:val="none" w:sz="0" w:space="0" w:color="auto"/>
        <w:bottom w:val="none" w:sz="0" w:space="0" w:color="auto"/>
        <w:right w:val="none" w:sz="0" w:space="0" w:color="auto"/>
      </w:divBdr>
    </w:div>
    <w:div w:id="1360426385">
      <w:bodyDiv w:val="1"/>
      <w:marLeft w:val="0"/>
      <w:marRight w:val="0"/>
      <w:marTop w:val="0"/>
      <w:marBottom w:val="0"/>
      <w:divBdr>
        <w:top w:val="none" w:sz="0" w:space="0" w:color="auto"/>
        <w:left w:val="none" w:sz="0" w:space="0" w:color="auto"/>
        <w:bottom w:val="none" w:sz="0" w:space="0" w:color="auto"/>
        <w:right w:val="none" w:sz="0" w:space="0" w:color="auto"/>
      </w:divBdr>
    </w:div>
    <w:div w:id="1360426808">
      <w:bodyDiv w:val="1"/>
      <w:marLeft w:val="0"/>
      <w:marRight w:val="0"/>
      <w:marTop w:val="0"/>
      <w:marBottom w:val="0"/>
      <w:divBdr>
        <w:top w:val="none" w:sz="0" w:space="0" w:color="auto"/>
        <w:left w:val="none" w:sz="0" w:space="0" w:color="auto"/>
        <w:bottom w:val="none" w:sz="0" w:space="0" w:color="auto"/>
        <w:right w:val="none" w:sz="0" w:space="0" w:color="auto"/>
      </w:divBdr>
    </w:div>
    <w:div w:id="1376075504">
      <w:bodyDiv w:val="1"/>
      <w:marLeft w:val="0"/>
      <w:marRight w:val="0"/>
      <w:marTop w:val="0"/>
      <w:marBottom w:val="0"/>
      <w:divBdr>
        <w:top w:val="none" w:sz="0" w:space="0" w:color="auto"/>
        <w:left w:val="none" w:sz="0" w:space="0" w:color="auto"/>
        <w:bottom w:val="none" w:sz="0" w:space="0" w:color="auto"/>
        <w:right w:val="none" w:sz="0" w:space="0" w:color="auto"/>
      </w:divBdr>
    </w:div>
    <w:div w:id="1379352980">
      <w:bodyDiv w:val="1"/>
      <w:marLeft w:val="0"/>
      <w:marRight w:val="0"/>
      <w:marTop w:val="0"/>
      <w:marBottom w:val="0"/>
      <w:divBdr>
        <w:top w:val="none" w:sz="0" w:space="0" w:color="auto"/>
        <w:left w:val="none" w:sz="0" w:space="0" w:color="auto"/>
        <w:bottom w:val="none" w:sz="0" w:space="0" w:color="auto"/>
        <w:right w:val="none" w:sz="0" w:space="0" w:color="auto"/>
      </w:divBdr>
    </w:div>
    <w:div w:id="1387148688">
      <w:bodyDiv w:val="1"/>
      <w:marLeft w:val="0"/>
      <w:marRight w:val="0"/>
      <w:marTop w:val="0"/>
      <w:marBottom w:val="0"/>
      <w:divBdr>
        <w:top w:val="none" w:sz="0" w:space="0" w:color="auto"/>
        <w:left w:val="none" w:sz="0" w:space="0" w:color="auto"/>
        <w:bottom w:val="none" w:sz="0" w:space="0" w:color="auto"/>
        <w:right w:val="none" w:sz="0" w:space="0" w:color="auto"/>
      </w:divBdr>
    </w:div>
    <w:div w:id="1397972620">
      <w:bodyDiv w:val="1"/>
      <w:marLeft w:val="0"/>
      <w:marRight w:val="0"/>
      <w:marTop w:val="0"/>
      <w:marBottom w:val="0"/>
      <w:divBdr>
        <w:top w:val="none" w:sz="0" w:space="0" w:color="auto"/>
        <w:left w:val="none" w:sz="0" w:space="0" w:color="auto"/>
        <w:bottom w:val="none" w:sz="0" w:space="0" w:color="auto"/>
        <w:right w:val="none" w:sz="0" w:space="0" w:color="auto"/>
      </w:divBdr>
    </w:div>
    <w:div w:id="1418789719">
      <w:bodyDiv w:val="1"/>
      <w:marLeft w:val="0"/>
      <w:marRight w:val="0"/>
      <w:marTop w:val="0"/>
      <w:marBottom w:val="0"/>
      <w:divBdr>
        <w:top w:val="none" w:sz="0" w:space="0" w:color="auto"/>
        <w:left w:val="none" w:sz="0" w:space="0" w:color="auto"/>
        <w:bottom w:val="none" w:sz="0" w:space="0" w:color="auto"/>
        <w:right w:val="none" w:sz="0" w:space="0" w:color="auto"/>
      </w:divBdr>
    </w:div>
    <w:div w:id="1429081003">
      <w:bodyDiv w:val="1"/>
      <w:marLeft w:val="0"/>
      <w:marRight w:val="0"/>
      <w:marTop w:val="0"/>
      <w:marBottom w:val="0"/>
      <w:divBdr>
        <w:top w:val="none" w:sz="0" w:space="0" w:color="auto"/>
        <w:left w:val="none" w:sz="0" w:space="0" w:color="auto"/>
        <w:bottom w:val="none" w:sz="0" w:space="0" w:color="auto"/>
        <w:right w:val="none" w:sz="0" w:space="0" w:color="auto"/>
      </w:divBdr>
    </w:div>
    <w:div w:id="1429807185">
      <w:bodyDiv w:val="1"/>
      <w:marLeft w:val="0"/>
      <w:marRight w:val="0"/>
      <w:marTop w:val="0"/>
      <w:marBottom w:val="0"/>
      <w:divBdr>
        <w:top w:val="none" w:sz="0" w:space="0" w:color="auto"/>
        <w:left w:val="none" w:sz="0" w:space="0" w:color="auto"/>
        <w:bottom w:val="none" w:sz="0" w:space="0" w:color="auto"/>
        <w:right w:val="none" w:sz="0" w:space="0" w:color="auto"/>
      </w:divBdr>
    </w:div>
    <w:div w:id="1430084814">
      <w:bodyDiv w:val="1"/>
      <w:marLeft w:val="0"/>
      <w:marRight w:val="0"/>
      <w:marTop w:val="0"/>
      <w:marBottom w:val="0"/>
      <w:divBdr>
        <w:top w:val="none" w:sz="0" w:space="0" w:color="auto"/>
        <w:left w:val="none" w:sz="0" w:space="0" w:color="auto"/>
        <w:bottom w:val="none" w:sz="0" w:space="0" w:color="auto"/>
        <w:right w:val="none" w:sz="0" w:space="0" w:color="auto"/>
      </w:divBdr>
    </w:div>
    <w:div w:id="1430154507">
      <w:bodyDiv w:val="1"/>
      <w:marLeft w:val="0"/>
      <w:marRight w:val="0"/>
      <w:marTop w:val="0"/>
      <w:marBottom w:val="0"/>
      <w:divBdr>
        <w:top w:val="none" w:sz="0" w:space="0" w:color="auto"/>
        <w:left w:val="none" w:sz="0" w:space="0" w:color="auto"/>
        <w:bottom w:val="none" w:sz="0" w:space="0" w:color="auto"/>
        <w:right w:val="none" w:sz="0" w:space="0" w:color="auto"/>
      </w:divBdr>
    </w:div>
    <w:div w:id="1430925390">
      <w:bodyDiv w:val="1"/>
      <w:marLeft w:val="0"/>
      <w:marRight w:val="0"/>
      <w:marTop w:val="0"/>
      <w:marBottom w:val="0"/>
      <w:divBdr>
        <w:top w:val="none" w:sz="0" w:space="0" w:color="auto"/>
        <w:left w:val="none" w:sz="0" w:space="0" w:color="auto"/>
        <w:bottom w:val="none" w:sz="0" w:space="0" w:color="auto"/>
        <w:right w:val="none" w:sz="0" w:space="0" w:color="auto"/>
      </w:divBdr>
    </w:div>
    <w:div w:id="1432895460">
      <w:bodyDiv w:val="1"/>
      <w:marLeft w:val="0"/>
      <w:marRight w:val="0"/>
      <w:marTop w:val="0"/>
      <w:marBottom w:val="0"/>
      <w:divBdr>
        <w:top w:val="none" w:sz="0" w:space="0" w:color="auto"/>
        <w:left w:val="none" w:sz="0" w:space="0" w:color="auto"/>
        <w:bottom w:val="none" w:sz="0" w:space="0" w:color="auto"/>
        <w:right w:val="none" w:sz="0" w:space="0" w:color="auto"/>
      </w:divBdr>
    </w:div>
    <w:div w:id="1434591631">
      <w:bodyDiv w:val="1"/>
      <w:marLeft w:val="0"/>
      <w:marRight w:val="0"/>
      <w:marTop w:val="0"/>
      <w:marBottom w:val="0"/>
      <w:divBdr>
        <w:top w:val="none" w:sz="0" w:space="0" w:color="auto"/>
        <w:left w:val="none" w:sz="0" w:space="0" w:color="auto"/>
        <w:bottom w:val="none" w:sz="0" w:space="0" w:color="auto"/>
        <w:right w:val="none" w:sz="0" w:space="0" w:color="auto"/>
      </w:divBdr>
    </w:div>
    <w:div w:id="1436318777">
      <w:bodyDiv w:val="1"/>
      <w:marLeft w:val="0"/>
      <w:marRight w:val="0"/>
      <w:marTop w:val="0"/>
      <w:marBottom w:val="0"/>
      <w:divBdr>
        <w:top w:val="none" w:sz="0" w:space="0" w:color="auto"/>
        <w:left w:val="none" w:sz="0" w:space="0" w:color="auto"/>
        <w:bottom w:val="none" w:sz="0" w:space="0" w:color="auto"/>
        <w:right w:val="none" w:sz="0" w:space="0" w:color="auto"/>
      </w:divBdr>
    </w:div>
    <w:div w:id="1437170937">
      <w:bodyDiv w:val="1"/>
      <w:marLeft w:val="0"/>
      <w:marRight w:val="0"/>
      <w:marTop w:val="0"/>
      <w:marBottom w:val="0"/>
      <w:divBdr>
        <w:top w:val="none" w:sz="0" w:space="0" w:color="auto"/>
        <w:left w:val="none" w:sz="0" w:space="0" w:color="auto"/>
        <w:bottom w:val="none" w:sz="0" w:space="0" w:color="auto"/>
        <w:right w:val="none" w:sz="0" w:space="0" w:color="auto"/>
      </w:divBdr>
    </w:div>
    <w:div w:id="1441993182">
      <w:bodyDiv w:val="1"/>
      <w:marLeft w:val="0"/>
      <w:marRight w:val="0"/>
      <w:marTop w:val="0"/>
      <w:marBottom w:val="0"/>
      <w:divBdr>
        <w:top w:val="none" w:sz="0" w:space="0" w:color="auto"/>
        <w:left w:val="none" w:sz="0" w:space="0" w:color="auto"/>
        <w:bottom w:val="none" w:sz="0" w:space="0" w:color="auto"/>
        <w:right w:val="none" w:sz="0" w:space="0" w:color="auto"/>
      </w:divBdr>
    </w:div>
    <w:div w:id="1442915996">
      <w:bodyDiv w:val="1"/>
      <w:marLeft w:val="0"/>
      <w:marRight w:val="0"/>
      <w:marTop w:val="0"/>
      <w:marBottom w:val="0"/>
      <w:divBdr>
        <w:top w:val="none" w:sz="0" w:space="0" w:color="auto"/>
        <w:left w:val="none" w:sz="0" w:space="0" w:color="auto"/>
        <w:bottom w:val="none" w:sz="0" w:space="0" w:color="auto"/>
        <w:right w:val="none" w:sz="0" w:space="0" w:color="auto"/>
      </w:divBdr>
    </w:div>
    <w:div w:id="1452089129">
      <w:bodyDiv w:val="1"/>
      <w:marLeft w:val="0"/>
      <w:marRight w:val="0"/>
      <w:marTop w:val="0"/>
      <w:marBottom w:val="0"/>
      <w:divBdr>
        <w:top w:val="none" w:sz="0" w:space="0" w:color="auto"/>
        <w:left w:val="none" w:sz="0" w:space="0" w:color="auto"/>
        <w:bottom w:val="none" w:sz="0" w:space="0" w:color="auto"/>
        <w:right w:val="none" w:sz="0" w:space="0" w:color="auto"/>
      </w:divBdr>
    </w:div>
    <w:div w:id="1467353540">
      <w:bodyDiv w:val="1"/>
      <w:marLeft w:val="0"/>
      <w:marRight w:val="0"/>
      <w:marTop w:val="0"/>
      <w:marBottom w:val="0"/>
      <w:divBdr>
        <w:top w:val="none" w:sz="0" w:space="0" w:color="auto"/>
        <w:left w:val="none" w:sz="0" w:space="0" w:color="auto"/>
        <w:bottom w:val="none" w:sz="0" w:space="0" w:color="auto"/>
        <w:right w:val="none" w:sz="0" w:space="0" w:color="auto"/>
      </w:divBdr>
    </w:div>
    <w:div w:id="1467427406">
      <w:bodyDiv w:val="1"/>
      <w:marLeft w:val="0"/>
      <w:marRight w:val="0"/>
      <w:marTop w:val="0"/>
      <w:marBottom w:val="0"/>
      <w:divBdr>
        <w:top w:val="none" w:sz="0" w:space="0" w:color="auto"/>
        <w:left w:val="none" w:sz="0" w:space="0" w:color="auto"/>
        <w:bottom w:val="none" w:sz="0" w:space="0" w:color="auto"/>
        <w:right w:val="none" w:sz="0" w:space="0" w:color="auto"/>
      </w:divBdr>
    </w:div>
    <w:div w:id="1470778215">
      <w:bodyDiv w:val="1"/>
      <w:marLeft w:val="0"/>
      <w:marRight w:val="0"/>
      <w:marTop w:val="0"/>
      <w:marBottom w:val="0"/>
      <w:divBdr>
        <w:top w:val="none" w:sz="0" w:space="0" w:color="auto"/>
        <w:left w:val="none" w:sz="0" w:space="0" w:color="auto"/>
        <w:bottom w:val="none" w:sz="0" w:space="0" w:color="auto"/>
        <w:right w:val="none" w:sz="0" w:space="0" w:color="auto"/>
      </w:divBdr>
    </w:div>
    <w:div w:id="1478110533">
      <w:bodyDiv w:val="1"/>
      <w:marLeft w:val="0"/>
      <w:marRight w:val="0"/>
      <w:marTop w:val="0"/>
      <w:marBottom w:val="0"/>
      <w:divBdr>
        <w:top w:val="none" w:sz="0" w:space="0" w:color="auto"/>
        <w:left w:val="none" w:sz="0" w:space="0" w:color="auto"/>
        <w:bottom w:val="none" w:sz="0" w:space="0" w:color="auto"/>
        <w:right w:val="none" w:sz="0" w:space="0" w:color="auto"/>
      </w:divBdr>
    </w:div>
    <w:div w:id="1494024848">
      <w:bodyDiv w:val="1"/>
      <w:marLeft w:val="0"/>
      <w:marRight w:val="0"/>
      <w:marTop w:val="0"/>
      <w:marBottom w:val="0"/>
      <w:divBdr>
        <w:top w:val="none" w:sz="0" w:space="0" w:color="auto"/>
        <w:left w:val="none" w:sz="0" w:space="0" w:color="auto"/>
        <w:bottom w:val="none" w:sz="0" w:space="0" w:color="auto"/>
        <w:right w:val="none" w:sz="0" w:space="0" w:color="auto"/>
      </w:divBdr>
    </w:div>
    <w:div w:id="1495871994">
      <w:bodyDiv w:val="1"/>
      <w:marLeft w:val="0"/>
      <w:marRight w:val="0"/>
      <w:marTop w:val="0"/>
      <w:marBottom w:val="0"/>
      <w:divBdr>
        <w:top w:val="none" w:sz="0" w:space="0" w:color="auto"/>
        <w:left w:val="none" w:sz="0" w:space="0" w:color="auto"/>
        <w:bottom w:val="none" w:sz="0" w:space="0" w:color="auto"/>
        <w:right w:val="none" w:sz="0" w:space="0" w:color="auto"/>
      </w:divBdr>
    </w:div>
    <w:div w:id="1505438423">
      <w:bodyDiv w:val="1"/>
      <w:marLeft w:val="0"/>
      <w:marRight w:val="0"/>
      <w:marTop w:val="0"/>
      <w:marBottom w:val="0"/>
      <w:divBdr>
        <w:top w:val="none" w:sz="0" w:space="0" w:color="auto"/>
        <w:left w:val="none" w:sz="0" w:space="0" w:color="auto"/>
        <w:bottom w:val="none" w:sz="0" w:space="0" w:color="auto"/>
        <w:right w:val="none" w:sz="0" w:space="0" w:color="auto"/>
      </w:divBdr>
    </w:div>
    <w:div w:id="1505851436">
      <w:bodyDiv w:val="1"/>
      <w:marLeft w:val="0"/>
      <w:marRight w:val="0"/>
      <w:marTop w:val="0"/>
      <w:marBottom w:val="0"/>
      <w:divBdr>
        <w:top w:val="none" w:sz="0" w:space="0" w:color="auto"/>
        <w:left w:val="none" w:sz="0" w:space="0" w:color="auto"/>
        <w:bottom w:val="none" w:sz="0" w:space="0" w:color="auto"/>
        <w:right w:val="none" w:sz="0" w:space="0" w:color="auto"/>
      </w:divBdr>
    </w:div>
    <w:div w:id="1506440692">
      <w:bodyDiv w:val="1"/>
      <w:marLeft w:val="0"/>
      <w:marRight w:val="0"/>
      <w:marTop w:val="0"/>
      <w:marBottom w:val="0"/>
      <w:divBdr>
        <w:top w:val="none" w:sz="0" w:space="0" w:color="auto"/>
        <w:left w:val="none" w:sz="0" w:space="0" w:color="auto"/>
        <w:bottom w:val="none" w:sz="0" w:space="0" w:color="auto"/>
        <w:right w:val="none" w:sz="0" w:space="0" w:color="auto"/>
      </w:divBdr>
    </w:div>
    <w:div w:id="1506827332">
      <w:bodyDiv w:val="1"/>
      <w:marLeft w:val="0"/>
      <w:marRight w:val="0"/>
      <w:marTop w:val="0"/>
      <w:marBottom w:val="0"/>
      <w:divBdr>
        <w:top w:val="none" w:sz="0" w:space="0" w:color="auto"/>
        <w:left w:val="none" w:sz="0" w:space="0" w:color="auto"/>
        <w:bottom w:val="none" w:sz="0" w:space="0" w:color="auto"/>
        <w:right w:val="none" w:sz="0" w:space="0" w:color="auto"/>
      </w:divBdr>
    </w:div>
    <w:div w:id="1507672001">
      <w:bodyDiv w:val="1"/>
      <w:marLeft w:val="0"/>
      <w:marRight w:val="0"/>
      <w:marTop w:val="0"/>
      <w:marBottom w:val="0"/>
      <w:divBdr>
        <w:top w:val="none" w:sz="0" w:space="0" w:color="auto"/>
        <w:left w:val="none" w:sz="0" w:space="0" w:color="auto"/>
        <w:bottom w:val="none" w:sz="0" w:space="0" w:color="auto"/>
        <w:right w:val="none" w:sz="0" w:space="0" w:color="auto"/>
      </w:divBdr>
    </w:div>
    <w:div w:id="1510020940">
      <w:bodyDiv w:val="1"/>
      <w:marLeft w:val="0"/>
      <w:marRight w:val="0"/>
      <w:marTop w:val="0"/>
      <w:marBottom w:val="0"/>
      <w:divBdr>
        <w:top w:val="none" w:sz="0" w:space="0" w:color="auto"/>
        <w:left w:val="none" w:sz="0" w:space="0" w:color="auto"/>
        <w:bottom w:val="none" w:sz="0" w:space="0" w:color="auto"/>
        <w:right w:val="none" w:sz="0" w:space="0" w:color="auto"/>
      </w:divBdr>
    </w:div>
    <w:div w:id="1520125648">
      <w:bodyDiv w:val="1"/>
      <w:marLeft w:val="0"/>
      <w:marRight w:val="0"/>
      <w:marTop w:val="0"/>
      <w:marBottom w:val="0"/>
      <w:divBdr>
        <w:top w:val="none" w:sz="0" w:space="0" w:color="auto"/>
        <w:left w:val="none" w:sz="0" w:space="0" w:color="auto"/>
        <w:bottom w:val="none" w:sz="0" w:space="0" w:color="auto"/>
        <w:right w:val="none" w:sz="0" w:space="0" w:color="auto"/>
      </w:divBdr>
    </w:div>
    <w:div w:id="1530676563">
      <w:bodyDiv w:val="1"/>
      <w:marLeft w:val="0"/>
      <w:marRight w:val="0"/>
      <w:marTop w:val="0"/>
      <w:marBottom w:val="0"/>
      <w:divBdr>
        <w:top w:val="none" w:sz="0" w:space="0" w:color="auto"/>
        <w:left w:val="none" w:sz="0" w:space="0" w:color="auto"/>
        <w:bottom w:val="none" w:sz="0" w:space="0" w:color="auto"/>
        <w:right w:val="none" w:sz="0" w:space="0" w:color="auto"/>
      </w:divBdr>
    </w:div>
    <w:div w:id="1531257256">
      <w:bodyDiv w:val="1"/>
      <w:marLeft w:val="0"/>
      <w:marRight w:val="0"/>
      <w:marTop w:val="0"/>
      <w:marBottom w:val="0"/>
      <w:divBdr>
        <w:top w:val="none" w:sz="0" w:space="0" w:color="auto"/>
        <w:left w:val="none" w:sz="0" w:space="0" w:color="auto"/>
        <w:bottom w:val="none" w:sz="0" w:space="0" w:color="auto"/>
        <w:right w:val="none" w:sz="0" w:space="0" w:color="auto"/>
      </w:divBdr>
    </w:div>
    <w:div w:id="1533686527">
      <w:bodyDiv w:val="1"/>
      <w:marLeft w:val="0"/>
      <w:marRight w:val="0"/>
      <w:marTop w:val="0"/>
      <w:marBottom w:val="0"/>
      <w:divBdr>
        <w:top w:val="none" w:sz="0" w:space="0" w:color="auto"/>
        <w:left w:val="none" w:sz="0" w:space="0" w:color="auto"/>
        <w:bottom w:val="none" w:sz="0" w:space="0" w:color="auto"/>
        <w:right w:val="none" w:sz="0" w:space="0" w:color="auto"/>
      </w:divBdr>
    </w:div>
    <w:div w:id="1536428306">
      <w:bodyDiv w:val="1"/>
      <w:marLeft w:val="0"/>
      <w:marRight w:val="0"/>
      <w:marTop w:val="0"/>
      <w:marBottom w:val="0"/>
      <w:divBdr>
        <w:top w:val="none" w:sz="0" w:space="0" w:color="auto"/>
        <w:left w:val="none" w:sz="0" w:space="0" w:color="auto"/>
        <w:bottom w:val="none" w:sz="0" w:space="0" w:color="auto"/>
        <w:right w:val="none" w:sz="0" w:space="0" w:color="auto"/>
      </w:divBdr>
    </w:div>
    <w:div w:id="1539582144">
      <w:bodyDiv w:val="1"/>
      <w:marLeft w:val="0"/>
      <w:marRight w:val="0"/>
      <w:marTop w:val="0"/>
      <w:marBottom w:val="0"/>
      <w:divBdr>
        <w:top w:val="none" w:sz="0" w:space="0" w:color="auto"/>
        <w:left w:val="none" w:sz="0" w:space="0" w:color="auto"/>
        <w:bottom w:val="none" w:sz="0" w:space="0" w:color="auto"/>
        <w:right w:val="none" w:sz="0" w:space="0" w:color="auto"/>
      </w:divBdr>
    </w:div>
    <w:div w:id="1547060603">
      <w:bodyDiv w:val="1"/>
      <w:marLeft w:val="0"/>
      <w:marRight w:val="0"/>
      <w:marTop w:val="0"/>
      <w:marBottom w:val="0"/>
      <w:divBdr>
        <w:top w:val="none" w:sz="0" w:space="0" w:color="auto"/>
        <w:left w:val="none" w:sz="0" w:space="0" w:color="auto"/>
        <w:bottom w:val="none" w:sz="0" w:space="0" w:color="auto"/>
        <w:right w:val="none" w:sz="0" w:space="0" w:color="auto"/>
      </w:divBdr>
    </w:div>
    <w:div w:id="1547792264">
      <w:bodyDiv w:val="1"/>
      <w:marLeft w:val="0"/>
      <w:marRight w:val="0"/>
      <w:marTop w:val="0"/>
      <w:marBottom w:val="0"/>
      <w:divBdr>
        <w:top w:val="none" w:sz="0" w:space="0" w:color="auto"/>
        <w:left w:val="none" w:sz="0" w:space="0" w:color="auto"/>
        <w:bottom w:val="none" w:sz="0" w:space="0" w:color="auto"/>
        <w:right w:val="none" w:sz="0" w:space="0" w:color="auto"/>
      </w:divBdr>
    </w:div>
    <w:div w:id="1551842249">
      <w:bodyDiv w:val="1"/>
      <w:marLeft w:val="0"/>
      <w:marRight w:val="0"/>
      <w:marTop w:val="0"/>
      <w:marBottom w:val="0"/>
      <w:divBdr>
        <w:top w:val="none" w:sz="0" w:space="0" w:color="auto"/>
        <w:left w:val="none" w:sz="0" w:space="0" w:color="auto"/>
        <w:bottom w:val="none" w:sz="0" w:space="0" w:color="auto"/>
        <w:right w:val="none" w:sz="0" w:space="0" w:color="auto"/>
      </w:divBdr>
    </w:div>
    <w:div w:id="1553424789">
      <w:bodyDiv w:val="1"/>
      <w:marLeft w:val="0"/>
      <w:marRight w:val="0"/>
      <w:marTop w:val="0"/>
      <w:marBottom w:val="0"/>
      <w:divBdr>
        <w:top w:val="none" w:sz="0" w:space="0" w:color="auto"/>
        <w:left w:val="none" w:sz="0" w:space="0" w:color="auto"/>
        <w:bottom w:val="none" w:sz="0" w:space="0" w:color="auto"/>
        <w:right w:val="none" w:sz="0" w:space="0" w:color="auto"/>
      </w:divBdr>
    </w:div>
    <w:div w:id="1554196813">
      <w:bodyDiv w:val="1"/>
      <w:marLeft w:val="0"/>
      <w:marRight w:val="0"/>
      <w:marTop w:val="0"/>
      <w:marBottom w:val="0"/>
      <w:divBdr>
        <w:top w:val="none" w:sz="0" w:space="0" w:color="auto"/>
        <w:left w:val="none" w:sz="0" w:space="0" w:color="auto"/>
        <w:bottom w:val="none" w:sz="0" w:space="0" w:color="auto"/>
        <w:right w:val="none" w:sz="0" w:space="0" w:color="auto"/>
      </w:divBdr>
    </w:div>
    <w:div w:id="1555853056">
      <w:bodyDiv w:val="1"/>
      <w:marLeft w:val="0"/>
      <w:marRight w:val="0"/>
      <w:marTop w:val="0"/>
      <w:marBottom w:val="0"/>
      <w:divBdr>
        <w:top w:val="none" w:sz="0" w:space="0" w:color="auto"/>
        <w:left w:val="none" w:sz="0" w:space="0" w:color="auto"/>
        <w:bottom w:val="none" w:sz="0" w:space="0" w:color="auto"/>
        <w:right w:val="none" w:sz="0" w:space="0" w:color="auto"/>
      </w:divBdr>
    </w:div>
    <w:div w:id="1559781763">
      <w:bodyDiv w:val="1"/>
      <w:marLeft w:val="0"/>
      <w:marRight w:val="0"/>
      <w:marTop w:val="0"/>
      <w:marBottom w:val="0"/>
      <w:divBdr>
        <w:top w:val="none" w:sz="0" w:space="0" w:color="auto"/>
        <w:left w:val="none" w:sz="0" w:space="0" w:color="auto"/>
        <w:bottom w:val="none" w:sz="0" w:space="0" w:color="auto"/>
        <w:right w:val="none" w:sz="0" w:space="0" w:color="auto"/>
      </w:divBdr>
    </w:div>
    <w:div w:id="1566834736">
      <w:bodyDiv w:val="1"/>
      <w:marLeft w:val="0"/>
      <w:marRight w:val="0"/>
      <w:marTop w:val="0"/>
      <w:marBottom w:val="0"/>
      <w:divBdr>
        <w:top w:val="none" w:sz="0" w:space="0" w:color="auto"/>
        <w:left w:val="none" w:sz="0" w:space="0" w:color="auto"/>
        <w:bottom w:val="none" w:sz="0" w:space="0" w:color="auto"/>
        <w:right w:val="none" w:sz="0" w:space="0" w:color="auto"/>
      </w:divBdr>
    </w:div>
    <w:div w:id="1581018914">
      <w:bodyDiv w:val="1"/>
      <w:marLeft w:val="0"/>
      <w:marRight w:val="0"/>
      <w:marTop w:val="0"/>
      <w:marBottom w:val="0"/>
      <w:divBdr>
        <w:top w:val="none" w:sz="0" w:space="0" w:color="auto"/>
        <w:left w:val="none" w:sz="0" w:space="0" w:color="auto"/>
        <w:bottom w:val="none" w:sz="0" w:space="0" w:color="auto"/>
        <w:right w:val="none" w:sz="0" w:space="0" w:color="auto"/>
      </w:divBdr>
    </w:div>
    <w:div w:id="1585071110">
      <w:bodyDiv w:val="1"/>
      <w:marLeft w:val="0"/>
      <w:marRight w:val="0"/>
      <w:marTop w:val="0"/>
      <w:marBottom w:val="0"/>
      <w:divBdr>
        <w:top w:val="none" w:sz="0" w:space="0" w:color="auto"/>
        <w:left w:val="none" w:sz="0" w:space="0" w:color="auto"/>
        <w:bottom w:val="none" w:sz="0" w:space="0" w:color="auto"/>
        <w:right w:val="none" w:sz="0" w:space="0" w:color="auto"/>
      </w:divBdr>
    </w:div>
    <w:div w:id="1587687000">
      <w:bodyDiv w:val="1"/>
      <w:marLeft w:val="0"/>
      <w:marRight w:val="0"/>
      <w:marTop w:val="0"/>
      <w:marBottom w:val="0"/>
      <w:divBdr>
        <w:top w:val="none" w:sz="0" w:space="0" w:color="auto"/>
        <w:left w:val="none" w:sz="0" w:space="0" w:color="auto"/>
        <w:bottom w:val="none" w:sz="0" w:space="0" w:color="auto"/>
        <w:right w:val="none" w:sz="0" w:space="0" w:color="auto"/>
      </w:divBdr>
    </w:div>
    <w:div w:id="1593469900">
      <w:bodyDiv w:val="1"/>
      <w:marLeft w:val="0"/>
      <w:marRight w:val="0"/>
      <w:marTop w:val="0"/>
      <w:marBottom w:val="0"/>
      <w:divBdr>
        <w:top w:val="none" w:sz="0" w:space="0" w:color="auto"/>
        <w:left w:val="none" w:sz="0" w:space="0" w:color="auto"/>
        <w:bottom w:val="none" w:sz="0" w:space="0" w:color="auto"/>
        <w:right w:val="none" w:sz="0" w:space="0" w:color="auto"/>
      </w:divBdr>
    </w:div>
    <w:div w:id="1594432411">
      <w:bodyDiv w:val="1"/>
      <w:marLeft w:val="0"/>
      <w:marRight w:val="0"/>
      <w:marTop w:val="0"/>
      <w:marBottom w:val="0"/>
      <w:divBdr>
        <w:top w:val="none" w:sz="0" w:space="0" w:color="auto"/>
        <w:left w:val="none" w:sz="0" w:space="0" w:color="auto"/>
        <w:bottom w:val="none" w:sz="0" w:space="0" w:color="auto"/>
        <w:right w:val="none" w:sz="0" w:space="0" w:color="auto"/>
      </w:divBdr>
    </w:div>
    <w:div w:id="1595935520">
      <w:bodyDiv w:val="1"/>
      <w:marLeft w:val="0"/>
      <w:marRight w:val="0"/>
      <w:marTop w:val="0"/>
      <w:marBottom w:val="0"/>
      <w:divBdr>
        <w:top w:val="none" w:sz="0" w:space="0" w:color="auto"/>
        <w:left w:val="none" w:sz="0" w:space="0" w:color="auto"/>
        <w:bottom w:val="none" w:sz="0" w:space="0" w:color="auto"/>
        <w:right w:val="none" w:sz="0" w:space="0" w:color="auto"/>
      </w:divBdr>
    </w:div>
    <w:div w:id="1598519704">
      <w:bodyDiv w:val="1"/>
      <w:marLeft w:val="0"/>
      <w:marRight w:val="0"/>
      <w:marTop w:val="0"/>
      <w:marBottom w:val="0"/>
      <w:divBdr>
        <w:top w:val="none" w:sz="0" w:space="0" w:color="auto"/>
        <w:left w:val="none" w:sz="0" w:space="0" w:color="auto"/>
        <w:bottom w:val="none" w:sz="0" w:space="0" w:color="auto"/>
        <w:right w:val="none" w:sz="0" w:space="0" w:color="auto"/>
      </w:divBdr>
    </w:div>
    <w:div w:id="1609850009">
      <w:bodyDiv w:val="1"/>
      <w:marLeft w:val="0"/>
      <w:marRight w:val="0"/>
      <w:marTop w:val="0"/>
      <w:marBottom w:val="0"/>
      <w:divBdr>
        <w:top w:val="none" w:sz="0" w:space="0" w:color="auto"/>
        <w:left w:val="none" w:sz="0" w:space="0" w:color="auto"/>
        <w:bottom w:val="none" w:sz="0" w:space="0" w:color="auto"/>
        <w:right w:val="none" w:sz="0" w:space="0" w:color="auto"/>
      </w:divBdr>
    </w:div>
    <w:div w:id="1611621095">
      <w:bodyDiv w:val="1"/>
      <w:marLeft w:val="0"/>
      <w:marRight w:val="0"/>
      <w:marTop w:val="0"/>
      <w:marBottom w:val="0"/>
      <w:divBdr>
        <w:top w:val="none" w:sz="0" w:space="0" w:color="auto"/>
        <w:left w:val="none" w:sz="0" w:space="0" w:color="auto"/>
        <w:bottom w:val="none" w:sz="0" w:space="0" w:color="auto"/>
        <w:right w:val="none" w:sz="0" w:space="0" w:color="auto"/>
      </w:divBdr>
    </w:div>
    <w:div w:id="1614627527">
      <w:bodyDiv w:val="1"/>
      <w:marLeft w:val="0"/>
      <w:marRight w:val="0"/>
      <w:marTop w:val="0"/>
      <w:marBottom w:val="0"/>
      <w:divBdr>
        <w:top w:val="none" w:sz="0" w:space="0" w:color="auto"/>
        <w:left w:val="none" w:sz="0" w:space="0" w:color="auto"/>
        <w:bottom w:val="none" w:sz="0" w:space="0" w:color="auto"/>
        <w:right w:val="none" w:sz="0" w:space="0" w:color="auto"/>
      </w:divBdr>
    </w:div>
    <w:div w:id="1616719026">
      <w:bodyDiv w:val="1"/>
      <w:marLeft w:val="0"/>
      <w:marRight w:val="0"/>
      <w:marTop w:val="0"/>
      <w:marBottom w:val="0"/>
      <w:divBdr>
        <w:top w:val="none" w:sz="0" w:space="0" w:color="auto"/>
        <w:left w:val="none" w:sz="0" w:space="0" w:color="auto"/>
        <w:bottom w:val="none" w:sz="0" w:space="0" w:color="auto"/>
        <w:right w:val="none" w:sz="0" w:space="0" w:color="auto"/>
      </w:divBdr>
    </w:div>
    <w:div w:id="1622804856">
      <w:bodyDiv w:val="1"/>
      <w:marLeft w:val="0"/>
      <w:marRight w:val="0"/>
      <w:marTop w:val="0"/>
      <w:marBottom w:val="0"/>
      <w:divBdr>
        <w:top w:val="none" w:sz="0" w:space="0" w:color="auto"/>
        <w:left w:val="none" w:sz="0" w:space="0" w:color="auto"/>
        <w:bottom w:val="none" w:sz="0" w:space="0" w:color="auto"/>
        <w:right w:val="none" w:sz="0" w:space="0" w:color="auto"/>
      </w:divBdr>
    </w:div>
    <w:div w:id="1634141234">
      <w:bodyDiv w:val="1"/>
      <w:marLeft w:val="0"/>
      <w:marRight w:val="0"/>
      <w:marTop w:val="0"/>
      <w:marBottom w:val="0"/>
      <w:divBdr>
        <w:top w:val="none" w:sz="0" w:space="0" w:color="auto"/>
        <w:left w:val="none" w:sz="0" w:space="0" w:color="auto"/>
        <w:bottom w:val="none" w:sz="0" w:space="0" w:color="auto"/>
        <w:right w:val="none" w:sz="0" w:space="0" w:color="auto"/>
      </w:divBdr>
    </w:div>
    <w:div w:id="1641039190">
      <w:bodyDiv w:val="1"/>
      <w:marLeft w:val="0"/>
      <w:marRight w:val="0"/>
      <w:marTop w:val="0"/>
      <w:marBottom w:val="0"/>
      <w:divBdr>
        <w:top w:val="none" w:sz="0" w:space="0" w:color="auto"/>
        <w:left w:val="none" w:sz="0" w:space="0" w:color="auto"/>
        <w:bottom w:val="none" w:sz="0" w:space="0" w:color="auto"/>
        <w:right w:val="none" w:sz="0" w:space="0" w:color="auto"/>
      </w:divBdr>
    </w:div>
    <w:div w:id="1647582753">
      <w:bodyDiv w:val="1"/>
      <w:marLeft w:val="0"/>
      <w:marRight w:val="0"/>
      <w:marTop w:val="0"/>
      <w:marBottom w:val="0"/>
      <w:divBdr>
        <w:top w:val="none" w:sz="0" w:space="0" w:color="auto"/>
        <w:left w:val="none" w:sz="0" w:space="0" w:color="auto"/>
        <w:bottom w:val="none" w:sz="0" w:space="0" w:color="auto"/>
        <w:right w:val="none" w:sz="0" w:space="0" w:color="auto"/>
      </w:divBdr>
    </w:div>
    <w:div w:id="1653366276">
      <w:bodyDiv w:val="1"/>
      <w:marLeft w:val="0"/>
      <w:marRight w:val="0"/>
      <w:marTop w:val="0"/>
      <w:marBottom w:val="0"/>
      <w:divBdr>
        <w:top w:val="none" w:sz="0" w:space="0" w:color="auto"/>
        <w:left w:val="none" w:sz="0" w:space="0" w:color="auto"/>
        <w:bottom w:val="none" w:sz="0" w:space="0" w:color="auto"/>
        <w:right w:val="none" w:sz="0" w:space="0" w:color="auto"/>
      </w:divBdr>
    </w:div>
    <w:div w:id="1657223314">
      <w:bodyDiv w:val="1"/>
      <w:marLeft w:val="0"/>
      <w:marRight w:val="0"/>
      <w:marTop w:val="0"/>
      <w:marBottom w:val="0"/>
      <w:divBdr>
        <w:top w:val="none" w:sz="0" w:space="0" w:color="auto"/>
        <w:left w:val="none" w:sz="0" w:space="0" w:color="auto"/>
        <w:bottom w:val="none" w:sz="0" w:space="0" w:color="auto"/>
        <w:right w:val="none" w:sz="0" w:space="0" w:color="auto"/>
      </w:divBdr>
    </w:div>
    <w:div w:id="1659460377">
      <w:bodyDiv w:val="1"/>
      <w:marLeft w:val="0"/>
      <w:marRight w:val="0"/>
      <w:marTop w:val="0"/>
      <w:marBottom w:val="0"/>
      <w:divBdr>
        <w:top w:val="none" w:sz="0" w:space="0" w:color="auto"/>
        <w:left w:val="none" w:sz="0" w:space="0" w:color="auto"/>
        <w:bottom w:val="none" w:sz="0" w:space="0" w:color="auto"/>
        <w:right w:val="none" w:sz="0" w:space="0" w:color="auto"/>
      </w:divBdr>
    </w:div>
    <w:div w:id="1669140752">
      <w:bodyDiv w:val="1"/>
      <w:marLeft w:val="0"/>
      <w:marRight w:val="0"/>
      <w:marTop w:val="0"/>
      <w:marBottom w:val="0"/>
      <w:divBdr>
        <w:top w:val="none" w:sz="0" w:space="0" w:color="auto"/>
        <w:left w:val="none" w:sz="0" w:space="0" w:color="auto"/>
        <w:bottom w:val="none" w:sz="0" w:space="0" w:color="auto"/>
        <w:right w:val="none" w:sz="0" w:space="0" w:color="auto"/>
      </w:divBdr>
    </w:div>
    <w:div w:id="1678851763">
      <w:bodyDiv w:val="1"/>
      <w:marLeft w:val="0"/>
      <w:marRight w:val="0"/>
      <w:marTop w:val="0"/>
      <w:marBottom w:val="0"/>
      <w:divBdr>
        <w:top w:val="none" w:sz="0" w:space="0" w:color="auto"/>
        <w:left w:val="none" w:sz="0" w:space="0" w:color="auto"/>
        <w:bottom w:val="none" w:sz="0" w:space="0" w:color="auto"/>
        <w:right w:val="none" w:sz="0" w:space="0" w:color="auto"/>
      </w:divBdr>
    </w:div>
    <w:div w:id="1687322371">
      <w:bodyDiv w:val="1"/>
      <w:marLeft w:val="0"/>
      <w:marRight w:val="0"/>
      <w:marTop w:val="0"/>
      <w:marBottom w:val="0"/>
      <w:divBdr>
        <w:top w:val="none" w:sz="0" w:space="0" w:color="auto"/>
        <w:left w:val="none" w:sz="0" w:space="0" w:color="auto"/>
        <w:bottom w:val="none" w:sz="0" w:space="0" w:color="auto"/>
        <w:right w:val="none" w:sz="0" w:space="0" w:color="auto"/>
      </w:divBdr>
    </w:div>
    <w:div w:id="1690520693">
      <w:bodyDiv w:val="1"/>
      <w:marLeft w:val="0"/>
      <w:marRight w:val="0"/>
      <w:marTop w:val="0"/>
      <w:marBottom w:val="0"/>
      <w:divBdr>
        <w:top w:val="none" w:sz="0" w:space="0" w:color="auto"/>
        <w:left w:val="none" w:sz="0" w:space="0" w:color="auto"/>
        <w:bottom w:val="none" w:sz="0" w:space="0" w:color="auto"/>
        <w:right w:val="none" w:sz="0" w:space="0" w:color="auto"/>
      </w:divBdr>
    </w:div>
    <w:div w:id="1692099897">
      <w:bodyDiv w:val="1"/>
      <w:marLeft w:val="0"/>
      <w:marRight w:val="0"/>
      <w:marTop w:val="0"/>
      <w:marBottom w:val="0"/>
      <w:divBdr>
        <w:top w:val="none" w:sz="0" w:space="0" w:color="auto"/>
        <w:left w:val="none" w:sz="0" w:space="0" w:color="auto"/>
        <w:bottom w:val="none" w:sz="0" w:space="0" w:color="auto"/>
        <w:right w:val="none" w:sz="0" w:space="0" w:color="auto"/>
      </w:divBdr>
    </w:div>
    <w:div w:id="1700617048">
      <w:bodyDiv w:val="1"/>
      <w:marLeft w:val="0"/>
      <w:marRight w:val="0"/>
      <w:marTop w:val="0"/>
      <w:marBottom w:val="0"/>
      <w:divBdr>
        <w:top w:val="none" w:sz="0" w:space="0" w:color="auto"/>
        <w:left w:val="none" w:sz="0" w:space="0" w:color="auto"/>
        <w:bottom w:val="none" w:sz="0" w:space="0" w:color="auto"/>
        <w:right w:val="none" w:sz="0" w:space="0" w:color="auto"/>
      </w:divBdr>
    </w:div>
    <w:div w:id="1701585268">
      <w:bodyDiv w:val="1"/>
      <w:marLeft w:val="0"/>
      <w:marRight w:val="0"/>
      <w:marTop w:val="0"/>
      <w:marBottom w:val="0"/>
      <w:divBdr>
        <w:top w:val="none" w:sz="0" w:space="0" w:color="auto"/>
        <w:left w:val="none" w:sz="0" w:space="0" w:color="auto"/>
        <w:bottom w:val="none" w:sz="0" w:space="0" w:color="auto"/>
        <w:right w:val="none" w:sz="0" w:space="0" w:color="auto"/>
      </w:divBdr>
    </w:div>
    <w:div w:id="1704356845">
      <w:bodyDiv w:val="1"/>
      <w:marLeft w:val="0"/>
      <w:marRight w:val="0"/>
      <w:marTop w:val="0"/>
      <w:marBottom w:val="0"/>
      <w:divBdr>
        <w:top w:val="none" w:sz="0" w:space="0" w:color="auto"/>
        <w:left w:val="none" w:sz="0" w:space="0" w:color="auto"/>
        <w:bottom w:val="none" w:sz="0" w:space="0" w:color="auto"/>
        <w:right w:val="none" w:sz="0" w:space="0" w:color="auto"/>
      </w:divBdr>
    </w:div>
    <w:div w:id="1713118137">
      <w:bodyDiv w:val="1"/>
      <w:marLeft w:val="0"/>
      <w:marRight w:val="0"/>
      <w:marTop w:val="0"/>
      <w:marBottom w:val="0"/>
      <w:divBdr>
        <w:top w:val="none" w:sz="0" w:space="0" w:color="auto"/>
        <w:left w:val="none" w:sz="0" w:space="0" w:color="auto"/>
        <w:bottom w:val="none" w:sz="0" w:space="0" w:color="auto"/>
        <w:right w:val="none" w:sz="0" w:space="0" w:color="auto"/>
      </w:divBdr>
    </w:div>
    <w:div w:id="1713384185">
      <w:bodyDiv w:val="1"/>
      <w:marLeft w:val="0"/>
      <w:marRight w:val="0"/>
      <w:marTop w:val="0"/>
      <w:marBottom w:val="0"/>
      <w:divBdr>
        <w:top w:val="none" w:sz="0" w:space="0" w:color="auto"/>
        <w:left w:val="none" w:sz="0" w:space="0" w:color="auto"/>
        <w:bottom w:val="none" w:sz="0" w:space="0" w:color="auto"/>
        <w:right w:val="none" w:sz="0" w:space="0" w:color="auto"/>
      </w:divBdr>
    </w:div>
    <w:div w:id="1716343784">
      <w:bodyDiv w:val="1"/>
      <w:marLeft w:val="0"/>
      <w:marRight w:val="0"/>
      <w:marTop w:val="0"/>
      <w:marBottom w:val="0"/>
      <w:divBdr>
        <w:top w:val="none" w:sz="0" w:space="0" w:color="auto"/>
        <w:left w:val="none" w:sz="0" w:space="0" w:color="auto"/>
        <w:bottom w:val="none" w:sz="0" w:space="0" w:color="auto"/>
        <w:right w:val="none" w:sz="0" w:space="0" w:color="auto"/>
      </w:divBdr>
    </w:div>
    <w:div w:id="1717268012">
      <w:bodyDiv w:val="1"/>
      <w:marLeft w:val="0"/>
      <w:marRight w:val="0"/>
      <w:marTop w:val="0"/>
      <w:marBottom w:val="0"/>
      <w:divBdr>
        <w:top w:val="none" w:sz="0" w:space="0" w:color="auto"/>
        <w:left w:val="none" w:sz="0" w:space="0" w:color="auto"/>
        <w:bottom w:val="none" w:sz="0" w:space="0" w:color="auto"/>
        <w:right w:val="none" w:sz="0" w:space="0" w:color="auto"/>
      </w:divBdr>
    </w:div>
    <w:div w:id="1735084435">
      <w:bodyDiv w:val="1"/>
      <w:marLeft w:val="0"/>
      <w:marRight w:val="0"/>
      <w:marTop w:val="0"/>
      <w:marBottom w:val="0"/>
      <w:divBdr>
        <w:top w:val="none" w:sz="0" w:space="0" w:color="auto"/>
        <w:left w:val="none" w:sz="0" w:space="0" w:color="auto"/>
        <w:bottom w:val="none" w:sz="0" w:space="0" w:color="auto"/>
        <w:right w:val="none" w:sz="0" w:space="0" w:color="auto"/>
      </w:divBdr>
    </w:div>
    <w:div w:id="1741175960">
      <w:bodyDiv w:val="1"/>
      <w:marLeft w:val="0"/>
      <w:marRight w:val="0"/>
      <w:marTop w:val="0"/>
      <w:marBottom w:val="0"/>
      <w:divBdr>
        <w:top w:val="none" w:sz="0" w:space="0" w:color="auto"/>
        <w:left w:val="none" w:sz="0" w:space="0" w:color="auto"/>
        <w:bottom w:val="none" w:sz="0" w:space="0" w:color="auto"/>
        <w:right w:val="none" w:sz="0" w:space="0" w:color="auto"/>
      </w:divBdr>
    </w:div>
    <w:div w:id="1743602884">
      <w:bodyDiv w:val="1"/>
      <w:marLeft w:val="0"/>
      <w:marRight w:val="0"/>
      <w:marTop w:val="0"/>
      <w:marBottom w:val="0"/>
      <w:divBdr>
        <w:top w:val="none" w:sz="0" w:space="0" w:color="auto"/>
        <w:left w:val="none" w:sz="0" w:space="0" w:color="auto"/>
        <w:bottom w:val="none" w:sz="0" w:space="0" w:color="auto"/>
        <w:right w:val="none" w:sz="0" w:space="0" w:color="auto"/>
      </w:divBdr>
    </w:div>
    <w:div w:id="1746494473">
      <w:bodyDiv w:val="1"/>
      <w:marLeft w:val="0"/>
      <w:marRight w:val="0"/>
      <w:marTop w:val="0"/>
      <w:marBottom w:val="0"/>
      <w:divBdr>
        <w:top w:val="none" w:sz="0" w:space="0" w:color="auto"/>
        <w:left w:val="none" w:sz="0" w:space="0" w:color="auto"/>
        <w:bottom w:val="none" w:sz="0" w:space="0" w:color="auto"/>
        <w:right w:val="none" w:sz="0" w:space="0" w:color="auto"/>
      </w:divBdr>
    </w:div>
    <w:div w:id="1755320629">
      <w:bodyDiv w:val="1"/>
      <w:marLeft w:val="0"/>
      <w:marRight w:val="0"/>
      <w:marTop w:val="0"/>
      <w:marBottom w:val="0"/>
      <w:divBdr>
        <w:top w:val="none" w:sz="0" w:space="0" w:color="auto"/>
        <w:left w:val="none" w:sz="0" w:space="0" w:color="auto"/>
        <w:bottom w:val="none" w:sz="0" w:space="0" w:color="auto"/>
        <w:right w:val="none" w:sz="0" w:space="0" w:color="auto"/>
      </w:divBdr>
    </w:div>
    <w:div w:id="1759983770">
      <w:bodyDiv w:val="1"/>
      <w:marLeft w:val="0"/>
      <w:marRight w:val="0"/>
      <w:marTop w:val="0"/>
      <w:marBottom w:val="0"/>
      <w:divBdr>
        <w:top w:val="none" w:sz="0" w:space="0" w:color="auto"/>
        <w:left w:val="none" w:sz="0" w:space="0" w:color="auto"/>
        <w:bottom w:val="none" w:sz="0" w:space="0" w:color="auto"/>
        <w:right w:val="none" w:sz="0" w:space="0" w:color="auto"/>
      </w:divBdr>
    </w:div>
    <w:div w:id="1768042490">
      <w:bodyDiv w:val="1"/>
      <w:marLeft w:val="0"/>
      <w:marRight w:val="0"/>
      <w:marTop w:val="0"/>
      <w:marBottom w:val="0"/>
      <w:divBdr>
        <w:top w:val="none" w:sz="0" w:space="0" w:color="auto"/>
        <w:left w:val="none" w:sz="0" w:space="0" w:color="auto"/>
        <w:bottom w:val="none" w:sz="0" w:space="0" w:color="auto"/>
        <w:right w:val="none" w:sz="0" w:space="0" w:color="auto"/>
      </w:divBdr>
    </w:div>
    <w:div w:id="1769765769">
      <w:bodyDiv w:val="1"/>
      <w:marLeft w:val="0"/>
      <w:marRight w:val="0"/>
      <w:marTop w:val="0"/>
      <w:marBottom w:val="0"/>
      <w:divBdr>
        <w:top w:val="none" w:sz="0" w:space="0" w:color="auto"/>
        <w:left w:val="none" w:sz="0" w:space="0" w:color="auto"/>
        <w:bottom w:val="none" w:sz="0" w:space="0" w:color="auto"/>
        <w:right w:val="none" w:sz="0" w:space="0" w:color="auto"/>
      </w:divBdr>
    </w:div>
    <w:div w:id="1776824734">
      <w:bodyDiv w:val="1"/>
      <w:marLeft w:val="0"/>
      <w:marRight w:val="0"/>
      <w:marTop w:val="0"/>
      <w:marBottom w:val="0"/>
      <w:divBdr>
        <w:top w:val="none" w:sz="0" w:space="0" w:color="auto"/>
        <w:left w:val="none" w:sz="0" w:space="0" w:color="auto"/>
        <w:bottom w:val="none" w:sz="0" w:space="0" w:color="auto"/>
        <w:right w:val="none" w:sz="0" w:space="0" w:color="auto"/>
      </w:divBdr>
    </w:div>
    <w:div w:id="1778139901">
      <w:bodyDiv w:val="1"/>
      <w:marLeft w:val="0"/>
      <w:marRight w:val="0"/>
      <w:marTop w:val="0"/>
      <w:marBottom w:val="0"/>
      <w:divBdr>
        <w:top w:val="none" w:sz="0" w:space="0" w:color="auto"/>
        <w:left w:val="none" w:sz="0" w:space="0" w:color="auto"/>
        <w:bottom w:val="none" w:sz="0" w:space="0" w:color="auto"/>
        <w:right w:val="none" w:sz="0" w:space="0" w:color="auto"/>
      </w:divBdr>
    </w:div>
    <w:div w:id="1788769455">
      <w:bodyDiv w:val="1"/>
      <w:marLeft w:val="0"/>
      <w:marRight w:val="0"/>
      <w:marTop w:val="0"/>
      <w:marBottom w:val="0"/>
      <w:divBdr>
        <w:top w:val="none" w:sz="0" w:space="0" w:color="auto"/>
        <w:left w:val="none" w:sz="0" w:space="0" w:color="auto"/>
        <w:bottom w:val="none" w:sz="0" w:space="0" w:color="auto"/>
        <w:right w:val="none" w:sz="0" w:space="0" w:color="auto"/>
      </w:divBdr>
    </w:div>
    <w:div w:id="1791850998">
      <w:bodyDiv w:val="1"/>
      <w:marLeft w:val="0"/>
      <w:marRight w:val="0"/>
      <w:marTop w:val="0"/>
      <w:marBottom w:val="0"/>
      <w:divBdr>
        <w:top w:val="none" w:sz="0" w:space="0" w:color="auto"/>
        <w:left w:val="none" w:sz="0" w:space="0" w:color="auto"/>
        <w:bottom w:val="none" w:sz="0" w:space="0" w:color="auto"/>
        <w:right w:val="none" w:sz="0" w:space="0" w:color="auto"/>
      </w:divBdr>
    </w:div>
    <w:div w:id="1795367748">
      <w:bodyDiv w:val="1"/>
      <w:marLeft w:val="0"/>
      <w:marRight w:val="0"/>
      <w:marTop w:val="0"/>
      <w:marBottom w:val="0"/>
      <w:divBdr>
        <w:top w:val="none" w:sz="0" w:space="0" w:color="auto"/>
        <w:left w:val="none" w:sz="0" w:space="0" w:color="auto"/>
        <w:bottom w:val="none" w:sz="0" w:space="0" w:color="auto"/>
        <w:right w:val="none" w:sz="0" w:space="0" w:color="auto"/>
      </w:divBdr>
    </w:div>
    <w:div w:id="1800757675">
      <w:bodyDiv w:val="1"/>
      <w:marLeft w:val="0"/>
      <w:marRight w:val="0"/>
      <w:marTop w:val="0"/>
      <w:marBottom w:val="0"/>
      <w:divBdr>
        <w:top w:val="none" w:sz="0" w:space="0" w:color="auto"/>
        <w:left w:val="none" w:sz="0" w:space="0" w:color="auto"/>
        <w:bottom w:val="none" w:sz="0" w:space="0" w:color="auto"/>
        <w:right w:val="none" w:sz="0" w:space="0" w:color="auto"/>
      </w:divBdr>
    </w:div>
    <w:div w:id="1804038770">
      <w:bodyDiv w:val="1"/>
      <w:marLeft w:val="0"/>
      <w:marRight w:val="0"/>
      <w:marTop w:val="0"/>
      <w:marBottom w:val="0"/>
      <w:divBdr>
        <w:top w:val="none" w:sz="0" w:space="0" w:color="auto"/>
        <w:left w:val="none" w:sz="0" w:space="0" w:color="auto"/>
        <w:bottom w:val="none" w:sz="0" w:space="0" w:color="auto"/>
        <w:right w:val="none" w:sz="0" w:space="0" w:color="auto"/>
      </w:divBdr>
    </w:div>
    <w:div w:id="1806660685">
      <w:bodyDiv w:val="1"/>
      <w:marLeft w:val="0"/>
      <w:marRight w:val="0"/>
      <w:marTop w:val="0"/>
      <w:marBottom w:val="0"/>
      <w:divBdr>
        <w:top w:val="none" w:sz="0" w:space="0" w:color="auto"/>
        <w:left w:val="none" w:sz="0" w:space="0" w:color="auto"/>
        <w:bottom w:val="none" w:sz="0" w:space="0" w:color="auto"/>
        <w:right w:val="none" w:sz="0" w:space="0" w:color="auto"/>
      </w:divBdr>
    </w:div>
    <w:div w:id="1812400162">
      <w:bodyDiv w:val="1"/>
      <w:marLeft w:val="0"/>
      <w:marRight w:val="0"/>
      <w:marTop w:val="0"/>
      <w:marBottom w:val="0"/>
      <w:divBdr>
        <w:top w:val="none" w:sz="0" w:space="0" w:color="auto"/>
        <w:left w:val="none" w:sz="0" w:space="0" w:color="auto"/>
        <w:bottom w:val="none" w:sz="0" w:space="0" w:color="auto"/>
        <w:right w:val="none" w:sz="0" w:space="0" w:color="auto"/>
      </w:divBdr>
    </w:div>
    <w:div w:id="1814062099">
      <w:bodyDiv w:val="1"/>
      <w:marLeft w:val="0"/>
      <w:marRight w:val="0"/>
      <w:marTop w:val="0"/>
      <w:marBottom w:val="0"/>
      <w:divBdr>
        <w:top w:val="none" w:sz="0" w:space="0" w:color="auto"/>
        <w:left w:val="none" w:sz="0" w:space="0" w:color="auto"/>
        <w:bottom w:val="none" w:sz="0" w:space="0" w:color="auto"/>
        <w:right w:val="none" w:sz="0" w:space="0" w:color="auto"/>
      </w:divBdr>
    </w:div>
    <w:div w:id="1816725488">
      <w:bodyDiv w:val="1"/>
      <w:marLeft w:val="0"/>
      <w:marRight w:val="0"/>
      <w:marTop w:val="0"/>
      <w:marBottom w:val="0"/>
      <w:divBdr>
        <w:top w:val="none" w:sz="0" w:space="0" w:color="auto"/>
        <w:left w:val="none" w:sz="0" w:space="0" w:color="auto"/>
        <w:bottom w:val="none" w:sz="0" w:space="0" w:color="auto"/>
        <w:right w:val="none" w:sz="0" w:space="0" w:color="auto"/>
      </w:divBdr>
    </w:div>
    <w:div w:id="1818763214">
      <w:bodyDiv w:val="1"/>
      <w:marLeft w:val="0"/>
      <w:marRight w:val="0"/>
      <w:marTop w:val="0"/>
      <w:marBottom w:val="0"/>
      <w:divBdr>
        <w:top w:val="none" w:sz="0" w:space="0" w:color="auto"/>
        <w:left w:val="none" w:sz="0" w:space="0" w:color="auto"/>
        <w:bottom w:val="none" w:sz="0" w:space="0" w:color="auto"/>
        <w:right w:val="none" w:sz="0" w:space="0" w:color="auto"/>
      </w:divBdr>
    </w:div>
    <w:div w:id="1825466009">
      <w:bodyDiv w:val="1"/>
      <w:marLeft w:val="0"/>
      <w:marRight w:val="0"/>
      <w:marTop w:val="0"/>
      <w:marBottom w:val="0"/>
      <w:divBdr>
        <w:top w:val="none" w:sz="0" w:space="0" w:color="auto"/>
        <w:left w:val="none" w:sz="0" w:space="0" w:color="auto"/>
        <w:bottom w:val="none" w:sz="0" w:space="0" w:color="auto"/>
        <w:right w:val="none" w:sz="0" w:space="0" w:color="auto"/>
      </w:divBdr>
    </w:div>
    <w:div w:id="1830245840">
      <w:bodyDiv w:val="1"/>
      <w:marLeft w:val="0"/>
      <w:marRight w:val="0"/>
      <w:marTop w:val="0"/>
      <w:marBottom w:val="0"/>
      <w:divBdr>
        <w:top w:val="none" w:sz="0" w:space="0" w:color="auto"/>
        <w:left w:val="none" w:sz="0" w:space="0" w:color="auto"/>
        <w:bottom w:val="none" w:sz="0" w:space="0" w:color="auto"/>
        <w:right w:val="none" w:sz="0" w:space="0" w:color="auto"/>
      </w:divBdr>
    </w:div>
    <w:div w:id="1832334488">
      <w:bodyDiv w:val="1"/>
      <w:marLeft w:val="0"/>
      <w:marRight w:val="0"/>
      <w:marTop w:val="0"/>
      <w:marBottom w:val="0"/>
      <w:divBdr>
        <w:top w:val="none" w:sz="0" w:space="0" w:color="auto"/>
        <w:left w:val="none" w:sz="0" w:space="0" w:color="auto"/>
        <w:bottom w:val="none" w:sz="0" w:space="0" w:color="auto"/>
        <w:right w:val="none" w:sz="0" w:space="0" w:color="auto"/>
      </w:divBdr>
    </w:div>
    <w:div w:id="1837454874">
      <w:bodyDiv w:val="1"/>
      <w:marLeft w:val="0"/>
      <w:marRight w:val="0"/>
      <w:marTop w:val="0"/>
      <w:marBottom w:val="0"/>
      <w:divBdr>
        <w:top w:val="none" w:sz="0" w:space="0" w:color="auto"/>
        <w:left w:val="none" w:sz="0" w:space="0" w:color="auto"/>
        <w:bottom w:val="none" w:sz="0" w:space="0" w:color="auto"/>
        <w:right w:val="none" w:sz="0" w:space="0" w:color="auto"/>
      </w:divBdr>
    </w:div>
    <w:div w:id="1850025840">
      <w:bodyDiv w:val="1"/>
      <w:marLeft w:val="0"/>
      <w:marRight w:val="0"/>
      <w:marTop w:val="0"/>
      <w:marBottom w:val="0"/>
      <w:divBdr>
        <w:top w:val="none" w:sz="0" w:space="0" w:color="auto"/>
        <w:left w:val="none" w:sz="0" w:space="0" w:color="auto"/>
        <w:bottom w:val="none" w:sz="0" w:space="0" w:color="auto"/>
        <w:right w:val="none" w:sz="0" w:space="0" w:color="auto"/>
      </w:divBdr>
    </w:div>
    <w:div w:id="1851479562">
      <w:bodyDiv w:val="1"/>
      <w:marLeft w:val="0"/>
      <w:marRight w:val="0"/>
      <w:marTop w:val="0"/>
      <w:marBottom w:val="0"/>
      <w:divBdr>
        <w:top w:val="none" w:sz="0" w:space="0" w:color="auto"/>
        <w:left w:val="none" w:sz="0" w:space="0" w:color="auto"/>
        <w:bottom w:val="none" w:sz="0" w:space="0" w:color="auto"/>
        <w:right w:val="none" w:sz="0" w:space="0" w:color="auto"/>
      </w:divBdr>
    </w:div>
    <w:div w:id="1858763301">
      <w:bodyDiv w:val="1"/>
      <w:marLeft w:val="0"/>
      <w:marRight w:val="0"/>
      <w:marTop w:val="0"/>
      <w:marBottom w:val="0"/>
      <w:divBdr>
        <w:top w:val="none" w:sz="0" w:space="0" w:color="auto"/>
        <w:left w:val="none" w:sz="0" w:space="0" w:color="auto"/>
        <w:bottom w:val="none" w:sz="0" w:space="0" w:color="auto"/>
        <w:right w:val="none" w:sz="0" w:space="0" w:color="auto"/>
      </w:divBdr>
    </w:div>
    <w:div w:id="1864050701">
      <w:bodyDiv w:val="1"/>
      <w:marLeft w:val="0"/>
      <w:marRight w:val="0"/>
      <w:marTop w:val="0"/>
      <w:marBottom w:val="0"/>
      <w:divBdr>
        <w:top w:val="none" w:sz="0" w:space="0" w:color="auto"/>
        <w:left w:val="none" w:sz="0" w:space="0" w:color="auto"/>
        <w:bottom w:val="none" w:sz="0" w:space="0" w:color="auto"/>
        <w:right w:val="none" w:sz="0" w:space="0" w:color="auto"/>
      </w:divBdr>
    </w:div>
    <w:div w:id="1875922919">
      <w:bodyDiv w:val="1"/>
      <w:marLeft w:val="0"/>
      <w:marRight w:val="0"/>
      <w:marTop w:val="0"/>
      <w:marBottom w:val="0"/>
      <w:divBdr>
        <w:top w:val="none" w:sz="0" w:space="0" w:color="auto"/>
        <w:left w:val="none" w:sz="0" w:space="0" w:color="auto"/>
        <w:bottom w:val="none" w:sz="0" w:space="0" w:color="auto"/>
        <w:right w:val="none" w:sz="0" w:space="0" w:color="auto"/>
      </w:divBdr>
    </w:div>
    <w:div w:id="1880625929">
      <w:bodyDiv w:val="1"/>
      <w:marLeft w:val="0"/>
      <w:marRight w:val="0"/>
      <w:marTop w:val="0"/>
      <w:marBottom w:val="0"/>
      <w:divBdr>
        <w:top w:val="none" w:sz="0" w:space="0" w:color="auto"/>
        <w:left w:val="none" w:sz="0" w:space="0" w:color="auto"/>
        <w:bottom w:val="none" w:sz="0" w:space="0" w:color="auto"/>
        <w:right w:val="none" w:sz="0" w:space="0" w:color="auto"/>
      </w:divBdr>
    </w:div>
    <w:div w:id="1881630730">
      <w:bodyDiv w:val="1"/>
      <w:marLeft w:val="0"/>
      <w:marRight w:val="0"/>
      <w:marTop w:val="0"/>
      <w:marBottom w:val="0"/>
      <w:divBdr>
        <w:top w:val="none" w:sz="0" w:space="0" w:color="auto"/>
        <w:left w:val="none" w:sz="0" w:space="0" w:color="auto"/>
        <w:bottom w:val="none" w:sz="0" w:space="0" w:color="auto"/>
        <w:right w:val="none" w:sz="0" w:space="0" w:color="auto"/>
      </w:divBdr>
    </w:div>
    <w:div w:id="1882667079">
      <w:bodyDiv w:val="1"/>
      <w:marLeft w:val="0"/>
      <w:marRight w:val="0"/>
      <w:marTop w:val="0"/>
      <w:marBottom w:val="0"/>
      <w:divBdr>
        <w:top w:val="none" w:sz="0" w:space="0" w:color="auto"/>
        <w:left w:val="none" w:sz="0" w:space="0" w:color="auto"/>
        <w:bottom w:val="none" w:sz="0" w:space="0" w:color="auto"/>
        <w:right w:val="none" w:sz="0" w:space="0" w:color="auto"/>
      </w:divBdr>
    </w:div>
    <w:div w:id="1883637751">
      <w:bodyDiv w:val="1"/>
      <w:marLeft w:val="0"/>
      <w:marRight w:val="0"/>
      <w:marTop w:val="0"/>
      <w:marBottom w:val="0"/>
      <w:divBdr>
        <w:top w:val="none" w:sz="0" w:space="0" w:color="auto"/>
        <w:left w:val="none" w:sz="0" w:space="0" w:color="auto"/>
        <w:bottom w:val="none" w:sz="0" w:space="0" w:color="auto"/>
        <w:right w:val="none" w:sz="0" w:space="0" w:color="auto"/>
      </w:divBdr>
    </w:div>
    <w:div w:id="1885210550">
      <w:bodyDiv w:val="1"/>
      <w:marLeft w:val="0"/>
      <w:marRight w:val="0"/>
      <w:marTop w:val="0"/>
      <w:marBottom w:val="0"/>
      <w:divBdr>
        <w:top w:val="none" w:sz="0" w:space="0" w:color="auto"/>
        <w:left w:val="none" w:sz="0" w:space="0" w:color="auto"/>
        <w:bottom w:val="none" w:sz="0" w:space="0" w:color="auto"/>
        <w:right w:val="none" w:sz="0" w:space="0" w:color="auto"/>
      </w:divBdr>
    </w:div>
    <w:div w:id="1885407769">
      <w:bodyDiv w:val="1"/>
      <w:marLeft w:val="0"/>
      <w:marRight w:val="0"/>
      <w:marTop w:val="0"/>
      <w:marBottom w:val="0"/>
      <w:divBdr>
        <w:top w:val="none" w:sz="0" w:space="0" w:color="auto"/>
        <w:left w:val="none" w:sz="0" w:space="0" w:color="auto"/>
        <w:bottom w:val="none" w:sz="0" w:space="0" w:color="auto"/>
        <w:right w:val="none" w:sz="0" w:space="0" w:color="auto"/>
      </w:divBdr>
    </w:div>
    <w:div w:id="1886015352">
      <w:bodyDiv w:val="1"/>
      <w:marLeft w:val="0"/>
      <w:marRight w:val="0"/>
      <w:marTop w:val="0"/>
      <w:marBottom w:val="0"/>
      <w:divBdr>
        <w:top w:val="none" w:sz="0" w:space="0" w:color="auto"/>
        <w:left w:val="none" w:sz="0" w:space="0" w:color="auto"/>
        <w:bottom w:val="none" w:sz="0" w:space="0" w:color="auto"/>
        <w:right w:val="none" w:sz="0" w:space="0" w:color="auto"/>
      </w:divBdr>
    </w:div>
    <w:div w:id="1887329662">
      <w:bodyDiv w:val="1"/>
      <w:marLeft w:val="0"/>
      <w:marRight w:val="0"/>
      <w:marTop w:val="0"/>
      <w:marBottom w:val="0"/>
      <w:divBdr>
        <w:top w:val="none" w:sz="0" w:space="0" w:color="auto"/>
        <w:left w:val="none" w:sz="0" w:space="0" w:color="auto"/>
        <w:bottom w:val="none" w:sz="0" w:space="0" w:color="auto"/>
        <w:right w:val="none" w:sz="0" w:space="0" w:color="auto"/>
      </w:divBdr>
    </w:div>
    <w:div w:id="1889292658">
      <w:bodyDiv w:val="1"/>
      <w:marLeft w:val="0"/>
      <w:marRight w:val="0"/>
      <w:marTop w:val="0"/>
      <w:marBottom w:val="0"/>
      <w:divBdr>
        <w:top w:val="none" w:sz="0" w:space="0" w:color="auto"/>
        <w:left w:val="none" w:sz="0" w:space="0" w:color="auto"/>
        <w:bottom w:val="none" w:sz="0" w:space="0" w:color="auto"/>
        <w:right w:val="none" w:sz="0" w:space="0" w:color="auto"/>
      </w:divBdr>
    </w:div>
    <w:div w:id="1901205274">
      <w:bodyDiv w:val="1"/>
      <w:marLeft w:val="0"/>
      <w:marRight w:val="0"/>
      <w:marTop w:val="0"/>
      <w:marBottom w:val="0"/>
      <w:divBdr>
        <w:top w:val="none" w:sz="0" w:space="0" w:color="auto"/>
        <w:left w:val="none" w:sz="0" w:space="0" w:color="auto"/>
        <w:bottom w:val="none" w:sz="0" w:space="0" w:color="auto"/>
        <w:right w:val="none" w:sz="0" w:space="0" w:color="auto"/>
      </w:divBdr>
    </w:div>
    <w:div w:id="1901208451">
      <w:bodyDiv w:val="1"/>
      <w:marLeft w:val="0"/>
      <w:marRight w:val="0"/>
      <w:marTop w:val="0"/>
      <w:marBottom w:val="0"/>
      <w:divBdr>
        <w:top w:val="none" w:sz="0" w:space="0" w:color="auto"/>
        <w:left w:val="none" w:sz="0" w:space="0" w:color="auto"/>
        <w:bottom w:val="none" w:sz="0" w:space="0" w:color="auto"/>
        <w:right w:val="none" w:sz="0" w:space="0" w:color="auto"/>
      </w:divBdr>
    </w:div>
    <w:div w:id="1902590702">
      <w:bodyDiv w:val="1"/>
      <w:marLeft w:val="0"/>
      <w:marRight w:val="0"/>
      <w:marTop w:val="0"/>
      <w:marBottom w:val="0"/>
      <w:divBdr>
        <w:top w:val="none" w:sz="0" w:space="0" w:color="auto"/>
        <w:left w:val="none" w:sz="0" w:space="0" w:color="auto"/>
        <w:bottom w:val="none" w:sz="0" w:space="0" w:color="auto"/>
        <w:right w:val="none" w:sz="0" w:space="0" w:color="auto"/>
      </w:divBdr>
    </w:div>
    <w:div w:id="1906068046">
      <w:bodyDiv w:val="1"/>
      <w:marLeft w:val="0"/>
      <w:marRight w:val="0"/>
      <w:marTop w:val="0"/>
      <w:marBottom w:val="0"/>
      <w:divBdr>
        <w:top w:val="none" w:sz="0" w:space="0" w:color="auto"/>
        <w:left w:val="none" w:sz="0" w:space="0" w:color="auto"/>
        <w:bottom w:val="none" w:sz="0" w:space="0" w:color="auto"/>
        <w:right w:val="none" w:sz="0" w:space="0" w:color="auto"/>
      </w:divBdr>
    </w:div>
    <w:div w:id="1907643804">
      <w:bodyDiv w:val="1"/>
      <w:marLeft w:val="0"/>
      <w:marRight w:val="0"/>
      <w:marTop w:val="0"/>
      <w:marBottom w:val="0"/>
      <w:divBdr>
        <w:top w:val="none" w:sz="0" w:space="0" w:color="auto"/>
        <w:left w:val="none" w:sz="0" w:space="0" w:color="auto"/>
        <w:bottom w:val="none" w:sz="0" w:space="0" w:color="auto"/>
        <w:right w:val="none" w:sz="0" w:space="0" w:color="auto"/>
      </w:divBdr>
    </w:div>
    <w:div w:id="1913546404">
      <w:bodyDiv w:val="1"/>
      <w:marLeft w:val="0"/>
      <w:marRight w:val="0"/>
      <w:marTop w:val="0"/>
      <w:marBottom w:val="0"/>
      <w:divBdr>
        <w:top w:val="none" w:sz="0" w:space="0" w:color="auto"/>
        <w:left w:val="none" w:sz="0" w:space="0" w:color="auto"/>
        <w:bottom w:val="none" w:sz="0" w:space="0" w:color="auto"/>
        <w:right w:val="none" w:sz="0" w:space="0" w:color="auto"/>
      </w:divBdr>
    </w:div>
    <w:div w:id="1915044621">
      <w:bodyDiv w:val="1"/>
      <w:marLeft w:val="0"/>
      <w:marRight w:val="0"/>
      <w:marTop w:val="0"/>
      <w:marBottom w:val="0"/>
      <w:divBdr>
        <w:top w:val="none" w:sz="0" w:space="0" w:color="auto"/>
        <w:left w:val="none" w:sz="0" w:space="0" w:color="auto"/>
        <w:bottom w:val="none" w:sz="0" w:space="0" w:color="auto"/>
        <w:right w:val="none" w:sz="0" w:space="0" w:color="auto"/>
      </w:divBdr>
    </w:div>
    <w:div w:id="1918055949">
      <w:bodyDiv w:val="1"/>
      <w:marLeft w:val="0"/>
      <w:marRight w:val="0"/>
      <w:marTop w:val="0"/>
      <w:marBottom w:val="0"/>
      <w:divBdr>
        <w:top w:val="none" w:sz="0" w:space="0" w:color="auto"/>
        <w:left w:val="none" w:sz="0" w:space="0" w:color="auto"/>
        <w:bottom w:val="none" w:sz="0" w:space="0" w:color="auto"/>
        <w:right w:val="none" w:sz="0" w:space="0" w:color="auto"/>
      </w:divBdr>
    </w:div>
    <w:div w:id="1926067498">
      <w:bodyDiv w:val="1"/>
      <w:marLeft w:val="0"/>
      <w:marRight w:val="0"/>
      <w:marTop w:val="0"/>
      <w:marBottom w:val="0"/>
      <w:divBdr>
        <w:top w:val="none" w:sz="0" w:space="0" w:color="auto"/>
        <w:left w:val="none" w:sz="0" w:space="0" w:color="auto"/>
        <w:bottom w:val="none" w:sz="0" w:space="0" w:color="auto"/>
        <w:right w:val="none" w:sz="0" w:space="0" w:color="auto"/>
      </w:divBdr>
    </w:div>
    <w:div w:id="1929339389">
      <w:bodyDiv w:val="1"/>
      <w:marLeft w:val="0"/>
      <w:marRight w:val="0"/>
      <w:marTop w:val="0"/>
      <w:marBottom w:val="0"/>
      <w:divBdr>
        <w:top w:val="none" w:sz="0" w:space="0" w:color="auto"/>
        <w:left w:val="none" w:sz="0" w:space="0" w:color="auto"/>
        <w:bottom w:val="none" w:sz="0" w:space="0" w:color="auto"/>
        <w:right w:val="none" w:sz="0" w:space="0" w:color="auto"/>
      </w:divBdr>
    </w:div>
    <w:div w:id="1930429988">
      <w:bodyDiv w:val="1"/>
      <w:marLeft w:val="0"/>
      <w:marRight w:val="0"/>
      <w:marTop w:val="0"/>
      <w:marBottom w:val="0"/>
      <w:divBdr>
        <w:top w:val="none" w:sz="0" w:space="0" w:color="auto"/>
        <w:left w:val="none" w:sz="0" w:space="0" w:color="auto"/>
        <w:bottom w:val="none" w:sz="0" w:space="0" w:color="auto"/>
        <w:right w:val="none" w:sz="0" w:space="0" w:color="auto"/>
      </w:divBdr>
    </w:div>
    <w:div w:id="1933276590">
      <w:bodyDiv w:val="1"/>
      <w:marLeft w:val="0"/>
      <w:marRight w:val="0"/>
      <w:marTop w:val="0"/>
      <w:marBottom w:val="0"/>
      <w:divBdr>
        <w:top w:val="none" w:sz="0" w:space="0" w:color="auto"/>
        <w:left w:val="none" w:sz="0" w:space="0" w:color="auto"/>
        <w:bottom w:val="none" w:sz="0" w:space="0" w:color="auto"/>
        <w:right w:val="none" w:sz="0" w:space="0" w:color="auto"/>
      </w:divBdr>
    </w:div>
    <w:div w:id="1934505847">
      <w:bodyDiv w:val="1"/>
      <w:marLeft w:val="0"/>
      <w:marRight w:val="0"/>
      <w:marTop w:val="0"/>
      <w:marBottom w:val="0"/>
      <w:divBdr>
        <w:top w:val="none" w:sz="0" w:space="0" w:color="auto"/>
        <w:left w:val="none" w:sz="0" w:space="0" w:color="auto"/>
        <w:bottom w:val="none" w:sz="0" w:space="0" w:color="auto"/>
        <w:right w:val="none" w:sz="0" w:space="0" w:color="auto"/>
      </w:divBdr>
    </w:div>
    <w:div w:id="1936086703">
      <w:bodyDiv w:val="1"/>
      <w:marLeft w:val="0"/>
      <w:marRight w:val="0"/>
      <w:marTop w:val="0"/>
      <w:marBottom w:val="0"/>
      <w:divBdr>
        <w:top w:val="none" w:sz="0" w:space="0" w:color="auto"/>
        <w:left w:val="none" w:sz="0" w:space="0" w:color="auto"/>
        <w:bottom w:val="none" w:sz="0" w:space="0" w:color="auto"/>
        <w:right w:val="none" w:sz="0" w:space="0" w:color="auto"/>
      </w:divBdr>
    </w:div>
    <w:div w:id="1937471144">
      <w:bodyDiv w:val="1"/>
      <w:marLeft w:val="0"/>
      <w:marRight w:val="0"/>
      <w:marTop w:val="0"/>
      <w:marBottom w:val="0"/>
      <w:divBdr>
        <w:top w:val="none" w:sz="0" w:space="0" w:color="auto"/>
        <w:left w:val="none" w:sz="0" w:space="0" w:color="auto"/>
        <w:bottom w:val="none" w:sz="0" w:space="0" w:color="auto"/>
        <w:right w:val="none" w:sz="0" w:space="0" w:color="auto"/>
      </w:divBdr>
    </w:div>
    <w:div w:id="1937715573">
      <w:bodyDiv w:val="1"/>
      <w:marLeft w:val="0"/>
      <w:marRight w:val="0"/>
      <w:marTop w:val="0"/>
      <w:marBottom w:val="0"/>
      <w:divBdr>
        <w:top w:val="none" w:sz="0" w:space="0" w:color="auto"/>
        <w:left w:val="none" w:sz="0" w:space="0" w:color="auto"/>
        <w:bottom w:val="none" w:sz="0" w:space="0" w:color="auto"/>
        <w:right w:val="none" w:sz="0" w:space="0" w:color="auto"/>
      </w:divBdr>
    </w:div>
    <w:div w:id="1940945076">
      <w:bodyDiv w:val="1"/>
      <w:marLeft w:val="0"/>
      <w:marRight w:val="0"/>
      <w:marTop w:val="0"/>
      <w:marBottom w:val="0"/>
      <w:divBdr>
        <w:top w:val="none" w:sz="0" w:space="0" w:color="auto"/>
        <w:left w:val="none" w:sz="0" w:space="0" w:color="auto"/>
        <w:bottom w:val="none" w:sz="0" w:space="0" w:color="auto"/>
        <w:right w:val="none" w:sz="0" w:space="0" w:color="auto"/>
      </w:divBdr>
    </w:div>
    <w:div w:id="1956474660">
      <w:bodyDiv w:val="1"/>
      <w:marLeft w:val="0"/>
      <w:marRight w:val="0"/>
      <w:marTop w:val="0"/>
      <w:marBottom w:val="0"/>
      <w:divBdr>
        <w:top w:val="none" w:sz="0" w:space="0" w:color="auto"/>
        <w:left w:val="none" w:sz="0" w:space="0" w:color="auto"/>
        <w:bottom w:val="none" w:sz="0" w:space="0" w:color="auto"/>
        <w:right w:val="none" w:sz="0" w:space="0" w:color="auto"/>
      </w:divBdr>
    </w:div>
    <w:div w:id="1971354996">
      <w:bodyDiv w:val="1"/>
      <w:marLeft w:val="0"/>
      <w:marRight w:val="0"/>
      <w:marTop w:val="0"/>
      <w:marBottom w:val="0"/>
      <w:divBdr>
        <w:top w:val="none" w:sz="0" w:space="0" w:color="auto"/>
        <w:left w:val="none" w:sz="0" w:space="0" w:color="auto"/>
        <w:bottom w:val="none" w:sz="0" w:space="0" w:color="auto"/>
        <w:right w:val="none" w:sz="0" w:space="0" w:color="auto"/>
      </w:divBdr>
    </w:div>
    <w:div w:id="1981425542">
      <w:bodyDiv w:val="1"/>
      <w:marLeft w:val="0"/>
      <w:marRight w:val="0"/>
      <w:marTop w:val="0"/>
      <w:marBottom w:val="0"/>
      <w:divBdr>
        <w:top w:val="none" w:sz="0" w:space="0" w:color="auto"/>
        <w:left w:val="none" w:sz="0" w:space="0" w:color="auto"/>
        <w:bottom w:val="none" w:sz="0" w:space="0" w:color="auto"/>
        <w:right w:val="none" w:sz="0" w:space="0" w:color="auto"/>
      </w:divBdr>
    </w:div>
    <w:div w:id="1981955239">
      <w:bodyDiv w:val="1"/>
      <w:marLeft w:val="0"/>
      <w:marRight w:val="0"/>
      <w:marTop w:val="0"/>
      <w:marBottom w:val="0"/>
      <w:divBdr>
        <w:top w:val="none" w:sz="0" w:space="0" w:color="auto"/>
        <w:left w:val="none" w:sz="0" w:space="0" w:color="auto"/>
        <w:bottom w:val="none" w:sz="0" w:space="0" w:color="auto"/>
        <w:right w:val="none" w:sz="0" w:space="0" w:color="auto"/>
      </w:divBdr>
    </w:div>
    <w:div w:id="1987388929">
      <w:bodyDiv w:val="1"/>
      <w:marLeft w:val="0"/>
      <w:marRight w:val="0"/>
      <w:marTop w:val="0"/>
      <w:marBottom w:val="0"/>
      <w:divBdr>
        <w:top w:val="none" w:sz="0" w:space="0" w:color="auto"/>
        <w:left w:val="none" w:sz="0" w:space="0" w:color="auto"/>
        <w:bottom w:val="none" w:sz="0" w:space="0" w:color="auto"/>
        <w:right w:val="none" w:sz="0" w:space="0" w:color="auto"/>
      </w:divBdr>
    </w:div>
    <w:div w:id="1991787621">
      <w:bodyDiv w:val="1"/>
      <w:marLeft w:val="0"/>
      <w:marRight w:val="0"/>
      <w:marTop w:val="0"/>
      <w:marBottom w:val="0"/>
      <w:divBdr>
        <w:top w:val="none" w:sz="0" w:space="0" w:color="auto"/>
        <w:left w:val="none" w:sz="0" w:space="0" w:color="auto"/>
        <w:bottom w:val="none" w:sz="0" w:space="0" w:color="auto"/>
        <w:right w:val="none" w:sz="0" w:space="0" w:color="auto"/>
      </w:divBdr>
    </w:div>
    <w:div w:id="2005812399">
      <w:bodyDiv w:val="1"/>
      <w:marLeft w:val="0"/>
      <w:marRight w:val="0"/>
      <w:marTop w:val="0"/>
      <w:marBottom w:val="0"/>
      <w:divBdr>
        <w:top w:val="none" w:sz="0" w:space="0" w:color="auto"/>
        <w:left w:val="none" w:sz="0" w:space="0" w:color="auto"/>
        <w:bottom w:val="none" w:sz="0" w:space="0" w:color="auto"/>
        <w:right w:val="none" w:sz="0" w:space="0" w:color="auto"/>
      </w:divBdr>
    </w:div>
    <w:div w:id="2008048672">
      <w:bodyDiv w:val="1"/>
      <w:marLeft w:val="0"/>
      <w:marRight w:val="0"/>
      <w:marTop w:val="0"/>
      <w:marBottom w:val="0"/>
      <w:divBdr>
        <w:top w:val="none" w:sz="0" w:space="0" w:color="auto"/>
        <w:left w:val="none" w:sz="0" w:space="0" w:color="auto"/>
        <w:bottom w:val="none" w:sz="0" w:space="0" w:color="auto"/>
        <w:right w:val="none" w:sz="0" w:space="0" w:color="auto"/>
      </w:divBdr>
    </w:div>
    <w:div w:id="2011446237">
      <w:bodyDiv w:val="1"/>
      <w:marLeft w:val="0"/>
      <w:marRight w:val="0"/>
      <w:marTop w:val="0"/>
      <w:marBottom w:val="0"/>
      <w:divBdr>
        <w:top w:val="none" w:sz="0" w:space="0" w:color="auto"/>
        <w:left w:val="none" w:sz="0" w:space="0" w:color="auto"/>
        <w:bottom w:val="none" w:sz="0" w:space="0" w:color="auto"/>
        <w:right w:val="none" w:sz="0" w:space="0" w:color="auto"/>
      </w:divBdr>
    </w:div>
    <w:div w:id="2014263974">
      <w:bodyDiv w:val="1"/>
      <w:marLeft w:val="0"/>
      <w:marRight w:val="0"/>
      <w:marTop w:val="0"/>
      <w:marBottom w:val="0"/>
      <w:divBdr>
        <w:top w:val="none" w:sz="0" w:space="0" w:color="auto"/>
        <w:left w:val="none" w:sz="0" w:space="0" w:color="auto"/>
        <w:bottom w:val="none" w:sz="0" w:space="0" w:color="auto"/>
        <w:right w:val="none" w:sz="0" w:space="0" w:color="auto"/>
      </w:divBdr>
    </w:div>
    <w:div w:id="2014526555">
      <w:bodyDiv w:val="1"/>
      <w:marLeft w:val="0"/>
      <w:marRight w:val="0"/>
      <w:marTop w:val="0"/>
      <w:marBottom w:val="0"/>
      <w:divBdr>
        <w:top w:val="none" w:sz="0" w:space="0" w:color="auto"/>
        <w:left w:val="none" w:sz="0" w:space="0" w:color="auto"/>
        <w:bottom w:val="none" w:sz="0" w:space="0" w:color="auto"/>
        <w:right w:val="none" w:sz="0" w:space="0" w:color="auto"/>
      </w:divBdr>
    </w:div>
    <w:div w:id="2029938791">
      <w:bodyDiv w:val="1"/>
      <w:marLeft w:val="0"/>
      <w:marRight w:val="0"/>
      <w:marTop w:val="0"/>
      <w:marBottom w:val="0"/>
      <w:divBdr>
        <w:top w:val="none" w:sz="0" w:space="0" w:color="auto"/>
        <w:left w:val="none" w:sz="0" w:space="0" w:color="auto"/>
        <w:bottom w:val="none" w:sz="0" w:space="0" w:color="auto"/>
        <w:right w:val="none" w:sz="0" w:space="0" w:color="auto"/>
      </w:divBdr>
    </w:div>
    <w:div w:id="2030569247">
      <w:bodyDiv w:val="1"/>
      <w:marLeft w:val="0"/>
      <w:marRight w:val="0"/>
      <w:marTop w:val="0"/>
      <w:marBottom w:val="0"/>
      <w:divBdr>
        <w:top w:val="none" w:sz="0" w:space="0" w:color="auto"/>
        <w:left w:val="none" w:sz="0" w:space="0" w:color="auto"/>
        <w:bottom w:val="none" w:sz="0" w:space="0" w:color="auto"/>
        <w:right w:val="none" w:sz="0" w:space="0" w:color="auto"/>
      </w:divBdr>
    </w:div>
    <w:div w:id="2037192631">
      <w:bodyDiv w:val="1"/>
      <w:marLeft w:val="0"/>
      <w:marRight w:val="0"/>
      <w:marTop w:val="0"/>
      <w:marBottom w:val="0"/>
      <w:divBdr>
        <w:top w:val="none" w:sz="0" w:space="0" w:color="auto"/>
        <w:left w:val="none" w:sz="0" w:space="0" w:color="auto"/>
        <w:bottom w:val="none" w:sz="0" w:space="0" w:color="auto"/>
        <w:right w:val="none" w:sz="0" w:space="0" w:color="auto"/>
      </w:divBdr>
    </w:div>
    <w:div w:id="2037266711">
      <w:bodyDiv w:val="1"/>
      <w:marLeft w:val="0"/>
      <w:marRight w:val="0"/>
      <w:marTop w:val="0"/>
      <w:marBottom w:val="0"/>
      <w:divBdr>
        <w:top w:val="none" w:sz="0" w:space="0" w:color="auto"/>
        <w:left w:val="none" w:sz="0" w:space="0" w:color="auto"/>
        <w:bottom w:val="none" w:sz="0" w:space="0" w:color="auto"/>
        <w:right w:val="none" w:sz="0" w:space="0" w:color="auto"/>
      </w:divBdr>
    </w:div>
    <w:div w:id="2038507727">
      <w:bodyDiv w:val="1"/>
      <w:marLeft w:val="0"/>
      <w:marRight w:val="0"/>
      <w:marTop w:val="0"/>
      <w:marBottom w:val="0"/>
      <w:divBdr>
        <w:top w:val="none" w:sz="0" w:space="0" w:color="auto"/>
        <w:left w:val="none" w:sz="0" w:space="0" w:color="auto"/>
        <w:bottom w:val="none" w:sz="0" w:space="0" w:color="auto"/>
        <w:right w:val="none" w:sz="0" w:space="0" w:color="auto"/>
      </w:divBdr>
    </w:div>
    <w:div w:id="2039623802">
      <w:bodyDiv w:val="1"/>
      <w:marLeft w:val="0"/>
      <w:marRight w:val="0"/>
      <w:marTop w:val="0"/>
      <w:marBottom w:val="0"/>
      <w:divBdr>
        <w:top w:val="none" w:sz="0" w:space="0" w:color="auto"/>
        <w:left w:val="none" w:sz="0" w:space="0" w:color="auto"/>
        <w:bottom w:val="none" w:sz="0" w:space="0" w:color="auto"/>
        <w:right w:val="none" w:sz="0" w:space="0" w:color="auto"/>
      </w:divBdr>
    </w:div>
    <w:div w:id="2046559307">
      <w:bodyDiv w:val="1"/>
      <w:marLeft w:val="0"/>
      <w:marRight w:val="0"/>
      <w:marTop w:val="0"/>
      <w:marBottom w:val="0"/>
      <w:divBdr>
        <w:top w:val="none" w:sz="0" w:space="0" w:color="auto"/>
        <w:left w:val="none" w:sz="0" w:space="0" w:color="auto"/>
        <w:bottom w:val="none" w:sz="0" w:space="0" w:color="auto"/>
        <w:right w:val="none" w:sz="0" w:space="0" w:color="auto"/>
      </w:divBdr>
    </w:div>
    <w:div w:id="2050180980">
      <w:bodyDiv w:val="1"/>
      <w:marLeft w:val="0"/>
      <w:marRight w:val="0"/>
      <w:marTop w:val="0"/>
      <w:marBottom w:val="0"/>
      <w:divBdr>
        <w:top w:val="none" w:sz="0" w:space="0" w:color="auto"/>
        <w:left w:val="none" w:sz="0" w:space="0" w:color="auto"/>
        <w:bottom w:val="none" w:sz="0" w:space="0" w:color="auto"/>
        <w:right w:val="none" w:sz="0" w:space="0" w:color="auto"/>
      </w:divBdr>
    </w:div>
    <w:div w:id="2064597211">
      <w:bodyDiv w:val="1"/>
      <w:marLeft w:val="0"/>
      <w:marRight w:val="0"/>
      <w:marTop w:val="0"/>
      <w:marBottom w:val="0"/>
      <w:divBdr>
        <w:top w:val="none" w:sz="0" w:space="0" w:color="auto"/>
        <w:left w:val="none" w:sz="0" w:space="0" w:color="auto"/>
        <w:bottom w:val="none" w:sz="0" w:space="0" w:color="auto"/>
        <w:right w:val="none" w:sz="0" w:space="0" w:color="auto"/>
      </w:divBdr>
    </w:div>
    <w:div w:id="2065449689">
      <w:bodyDiv w:val="1"/>
      <w:marLeft w:val="0"/>
      <w:marRight w:val="0"/>
      <w:marTop w:val="0"/>
      <w:marBottom w:val="0"/>
      <w:divBdr>
        <w:top w:val="none" w:sz="0" w:space="0" w:color="auto"/>
        <w:left w:val="none" w:sz="0" w:space="0" w:color="auto"/>
        <w:bottom w:val="none" w:sz="0" w:space="0" w:color="auto"/>
        <w:right w:val="none" w:sz="0" w:space="0" w:color="auto"/>
      </w:divBdr>
    </w:div>
    <w:div w:id="2067869819">
      <w:bodyDiv w:val="1"/>
      <w:marLeft w:val="0"/>
      <w:marRight w:val="0"/>
      <w:marTop w:val="0"/>
      <w:marBottom w:val="0"/>
      <w:divBdr>
        <w:top w:val="none" w:sz="0" w:space="0" w:color="auto"/>
        <w:left w:val="none" w:sz="0" w:space="0" w:color="auto"/>
        <w:bottom w:val="none" w:sz="0" w:space="0" w:color="auto"/>
        <w:right w:val="none" w:sz="0" w:space="0" w:color="auto"/>
      </w:divBdr>
    </w:div>
    <w:div w:id="2069302189">
      <w:bodyDiv w:val="1"/>
      <w:marLeft w:val="0"/>
      <w:marRight w:val="0"/>
      <w:marTop w:val="0"/>
      <w:marBottom w:val="0"/>
      <w:divBdr>
        <w:top w:val="none" w:sz="0" w:space="0" w:color="auto"/>
        <w:left w:val="none" w:sz="0" w:space="0" w:color="auto"/>
        <w:bottom w:val="none" w:sz="0" w:space="0" w:color="auto"/>
        <w:right w:val="none" w:sz="0" w:space="0" w:color="auto"/>
      </w:divBdr>
    </w:div>
    <w:div w:id="2069987314">
      <w:bodyDiv w:val="1"/>
      <w:marLeft w:val="0"/>
      <w:marRight w:val="0"/>
      <w:marTop w:val="0"/>
      <w:marBottom w:val="0"/>
      <w:divBdr>
        <w:top w:val="none" w:sz="0" w:space="0" w:color="auto"/>
        <w:left w:val="none" w:sz="0" w:space="0" w:color="auto"/>
        <w:bottom w:val="none" w:sz="0" w:space="0" w:color="auto"/>
        <w:right w:val="none" w:sz="0" w:space="0" w:color="auto"/>
      </w:divBdr>
    </w:div>
    <w:div w:id="2072726566">
      <w:bodyDiv w:val="1"/>
      <w:marLeft w:val="0"/>
      <w:marRight w:val="0"/>
      <w:marTop w:val="0"/>
      <w:marBottom w:val="0"/>
      <w:divBdr>
        <w:top w:val="none" w:sz="0" w:space="0" w:color="auto"/>
        <w:left w:val="none" w:sz="0" w:space="0" w:color="auto"/>
        <w:bottom w:val="none" w:sz="0" w:space="0" w:color="auto"/>
        <w:right w:val="none" w:sz="0" w:space="0" w:color="auto"/>
      </w:divBdr>
    </w:div>
    <w:div w:id="2074306946">
      <w:bodyDiv w:val="1"/>
      <w:marLeft w:val="0"/>
      <w:marRight w:val="0"/>
      <w:marTop w:val="0"/>
      <w:marBottom w:val="0"/>
      <w:divBdr>
        <w:top w:val="none" w:sz="0" w:space="0" w:color="auto"/>
        <w:left w:val="none" w:sz="0" w:space="0" w:color="auto"/>
        <w:bottom w:val="none" w:sz="0" w:space="0" w:color="auto"/>
        <w:right w:val="none" w:sz="0" w:space="0" w:color="auto"/>
      </w:divBdr>
    </w:div>
    <w:div w:id="2087219046">
      <w:bodyDiv w:val="1"/>
      <w:marLeft w:val="0"/>
      <w:marRight w:val="0"/>
      <w:marTop w:val="0"/>
      <w:marBottom w:val="0"/>
      <w:divBdr>
        <w:top w:val="none" w:sz="0" w:space="0" w:color="auto"/>
        <w:left w:val="none" w:sz="0" w:space="0" w:color="auto"/>
        <w:bottom w:val="none" w:sz="0" w:space="0" w:color="auto"/>
        <w:right w:val="none" w:sz="0" w:space="0" w:color="auto"/>
      </w:divBdr>
    </w:div>
    <w:div w:id="2091779227">
      <w:bodyDiv w:val="1"/>
      <w:marLeft w:val="0"/>
      <w:marRight w:val="0"/>
      <w:marTop w:val="0"/>
      <w:marBottom w:val="0"/>
      <w:divBdr>
        <w:top w:val="none" w:sz="0" w:space="0" w:color="auto"/>
        <w:left w:val="none" w:sz="0" w:space="0" w:color="auto"/>
        <w:bottom w:val="none" w:sz="0" w:space="0" w:color="auto"/>
        <w:right w:val="none" w:sz="0" w:space="0" w:color="auto"/>
      </w:divBdr>
    </w:div>
    <w:div w:id="2096127269">
      <w:bodyDiv w:val="1"/>
      <w:marLeft w:val="0"/>
      <w:marRight w:val="0"/>
      <w:marTop w:val="0"/>
      <w:marBottom w:val="0"/>
      <w:divBdr>
        <w:top w:val="none" w:sz="0" w:space="0" w:color="auto"/>
        <w:left w:val="none" w:sz="0" w:space="0" w:color="auto"/>
        <w:bottom w:val="none" w:sz="0" w:space="0" w:color="auto"/>
        <w:right w:val="none" w:sz="0" w:space="0" w:color="auto"/>
      </w:divBdr>
    </w:div>
    <w:div w:id="2098089929">
      <w:bodyDiv w:val="1"/>
      <w:marLeft w:val="0"/>
      <w:marRight w:val="0"/>
      <w:marTop w:val="0"/>
      <w:marBottom w:val="0"/>
      <w:divBdr>
        <w:top w:val="none" w:sz="0" w:space="0" w:color="auto"/>
        <w:left w:val="none" w:sz="0" w:space="0" w:color="auto"/>
        <w:bottom w:val="none" w:sz="0" w:space="0" w:color="auto"/>
        <w:right w:val="none" w:sz="0" w:space="0" w:color="auto"/>
      </w:divBdr>
    </w:div>
    <w:div w:id="2114860301">
      <w:bodyDiv w:val="1"/>
      <w:marLeft w:val="0"/>
      <w:marRight w:val="0"/>
      <w:marTop w:val="0"/>
      <w:marBottom w:val="0"/>
      <w:divBdr>
        <w:top w:val="none" w:sz="0" w:space="0" w:color="auto"/>
        <w:left w:val="none" w:sz="0" w:space="0" w:color="auto"/>
        <w:bottom w:val="none" w:sz="0" w:space="0" w:color="auto"/>
        <w:right w:val="none" w:sz="0" w:space="0" w:color="auto"/>
      </w:divBdr>
    </w:div>
    <w:div w:id="2125267730">
      <w:bodyDiv w:val="1"/>
      <w:marLeft w:val="0"/>
      <w:marRight w:val="0"/>
      <w:marTop w:val="0"/>
      <w:marBottom w:val="0"/>
      <w:divBdr>
        <w:top w:val="none" w:sz="0" w:space="0" w:color="auto"/>
        <w:left w:val="none" w:sz="0" w:space="0" w:color="auto"/>
        <w:bottom w:val="none" w:sz="0" w:space="0" w:color="auto"/>
        <w:right w:val="none" w:sz="0" w:space="0" w:color="auto"/>
      </w:divBdr>
    </w:div>
    <w:div w:id="2126650450">
      <w:bodyDiv w:val="1"/>
      <w:marLeft w:val="0"/>
      <w:marRight w:val="0"/>
      <w:marTop w:val="0"/>
      <w:marBottom w:val="0"/>
      <w:divBdr>
        <w:top w:val="none" w:sz="0" w:space="0" w:color="auto"/>
        <w:left w:val="none" w:sz="0" w:space="0" w:color="auto"/>
        <w:bottom w:val="none" w:sz="0" w:space="0" w:color="auto"/>
        <w:right w:val="none" w:sz="0" w:space="0" w:color="auto"/>
      </w:divBdr>
    </w:div>
    <w:div w:id="2131240624">
      <w:bodyDiv w:val="1"/>
      <w:marLeft w:val="0"/>
      <w:marRight w:val="0"/>
      <w:marTop w:val="0"/>
      <w:marBottom w:val="0"/>
      <w:divBdr>
        <w:top w:val="none" w:sz="0" w:space="0" w:color="auto"/>
        <w:left w:val="none" w:sz="0" w:space="0" w:color="auto"/>
        <w:bottom w:val="none" w:sz="0" w:space="0" w:color="auto"/>
        <w:right w:val="none" w:sz="0" w:space="0" w:color="auto"/>
      </w:divBdr>
    </w:div>
    <w:div w:id="2132090614">
      <w:bodyDiv w:val="1"/>
      <w:marLeft w:val="0"/>
      <w:marRight w:val="0"/>
      <w:marTop w:val="0"/>
      <w:marBottom w:val="0"/>
      <w:divBdr>
        <w:top w:val="none" w:sz="0" w:space="0" w:color="auto"/>
        <w:left w:val="none" w:sz="0" w:space="0" w:color="auto"/>
        <w:bottom w:val="none" w:sz="0" w:space="0" w:color="auto"/>
        <w:right w:val="none" w:sz="0" w:space="0" w:color="auto"/>
      </w:divBdr>
    </w:div>
    <w:div w:id="2132900815">
      <w:bodyDiv w:val="1"/>
      <w:marLeft w:val="0"/>
      <w:marRight w:val="0"/>
      <w:marTop w:val="0"/>
      <w:marBottom w:val="0"/>
      <w:divBdr>
        <w:top w:val="none" w:sz="0" w:space="0" w:color="auto"/>
        <w:left w:val="none" w:sz="0" w:space="0" w:color="auto"/>
        <w:bottom w:val="none" w:sz="0" w:space="0" w:color="auto"/>
        <w:right w:val="none" w:sz="0" w:space="0" w:color="auto"/>
      </w:divBdr>
    </w:div>
    <w:div w:id="2133131709">
      <w:bodyDiv w:val="1"/>
      <w:marLeft w:val="0"/>
      <w:marRight w:val="0"/>
      <w:marTop w:val="0"/>
      <w:marBottom w:val="0"/>
      <w:divBdr>
        <w:top w:val="none" w:sz="0" w:space="0" w:color="auto"/>
        <w:left w:val="none" w:sz="0" w:space="0" w:color="auto"/>
        <w:bottom w:val="none" w:sz="0" w:space="0" w:color="auto"/>
        <w:right w:val="none" w:sz="0" w:space="0" w:color="auto"/>
      </w:divBdr>
    </w:div>
    <w:div w:id="2139835413">
      <w:bodyDiv w:val="1"/>
      <w:marLeft w:val="0"/>
      <w:marRight w:val="0"/>
      <w:marTop w:val="0"/>
      <w:marBottom w:val="0"/>
      <w:divBdr>
        <w:top w:val="none" w:sz="0" w:space="0" w:color="auto"/>
        <w:left w:val="none" w:sz="0" w:space="0" w:color="auto"/>
        <w:bottom w:val="none" w:sz="0" w:space="0" w:color="auto"/>
        <w:right w:val="none" w:sz="0" w:space="0" w:color="auto"/>
      </w:divBdr>
    </w:div>
    <w:div w:id="214519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chart" Target="charts/chart2.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microsoft.com/office/2007/relationships/hdphoto" Target="media/hdphoto5.wdp"/><Relationship Id="rId45" Type="http://schemas.openxmlformats.org/officeDocument/2006/relationships/image" Target="media/image26.jpe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http://www.efn.uncor.edu/images/logo_nuevo_efn_web.jpg" TargetMode="External"/><Relationship Id="rId14" Type="http://schemas.openxmlformats.org/officeDocument/2006/relationships/comments" Target="comments.xml"/><Relationship Id="rId22" Type="http://schemas.openxmlformats.org/officeDocument/2006/relationships/image" Target="media/image10.png"/><Relationship Id="rId27" Type="http://schemas.microsoft.com/office/2007/relationships/hdphoto" Target="media/hdphoto1.wdp"/><Relationship Id="rId30" Type="http://schemas.openxmlformats.org/officeDocument/2006/relationships/image" Target="media/image17.jpeg"/><Relationship Id="rId35" Type="http://schemas.openxmlformats.org/officeDocument/2006/relationships/image" Target="media/image20.png"/><Relationship Id="rId43" Type="http://schemas.microsoft.com/office/2007/relationships/hdphoto" Target="media/hdphoto6.wdp"/><Relationship Id="rId48" Type="http://schemas.openxmlformats.org/officeDocument/2006/relationships/chart" Target="charts/chart3.xm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jpeg"/><Relationship Id="rId33" Type="http://schemas.microsoft.com/office/2007/relationships/hdphoto" Target="media/hdphoto2.wdp"/><Relationship Id="rId38" Type="http://schemas.microsoft.com/office/2007/relationships/hdphoto" Target="media/hdphoto4.wdp"/><Relationship Id="rId46" Type="http://schemas.openxmlformats.org/officeDocument/2006/relationships/image" Target="media/image27.jpeg"/><Relationship Id="rId20" Type="http://schemas.openxmlformats.org/officeDocument/2006/relationships/image" Target="media/image8.png"/><Relationship Id="rId41" Type="http://schemas.openxmlformats.org/officeDocument/2006/relationships/image" Target="media/image23.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5.jpeg"/><Relationship Id="rId36" Type="http://schemas.microsoft.com/office/2007/relationships/hdphoto" Target="media/hdphoto3.wdp"/><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chart" Target="charts/chart1.xml"/><Relationship Id="rId44" Type="http://schemas.openxmlformats.org/officeDocument/2006/relationships/image" Target="media/image25.png"/><Relationship Id="rId52"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'[Cálculos.xlsx]Curvas Calibración'!$B$3</c:f>
              <c:strCache>
                <c:ptCount val="1"/>
                <c:pt idx="0">
                  <c:v>mg/mL</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1"/>
            <c:dispEq val="1"/>
            <c:trendlineLbl>
              <c:layout>
                <c:manualLayout>
                  <c:x val="7.8191890333901462E-2"/>
                  <c:y val="-6.8586373804883499E-2"/>
                </c:manualLayout>
              </c:layout>
              <c:numFmt formatCode="General" sourceLinked="0"/>
              <c:spPr>
                <a:noFill/>
                <a:ln>
                  <a:noFill/>
                </a:ln>
                <a:effectLst/>
              </c:spPr>
              <c:txPr>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'[Cálculos.xlsx]Curvas Calibración'!$A$4:$A$13</c:f>
              <c:numCache>
                <c:formatCode>General</c:formatCode>
                <c:ptCount val="10"/>
                <c:pt idx="0">
                  <c:v>667820</c:v>
                </c:pt>
                <c:pt idx="1">
                  <c:v>1322963</c:v>
                </c:pt>
                <c:pt idx="2">
                  <c:v>1511885</c:v>
                </c:pt>
                <c:pt idx="3">
                  <c:v>2333104</c:v>
                </c:pt>
                <c:pt idx="4">
                  <c:v>2350416</c:v>
                </c:pt>
                <c:pt idx="5">
                  <c:v>3266830</c:v>
                </c:pt>
                <c:pt idx="6">
                  <c:v>3565478</c:v>
                </c:pt>
                <c:pt idx="7">
                  <c:v>4601367</c:v>
                </c:pt>
                <c:pt idx="8">
                  <c:v>4878419</c:v>
                </c:pt>
                <c:pt idx="9">
                  <c:v>7529751</c:v>
                </c:pt>
              </c:numCache>
            </c:numRef>
          </c:xVal>
          <c:yVal>
            <c:numRef>
              <c:f>'[Cálculos.xlsx]Curvas Calibración'!$B$4:$B$13</c:f>
              <c:numCache>
                <c:formatCode>General</c:formatCode>
                <c:ptCount val="10"/>
                <c:pt idx="0">
                  <c:v>1.2500000000000022E-2</c:v>
                </c:pt>
                <c:pt idx="1">
                  <c:v>2.5000000000000029E-2</c:v>
                </c:pt>
                <c:pt idx="2">
                  <c:v>2.5000000000000029E-2</c:v>
                </c:pt>
                <c:pt idx="3">
                  <c:v>5.0000000000000058E-2</c:v>
                </c:pt>
                <c:pt idx="4">
                  <c:v>5.0000000000000058E-2</c:v>
                </c:pt>
                <c:pt idx="5">
                  <c:v>7.5000000000000094E-2</c:v>
                </c:pt>
                <c:pt idx="6">
                  <c:v>7.5000000000000094E-2</c:v>
                </c:pt>
                <c:pt idx="7">
                  <c:v>0.1</c:v>
                </c:pt>
                <c:pt idx="8">
                  <c:v>0.1</c:v>
                </c:pt>
                <c:pt idx="9">
                  <c:v>0.15000000000000022</c:v>
                </c:pt>
              </c:numCache>
            </c:numRef>
          </c:yVal>
          <c:smooth val="0"/>
          <c:extLst>
            <c:ext xmlns:c16="http://schemas.microsoft.com/office/drawing/2014/chart" uri="{C3380CC4-5D6E-409C-BE32-E72D297353CC}">
              <c16:uniqueId val="{00000002-31F2-4CCD-840E-27448DF7F7C8}"/>
            </c:ext>
          </c:extLst>
        </c:ser>
        <c:dLbls>
          <c:showLegendKey val="0"/>
          <c:showVal val="0"/>
          <c:showCatName val="0"/>
          <c:showSerName val="0"/>
          <c:showPercent val="0"/>
          <c:showBubbleSize val="0"/>
        </c:dLbls>
        <c:axId val="81293696"/>
        <c:axId val="81296384"/>
      </c:scatterChart>
      <c:valAx>
        <c:axId val="81293696"/>
        <c:scaling>
          <c:orientation val="minMax"/>
        </c:scaling>
        <c:delete val="0"/>
        <c:axPos val="b"/>
        <c:title>
          <c:tx>
            <c:rich>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Área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6384"/>
        <c:crosses val="autoZero"/>
        <c:crossBetween val="midCat"/>
      </c:valAx>
      <c:valAx>
        <c:axId val="81296384"/>
        <c:scaling>
          <c:orientation val="minMax"/>
        </c:scaling>
        <c:delete val="0"/>
        <c:axPos val="l"/>
        <c:title>
          <c:tx>
            <c:rich>
              <a:bodyPr rot="-54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Concentración</a:t>
                </a:r>
                <a:r>
                  <a:rPr lang="es-ES" baseline="0"/>
                  <a:t> (mg/mL)</a:t>
                </a:r>
                <a:endParaRPr lang="es-E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3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[Cálculos.xlsx]EQ!$G$13</c:f>
              <c:strCache>
                <c:ptCount val="1"/>
                <c:pt idx="0">
                  <c:v>Normalizado</c:v>
                </c:pt>
              </c:strCache>
            </c:strRef>
          </c:tx>
          <c:spPr>
            <a:ln w="19050" cap="rnd">
              <a:noFill/>
              <a:round/>
            </a:ln>
            <a:effectLst/>
          </c:spPr>
          <c:marker>
            <c:symbol val="x"/>
            <c:size val="5"/>
            <c:spPr>
              <a:noFill/>
              <a:ln w="9525">
                <a:solidFill>
                  <a:schemeClr val="tx1">
                    <a:lumMod val="50000"/>
                    <a:lumOff val="50000"/>
                  </a:schemeClr>
                </a:solidFill>
              </a:ln>
              <a:effectLst/>
            </c:spPr>
          </c:marker>
          <c:errBars>
            <c:errDir val="x"/>
            <c:errBarType val="both"/>
            <c:errValType val="cust"/>
            <c:noEndCap val="0"/>
            <c:pl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plus>
            <c:min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plus>
            <c:min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minus>
            <c:spPr>
              <a:noFill/>
              <a:ln w="9525" cap="flat" cmpd="sng" algn="ctr">
                <a:solidFill>
                  <a:schemeClr val="tx1">
                    <a:lumMod val="65000"/>
                    <a:lumOff val="35000"/>
                  </a:schemeClr>
                </a:solidFill>
                <a:round/>
              </a:ln>
              <a:effectLst/>
            </c:spPr>
          </c:errBars>
          <c:xVal>
            <c:numRef>
              <c:f>[Cálculos.xlsx]EQ!$F$15:$F$22</c:f>
              <c:numCache>
                <c:formatCode>General</c:formatCode>
                <c:ptCount val="8"/>
                <c:pt idx="0">
                  <c:v>1.1037673513542958</c:v>
                </c:pt>
                <c:pt idx="1">
                  <c:v>1.3336118246190451</c:v>
                </c:pt>
                <c:pt idx="2">
                  <c:v>2.2312141822905351</c:v>
                </c:pt>
                <c:pt idx="3">
                  <c:v>3.0398018023137228</c:v>
                </c:pt>
                <c:pt idx="4">
                  <c:v>3.1870659272901247</c:v>
                </c:pt>
                <c:pt idx="5">
                  <c:v>7.2305490716130363</c:v>
                </c:pt>
                <c:pt idx="6">
                  <c:v>11.827092972010384</c:v>
                </c:pt>
                <c:pt idx="7">
                  <c:v>15.44105951189602</c:v>
                </c:pt>
              </c:numCache>
            </c:numRef>
          </c:xVal>
          <c:y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yVal>
          <c:smooth val="0"/>
          <c:extLst>
            <c:ext xmlns:c16="http://schemas.microsoft.com/office/drawing/2014/chart" uri="{C3380CC4-5D6E-409C-BE32-E72D297353CC}">
              <c16:uniqueId val="{00000000-D774-4B81-B04D-D639660E6A00}"/>
            </c:ext>
          </c:extLst>
        </c:ser>
        <c:ser>
          <c:idx val="1"/>
          <c:order val="1"/>
          <c:tx>
            <c:v>Estimado</c:v>
          </c:tx>
          <c:spPr>
            <a:ln w="12700" cap="rnd">
              <a:solidFill>
                <a:schemeClr val="tx1">
                  <a:lumMod val="50000"/>
                  <a:lumOff val="50000"/>
                </a:schemeClr>
              </a:solidFill>
              <a:round/>
            </a:ln>
            <a:effectLst/>
          </c:spPr>
          <c:marker>
            <c:symbol val="none"/>
          </c:marker>
          <c:xVal>
            <c:numRef>
              <c:f>[Cálculos.xlsx]EQ!$B$14:$B$37</c:f>
              <c:numCache>
                <c:formatCode>General</c:formatCode>
                <c:ptCount val="24"/>
                <c:pt idx="0">
                  <c:v>1.0000000000000018E-4</c:v>
                </c:pt>
                <c:pt idx="1">
                  <c:v>2.0000000000000039E-4</c:v>
                </c:pt>
                <c:pt idx="2">
                  <c:v>3.0000000000000052E-4</c:v>
                </c:pt>
                <c:pt idx="3">
                  <c:v>4.0000000000000034E-4</c:v>
                </c:pt>
                <c:pt idx="4">
                  <c:v>5.0000000000000034E-4</c:v>
                </c:pt>
                <c:pt idx="5">
                  <c:v>0.1</c:v>
                </c:pt>
                <c:pt idx="6">
                  <c:v>0.5</c:v>
                </c:pt>
                <c:pt idx="7">
                  <c:v>1</c:v>
                </c:pt>
                <c:pt idx="8">
                  <c:v>2</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numCache>
            </c:numRef>
          </c:xVal>
          <c:yVal>
            <c:numRef>
              <c:f>[Cálculos.xlsx]EQ!$C$14:$C$37</c:f>
              <c:numCache>
                <c:formatCode>General</c:formatCode>
                <c:ptCount val="24"/>
                <c:pt idx="0">
                  <c:v>-1.0366260627084779E-2</c:v>
                </c:pt>
                <c:pt idx="1">
                  <c:v>-9.5307761894232873E-3</c:v>
                </c:pt>
                <c:pt idx="2">
                  <c:v>-8.6981826478892722E-3</c:v>
                </c:pt>
                <c:pt idx="3">
                  <c:v>-7.8684650148665713E-3</c:v>
                </c:pt>
                <c:pt idx="4">
                  <c:v>-7.0416084061629275E-3</c:v>
                </c:pt>
                <c:pt idx="5">
                  <c:v>0.29561633904117257</c:v>
                </c:pt>
                <c:pt idx="6">
                  <c:v>0.42401877191026099</c:v>
                </c:pt>
                <c:pt idx="7">
                  <c:v>0.45028657106713182</c:v>
                </c:pt>
                <c:pt idx="8">
                  <c:v>0.46903924396273772</c:v>
                </c:pt>
                <c:pt idx="9">
                  <c:v>0.48022573921307032</c:v>
                </c:pt>
                <c:pt idx="10">
                  <c:v>0.4901645285788595</c:v>
                </c:pt>
                <c:pt idx="11">
                  <c:v>0.5003467145840681</c:v>
                </c:pt>
                <c:pt idx="12">
                  <c:v>0.51147666472592535</c:v>
                </c:pt>
                <c:pt idx="13">
                  <c:v>0.52410214712497916</c:v>
                </c:pt>
                <c:pt idx="14">
                  <c:v>0.53881106052972505</c:v>
                </c:pt>
                <c:pt idx="15">
                  <c:v>0.55635277637224456</c:v>
                </c:pt>
                <c:pt idx="16">
                  <c:v>0.57777649108800133</c:v>
                </c:pt>
                <c:pt idx="17">
                  <c:v>0.6046500020918627</c:v>
                </c:pt>
                <c:pt idx="18">
                  <c:v>0.63946180389654561</c:v>
                </c:pt>
                <c:pt idx="19">
                  <c:v>0.68644114693036928</c:v>
                </c:pt>
                <c:pt idx="20">
                  <c:v>0.75342656255397555</c:v>
                </c:pt>
                <c:pt idx="21">
                  <c:v>0.85678362259586072</c:v>
                </c:pt>
                <c:pt idx="22">
                  <c:v>1.0373588525297017</c:v>
                </c:pt>
                <c:pt idx="23">
                  <c:v>1.4336461202503676</c:v>
                </c:pt>
              </c:numCache>
            </c:numRef>
          </c:yVal>
          <c:smooth val="1"/>
          <c:extLst>
            <c:ext xmlns:c16="http://schemas.microsoft.com/office/drawing/2014/chart" uri="{C3380CC4-5D6E-409C-BE32-E72D297353CC}">
              <c16:uniqueId val="{00000001-D774-4B81-B04D-D639660E6A00}"/>
            </c:ext>
          </c:extLst>
        </c:ser>
        <c:dLbls>
          <c:showLegendKey val="0"/>
          <c:showVal val="0"/>
          <c:showCatName val="0"/>
          <c:showSerName val="0"/>
          <c:showPercent val="0"/>
          <c:showBubbleSize val="0"/>
        </c:dLbls>
        <c:axId val="111547904"/>
        <c:axId val="111549824"/>
      </c:scatterChart>
      <c:valAx>
        <c:axId val="111547904"/>
        <c:scaling>
          <c:orientation val="minMax"/>
          <c:max val="16"/>
          <c:min val="0"/>
        </c:scaling>
        <c:delete val="0"/>
        <c:axPos val="b"/>
        <c:title>
          <c:tx>
            <c:rich>
              <a:bodyPr/>
              <a:lstStyle/>
              <a:p>
                <a:pPr>
                  <a:defRPr/>
                </a:pPr>
                <a:r>
                  <a:rPr lang="es-ES" sz="800">
                    <a:latin typeface="Times New Roman" panose="02020603050405020304" pitchFamily="18" charset="0"/>
                    <a:cs typeface="Times New Roman" panose="02020603050405020304" pitchFamily="18" charset="0"/>
                  </a:rPr>
                  <a:t>Concentración en líquido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9824"/>
        <c:crosses val="autoZero"/>
        <c:crossBetween val="midCat"/>
      </c:valAx>
      <c:valAx>
        <c:axId val="111549824"/>
        <c:scaling>
          <c:orientation val="minMax"/>
          <c:max val="1"/>
          <c:min val="0"/>
        </c:scaling>
        <c:delete val="0"/>
        <c:axPos val="l"/>
        <c:title>
          <c:tx>
            <c:rich>
              <a:bodyPr/>
              <a:lstStyle/>
              <a:p>
                <a:pPr>
                  <a:defRPr/>
                </a:pPr>
                <a:r>
                  <a:rPr lang="es-ES" sz="800">
                    <a:latin typeface="Times New Roman" panose="02020603050405020304" pitchFamily="18" charset="0"/>
                    <a:cs typeface="Times New Roman" panose="02020603050405020304" pitchFamily="18" charset="0"/>
                  </a:rPr>
                  <a:t>Concentración en sólido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7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diamond"/>
            <c:size val="5"/>
            <c:spPr>
              <a:solidFill>
                <a:schemeClr val="tx1"/>
              </a:solidFill>
              <a:ln w="9525">
                <a:noFill/>
              </a:ln>
              <a:effectLst/>
            </c:spPr>
          </c:marker>
          <c:trendline>
            <c:spPr>
              <a:ln w="19050" cap="rnd">
                <a:solidFill>
                  <a:schemeClr val="tx1">
                    <a:lumMod val="50000"/>
                    <a:lumOff val="50000"/>
                  </a:schemeClr>
                </a:solidFill>
                <a:prstDash val="sysDot"/>
              </a:ln>
              <a:effectLst/>
            </c:spPr>
            <c:trendlineType val="linear"/>
            <c:intercept val="0"/>
            <c:dispRSqr val="1"/>
            <c:dispEq val="1"/>
            <c:trendlineLbl>
              <c:layout>
                <c:manualLayout>
                  <c:x val="-0.32117596266524223"/>
                  <c:y val="-2.3669063106242148E-2"/>
                </c:manualLayout>
              </c:layout>
              <c:numFmt formatCode="General" sourceLinked="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xVal>
          <c:yVal>
            <c:numRef>
              <c:f>[Cálculos.xlsx]EQ!$H$15:$H$22</c:f>
              <c:numCache>
                <c:formatCode>General</c:formatCode>
                <c:ptCount val="8"/>
                <c:pt idx="0">
                  <c:v>0.45322093949144482</c:v>
                </c:pt>
                <c:pt idx="1">
                  <c:v>0.45850157893170346</c:v>
                </c:pt>
                <c:pt idx="2">
                  <c:v>0.47189463168340939</c:v>
                </c:pt>
                <c:pt idx="3">
                  <c:v>0.48063005554517729</c:v>
                </c:pt>
                <c:pt idx="4">
                  <c:v>0.48211401218024513</c:v>
                </c:pt>
                <c:pt idx="5">
                  <c:v>0.5272846584208507</c:v>
                </c:pt>
                <c:pt idx="6">
                  <c:v>0.63272223496711155</c:v>
                </c:pt>
                <c:pt idx="7">
                  <c:v>0.92266493827540264</c:v>
                </c:pt>
              </c:numCache>
            </c:numRef>
          </c:yVal>
          <c:smooth val="0"/>
          <c:extLst>
            <c:ext xmlns:c16="http://schemas.microsoft.com/office/drawing/2014/chart" uri="{C3380CC4-5D6E-409C-BE32-E72D297353CC}">
              <c16:uniqueId val="{00000001-8E4E-4531-8DA9-0578E62BF359}"/>
            </c:ext>
          </c:extLst>
        </c:ser>
        <c:dLbls>
          <c:showLegendKey val="0"/>
          <c:showVal val="0"/>
          <c:showCatName val="0"/>
          <c:showSerName val="0"/>
          <c:showPercent val="0"/>
          <c:showBubbleSize val="0"/>
        </c:dLbls>
        <c:axId val="112128384"/>
        <c:axId val="112130304"/>
      </c:scatterChart>
      <c:valAx>
        <c:axId val="112128384"/>
        <c:scaling>
          <c:orientation val="minMax"/>
          <c:min val="0.4"/>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30304"/>
        <c:crosses val="autoZero"/>
        <c:crossBetween val="midCat"/>
      </c:valAx>
      <c:valAx>
        <c:axId val="112130304"/>
        <c:scaling>
          <c:orientation val="minMax"/>
          <c:min val="0.4"/>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2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2'!$B$43</c:f>
              <c:strCache>
                <c:ptCount val="1"/>
                <c:pt idx="0">
                  <c:v>Muestra 1</c:v>
                </c:pt>
              </c:strCache>
            </c:strRef>
          </c:tx>
          <c:spPr>
            <a:ln w="19050" cap="rnd">
              <a:noFill/>
              <a:round/>
            </a:ln>
            <a:effectLst/>
          </c:spPr>
          <c:marker>
            <c:symbol val="x"/>
            <c:size val="5"/>
            <c:spPr>
              <a:noFill/>
              <a:ln w="9525">
                <a:solidFill>
                  <a:schemeClr val="dk1">
                    <a:tint val="885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2'!$B$44:$B$56</c:f>
              <c:numCache>
                <c:formatCode>General</c:formatCode>
                <c:ptCount val="13"/>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1.4976700734206159</c:v>
                </c:pt>
                <c:pt idx="12">
                  <c:v>1.6880193592166111</c:v>
                </c:pt>
              </c:numCache>
            </c:numRef>
          </c:yVal>
          <c:smooth val="0"/>
          <c:extLst>
            <c:ext xmlns:c16="http://schemas.microsoft.com/office/drawing/2014/chart" uri="{C3380CC4-5D6E-409C-BE32-E72D297353CC}">
              <c16:uniqueId val="{00000000-4089-4A16-8868-5DCC9A30D462}"/>
            </c:ext>
          </c:extLst>
        </c:ser>
        <c:ser>
          <c:idx val="1"/>
          <c:order val="1"/>
          <c:tx>
            <c:strRef>
              <c:f>'[Cálculos.xlsx]Cinética 2'!$C$43</c:f>
              <c:strCache>
                <c:ptCount val="1"/>
                <c:pt idx="0">
                  <c:v>Muestra 2</c:v>
                </c:pt>
              </c:strCache>
            </c:strRef>
          </c:tx>
          <c:spPr>
            <a:ln w="19050" cap="rnd">
              <a:noFill/>
              <a:round/>
            </a:ln>
            <a:effectLst/>
          </c:spPr>
          <c:marker>
            <c:symbol val="plus"/>
            <c:size val="5"/>
            <c:spPr>
              <a:noFill/>
              <a:ln w="9525">
                <a:solidFill>
                  <a:schemeClr val="dk1">
                    <a:tint val="550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2'!$C$44:$C$56</c:f>
              <c:numCache>
                <c:formatCode>General</c:formatCode>
                <c:ptCount val="13"/>
                <c:pt idx="0">
                  <c:v>0.11367941970587485</c:v>
                </c:pt>
                <c:pt idx="1">
                  <c:v>0.2053923961087174</c:v>
                </c:pt>
                <c:pt idx="2">
                  <c:v>0.298339340695225</c:v>
                </c:pt>
                <c:pt idx="3">
                  <c:v>0.45527215249253078</c:v>
                </c:pt>
                <c:pt idx="4">
                  <c:v>0.67888781346862914</c:v>
                </c:pt>
                <c:pt idx="5">
                  <c:v>0.86921131664465123</c:v>
                </c:pt>
                <c:pt idx="6">
                  <c:v>1.3405979555293657</c:v>
                </c:pt>
                <c:pt idx="7">
                  <c:v>1.3969803482323617</c:v>
                </c:pt>
                <c:pt idx="8">
                  <c:v>1.6777728663640081</c:v>
                </c:pt>
                <c:pt idx="9">
                  <c:v>1.6664960680389751</c:v>
                </c:pt>
                <c:pt idx="10">
                  <c:v>1.5668898124852604</c:v>
                </c:pt>
                <c:pt idx="11">
                  <c:v>1.7798290704106539</c:v>
                </c:pt>
                <c:pt idx="12">
                  <c:v>1.8270986060786318</c:v>
                </c:pt>
              </c:numCache>
            </c:numRef>
          </c:yVal>
          <c:smooth val="0"/>
          <c:extLst>
            <c:ext xmlns:c16="http://schemas.microsoft.com/office/drawing/2014/chart" uri="{C3380CC4-5D6E-409C-BE32-E72D297353CC}">
              <c16:uniqueId val="{00000001-4089-4A16-8868-5DCC9A30D462}"/>
            </c:ext>
          </c:extLst>
        </c:ser>
        <c:ser>
          <c:idx val="2"/>
          <c:order val="2"/>
          <c:tx>
            <c:strRef>
              <c:f>'[Cálculos.xlsx]Cinética 2'!$D$43</c:f>
              <c:strCache>
                <c:ptCount val="1"/>
                <c:pt idx="0">
                  <c:v>Estimado</c:v>
                </c:pt>
              </c:strCache>
            </c:strRef>
          </c:tx>
          <c:spPr>
            <a:ln w="9525" cap="rnd">
              <a:solidFill>
                <a:schemeClr val="bg2">
                  <a:lumMod val="25000"/>
                </a:schemeClr>
              </a:solidFill>
              <a:round/>
            </a:ln>
            <a:effectLst/>
          </c:spPr>
          <c:marker>
            <c:symbol val="none"/>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2'!$D$44:$D$56</c:f>
              <c:numCache>
                <c:formatCode>General</c:formatCode>
                <c:ptCount val="13"/>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1.6882153982336521</c:v>
                </c:pt>
                <c:pt idx="12">
                  <c:v>1.6882153991141879</c:v>
                </c:pt>
              </c:numCache>
            </c:numRef>
          </c:yVal>
          <c:smooth val="1"/>
          <c:extLst>
            <c:ext xmlns:c16="http://schemas.microsoft.com/office/drawing/2014/chart" uri="{C3380CC4-5D6E-409C-BE32-E72D297353CC}">
              <c16:uniqueId val="{00000002-4089-4A16-8868-5DCC9A30D462}"/>
            </c:ext>
          </c:extLst>
        </c:ser>
        <c:dLbls>
          <c:showLegendKey val="0"/>
          <c:showVal val="0"/>
          <c:showCatName val="0"/>
          <c:showSerName val="0"/>
          <c:showPercent val="0"/>
          <c:showBubbleSize val="0"/>
        </c:dLbls>
        <c:axId val="111830528"/>
        <c:axId val="111832064"/>
      </c:scatterChart>
      <c:valAx>
        <c:axId val="1118305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2064"/>
        <c:crosses val="autoZero"/>
        <c:crossBetween val="midCat"/>
      </c:valAx>
      <c:valAx>
        <c:axId val="11183206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0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2'!$C$19</c:f>
              <c:strCache>
                <c:ptCount val="1"/>
                <c:pt idx="0">
                  <c:v>Est</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intercept val="0"/>
            <c:dispRSqr val="1"/>
            <c:dispEq val="1"/>
            <c:trendlineLbl>
              <c:layout>
                <c:manualLayout>
                  <c:x val="-0.38465866085247336"/>
                  <c:y val="-5.080010160020328E-3"/>
                </c:manualLayout>
              </c:layout>
              <c:numFmt formatCode="General" sourceLinked="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'[Cálculos.xlsx]Cinética 2'!$B$20:$B$41</c:f>
              <c:numCache>
                <c:formatCode>General</c:formatCode>
                <c:ptCount val="22"/>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0.11367941970587485</c:v>
                </c:pt>
                <c:pt idx="12">
                  <c:v>0.2053923961087174</c:v>
                </c:pt>
                <c:pt idx="13">
                  <c:v>0.298339340695225</c:v>
                </c:pt>
                <c:pt idx="14">
                  <c:v>0.45527215249253078</c:v>
                </c:pt>
                <c:pt idx="15">
                  <c:v>0.67888781346862914</c:v>
                </c:pt>
                <c:pt idx="16">
                  <c:v>0.86921131664465123</c:v>
                </c:pt>
                <c:pt idx="17">
                  <c:v>1.3405979555293657</c:v>
                </c:pt>
                <c:pt idx="18">
                  <c:v>1.3969803482323617</c:v>
                </c:pt>
                <c:pt idx="19">
                  <c:v>1.6777728663640081</c:v>
                </c:pt>
                <c:pt idx="20">
                  <c:v>1.6664960680389751</c:v>
                </c:pt>
                <c:pt idx="21">
                  <c:v>1.5668898124852604</c:v>
                </c:pt>
              </c:numCache>
            </c:numRef>
          </c:xVal>
          <c:yVal>
            <c:numRef>
              <c:f>'[Cálculos.xlsx]Cinética 2'!$C$20:$C$41</c:f>
              <c:numCache>
                <c:formatCode>General</c:formatCode>
                <c:ptCount val="22"/>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0.10185844959794031</c:v>
                </c:pt>
                <c:pt idx="12">
                  <c:v>0.20546338427994917</c:v>
                </c:pt>
                <c:pt idx="13">
                  <c:v>0.32550668837029451</c:v>
                </c:pt>
                <c:pt idx="14">
                  <c:v>0.43583131077096082</c:v>
                </c:pt>
                <c:pt idx="15">
                  <c:v>0.71604796519187663</c:v>
                </c:pt>
                <c:pt idx="16">
                  <c:v>0.94620242633635243</c:v>
                </c:pt>
                <c:pt idx="17">
                  <c:v>1.2703021298880706</c:v>
                </c:pt>
                <c:pt idx="18">
                  <c:v>1.4277443782439834</c:v>
                </c:pt>
                <c:pt idx="19">
                  <c:v>1.5415140611814149</c:v>
                </c:pt>
                <c:pt idx="20">
                  <c:v>1.5936410148481255</c:v>
                </c:pt>
                <c:pt idx="21">
                  <c:v>1.6251517399184165</c:v>
                </c:pt>
              </c:numCache>
            </c:numRef>
          </c:yVal>
          <c:smooth val="0"/>
          <c:extLst>
            <c:ext xmlns:c16="http://schemas.microsoft.com/office/drawing/2014/chart" uri="{C3380CC4-5D6E-409C-BE32-E72D297353CC}">
              <c16:uniqueId val="{00000001-D343-40E8-ACA6-A3D7FCE610D4}"/>
            </c:ext>
          </c:extLst>
        </c:ser>
        <c:dLbls>
          <c:showLegendKey val="0"/>
          <c:showVal val="0"/>
          <c:showCatName val="0"/>
          <c:showSerName val="0"/>
          <c:showPercent val="0"/>
          <c:showBubbleSize val="0"/>
        </c:dLbls>
        <c:axId val="112100096"/>
        <c:axId val="112101632"/>
      </c:scatterChart>
      <c:valAx>
        <c:axId val="11210009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1632"/>
        <c:crosses val="autoZero"/>
        <c:crossBetween val="midCat"/>
      </c:valAx>
      <c:valAx>
        <c:axId val="11210163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0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Sim15</b:Tag>
    <b:SourceType>JournalArticle</b:SourceType>
    <b:Guid>{137EF92F-4313-4BA5-B10D-BA91BA63AAF4}</b:Guid>
    <b:Title>Carnosic acid</b:Title>
    <b:Year>2015</b:Year>
    <b:Author>
      <b:Author>
        <b:NameList>
          <b:Person>
            <b:Last>Birtić</b:Last>
            <b:First>Simona</b:First>
          </b:Person>
          <b:Person>
            <b:Last>Dussort</b:Last>
            <b:First>Pierre</b:First>
          </b:Person>
          <b:Person>
            <b:Last>Pierre</b:Last>
            <b:First>François-Xavier</b:First>
          </b:Person>
          <b:Person>
            <b:Last>Bily</b:Last>
            <b:First>Antoine</b:First>
            <b:Middle>C.</b:Middle>
          </b:Person>
          <b:Person>
            <b:Last>Roller</b:Last>
            <b:First>Marc</b:First>
          </b:Person>
        </b:NameList>
      </b:Author>
    </b:Author>
    <b:JournalName>Phytochemistry</b:JournalName>
    <b:Pages>9-19</b:Pages>
    <b:Volume>115</b:Volume>
    <b:RefOrder>1</b:RefOrder>
  </b:Source>
  <b:Source>
    <b:Tag>Aru92</b:Tag>
    <b:SourceType>JournalArticle</b:SourceType>
    <b:Guid>{872F42DA-87F1-4BE7-8C66-46FF3000DECE}</b:Guid>
    <b:Author>
      <b:Author>
        <b:NameList>
          <b:Person>
            <b:Last>Aruoma</b:Last>
            <b:First>O.I.</b:First>
          </b:Person>
          <b:Person>
            <b:Last>Halliwell</b:Last>
            <b:First>B.</b:First>
          </b:Person>
          <b:Person>
            <b:Last>Aeschbach</b:Last>
            <b:First>R.</b:First>
          </b:Person>
          <b:Person>
            <b:Last>Loligers</b:Last>
            <b:First>J.</b:First>
          </b:Person>
        </b:NameList>
      </b:Author>
    </b:Author>
    <b:Title>Antioxidant and pro-oxidant properties of active rosemary constituents: carnosol and carnosic acid</b:Title>
    <b:Year>1992</b:Year>
    <b:Issue>22</b:Issue>
    <b:JournalName>Xenobiotica</b:JournalName>
    <b:Pages>257-268</b:Pages>
    <b:RefOrder>2</b:RefOrder>
  </b:Source>
  <b:Source>
    <b:Tag>Hua96</b:Tag>
    <b:SourceType>JournalArticle</b:SourceType>
    <b:Guid>{445EEDD5-C870-4256-BE7A-844B3276357E}</b:Guid>
    <b:Author>
      <b:Author>
        <b:NameList>
          <b:Person>
            <b:Last>Huang</b:Last>
            <b:First>S.W.</b:First>
          </b:Person>
          <b:Person>
            <b:Last>Frankel</b:Last>
            <b:First>E.N.</b:First>
          </b:Person>
          <b:Person>
            <b:Last>Schwarz</b:Last>
            <b:First>K.</b:First>
          </b:Person>
          <b:Person>
            <b:Last>Aeschbach</b:Last>
            <b:First>R.</b:First>
          </b:Person>
          <b:Person>
            <b:Last>German</b:Last>
            <b:First>J.B.</b:First>
          </b:Person>
        </b:NameList>
      </b:Author>
    </b:Author>
    <b:Title>Antioxidant activity of carnosic acid and methyl carnosate in bulk oils and oil-in-water emulsions</b:Title>
    <b:Year>1996</b:Year>
    <b:Issue>44</b:Issue>
    <b:JournalName>J. Agric. Food Chem.</b:JournalName>
    <b:Pages>2951-2956</b:Pages>
    <b:RefOrder>3</b:RefOrder>
  </b:Source>
  <b:Source>
    <b:Tag>Cuv94</b:Tag>
    <b:SourceType>JournalArticle</b:SourceType>
    <b:Guid>{D56F804F-EF6D-4D20-948D-B52F279A3475}</b:Guid>
    <b:Author>
      <b:Author>
        <b:NameList>
          <b:Person>
            <b:Last>Cuvelier</b:Last>
            <b:First>M.E.</b:First>
          </b:Person>
          <b:Person>
            <b:Last>Berset</b:Last>
            <b:First>C.</b:First>
          </b:Person>
          <b:Person>
            <b:Last>Richard</b:Last>
            <b:First>H.</b:First>
          </b:Person>
        </b:NameList>
      </b:Author>
    </b:Author>
    <b:Title>Antioxidant constituents in sage (Salvia officinalis)</b:Title>
    <b:Year>1994</b:Year>
    <b:Issue>42</b:Issue>
    <b:JournalName>J. Agric. Food Chem</b:JournalName>
    <b:Pages>665-669</b:Pages>
    <b:RefOrder>4</b:RefOrder>
  </b:Source>
  <b:Source>
    <b:Tag>Erk09</b:Tag>
    <b:SourceType>JournalArticle</b:SourceType>
    <b:Guid>{3A4AEBDB-E837-4B64-9276-942727C6DC82}</b:Guid>
    <b:Author>
      <b:Author>
        <b:NameList>
          <b:Person>
            <b:Last>Erkan</b:Last>
            <b:First>N.</b:First>
          </b:Person>
          <b:Person>
            <b:Last>Ayranci</b:Last>
            <b:First>G.</b:First>
          </b:Person>
          <b:Person>
            <b:Last>Ayranci</b:Last>
            <b:First>E.</b:First>
          </b:Person>
        </b:NameList>
      </b:Author>
    </b:Author>
    <b:Title>A kinetic study of oxidation development in sunflower oil under microwave heating: effect of natural antioxidants</b:Title>
    <b:Year>2009</b:Year>
    <b:Issue>42</b:Issue>
    <b:JournalName>Food Res. Int.</b:JournalName>
    <b:Pages>1171-1177</b:Pages>
    <b:RefOrder>5</b:RefOrder>
  </b:Source>
  <b:Source>
    <b:Tag>JCL05</b:Tag>
    <b:SourceType>JournalArticle</b:SourceType>
    <b:Guid>{A67B47F9-568F-4E0B-B2EA-36E8369C7D3B}</b:Guid>
    <b:Author>
      <b:Author>
        <b:NameList>
          <b:Person>
            <b:Last>J.C. Luis</b:Last>
            <b:First>C.B</b:First>
          </b:Person>
          <b:Person>
            <b:Last>Johnson</b:Last>
          </b:Person>
        </b:NameList>
      </b:Author>
    </b:Author>
    <b:Title>Seasonal variations of rosmarinic and carnosic acids in rosemary extracts. Analysis of their in vitro antiradical activity</b:Title>
    <b:Year>2005</b:Year>
    <b:Issue>3</b:Issue>
    <b:JournalName>Span. J. Agric. Res.</b:JournalName>
    <b:Pages>106-112</b:Pages>
    <b:RefOrder>6</b:RefOrder>
  </b:Source>
  <b:Source>
    <b:Tag>SLR96</b:Tag>
    <b:SourceType>JournalArticle</b:SourceType>
    <b:Guid>{624C138F-940F-4243-A21C-78FAC4586E98}</b:Guid>
    <b:Title>Antioxidant activity of lipid-soluble phenolic diterpenes from rosemary</b:Title>
    <b:Year>1996</b:Year>
    <b:Issue>73</b:Issue>
    <b:Author>
      <b:Author>
        <b:NameList>
          <b:Person>
            <b:Last>Richheimer</b:Last>
            <b:First>S.L.</b:First>
          </b:Person>
          <b:Person>
            <b:Last>Bernart</b:Last>
            <b:First>M.W.</b:First>
          </b:Person>
          <b:Person>
            <b:Last>G.A. King</b:Last>
            <b:First>M.C.</b:First>
            <b:Middle>Kent</b:Middle>
          </b:Person>
          <b:Person>
            <b:Last>Beiley</b:Last>
            <b:First>D.T.</b:First>
          </b:Person>
        </b:NameList>
      </b:Author>
    </b:Author>
    <b:JournalName>J. Am. Oil Chem. Soc.</b:JournalName>
    <b:Pages>507-514</b:Pages>
    <b:RefOrder>7</b:RefOrder>
  </b:Source>
  <b:Source>
    <b:Tag>Ros1</b:Tag>
    <b:SourceType>InternetSite</b:SourceType>
    <b:Guid>{8E1AF9E9-CD70-4D06-B20B-EB68D0DA84A1}</b:Guid>
    <b:Title>Rosmarinus officinalis</b:Title>
    <b:InternetSiteTitle>Wikipedia</b:InternetSiteTitle>
    <b:URL>https://es.wikipedia.org/wiki/Rosmarinus_officinalis</b:URL>
    <b:RefOrder>21</b:RefOrder>
  </b:Source>
  <b:Source>
    <b:Tag>Eur08</b:Tag>
    <b:SourceType>DocumentFromInternetSite</b:SourceType>
    <b:Guid>{120A815A-C749-4439-BFAD-54A60CA5D5E7}</b:Guid>
    <b:Title>The EFSA Journal</b:Title>
    <b:Year>2008</b:Year>
    <b:URL>https://efsa.onlinelibrary.wiley.com/doi/epdf/10.2903/j.efsa.2008.721</b:URL>
    <b:Author>
      <b:Author>
        <b:Corporate>European Food Safety Authority</b:Corporate>
      </b:Author>
    </b:Author>
    <b:RefOrder>8</b:RefOrder>
  </b:Source>
  <b:Source>
    <b:Tag>Far12</b:Tag>
    <b:SourceType>BookSection</b:SourceType>
    <b:Guid>{C8510943-E4C7-42F9-AFB3-AE6A2FF86C89}</b:Guid>
    <b:Title>Green Extraction: From Concepts to Research, Education, and Economical Opportunities</b:Title>
    <b:Year>2012</b:Year>
    <b:Author>
      <b:Author>
        <b:NameList>
          <b:Person>
            <b:Last>Chemat</b:Last>
            <b:First>Farid</b:First>
          </b:Person>
          <b:Person>
            <b:Last>Rombaut</b:Last>
            <b:First>Natacha</b:First>
          </b:Person>
          <b:Person>
            <b:Last>Fabiano-Tixier</b:Last>
            <b:First>Anne-Sylvie</b:First>
          </b:Person>
          <b:Person>
            <b:Last>Pierson</b:Last>
            <b:First>Jean</b:First>
            <b:Middle>T.</b:Middle>
          </b:Person>
          <b:Person>
            <b:Last>Bily</b:Last>
            <b:First>Antoine</b:First>
          </b:Person>
        </b:NameList>
      </b:Author>
    </b:Author>
    <b:BookTitle>Green Extraction of Natural Products: Concept and Principles</b:BookTitle>
    <b:RefOrder>25</b:RefOrder>
  </b:Source>
  <b:Source>
    <b:Tag>Her</b:Tag>
    <b:SourceType>InternetSite</b:SourceType>
    <b:Guid>{346914FD-5154-43AF-BB8E-493244688385}</b:Guid>
    <b:Title>Herbotecnia</b:Title>
    <b:InternetSiteTitle>Herbotecnia</b:InternetSiteTitle>
    <b:URL>http://www.herbotecnia.com.ar/exo-romero.html</b:URL>
    <b:RefOrder>22</b:RefOrder>
  </b:Source>
  <b:Source>
    <b:Tag>Mun00</b:Tag>
    <b:SourceType>JournalArticle</b:SourceType>
    <b:Guid>{E8543FC5-2768-40D3-B387-9BCDD50C6286}</b:Guid>
    <b:Title>The formation of phenolic diterpenes in Rosmarinus officinalis L. under Mediterranean climate</b:Title>
    <b:Year>2000</b:Year>
    <b:Author>
      <b:Author>
        <b:NameList>
          <b:Person>
            <b:Last>Munné-Bosch</b:Last>
            <b:First>S.</b:First>
          </b:Person>
          <b:Person>
            <b:Last>Alegre</b:Last>
            <b:First>L.</b:First>
          </b:Person>
          <b:Person>
            <b:Last>Schwarz</b:Last>
            <b:First>K.</b:First>
          </b:Person>
        </b:NameList>
      </b:Author>
    </b:Author>
    <b:Volume>210</b:Volume>
    <b:Issue>4</b:Issue>
    <b:JournalName>European Food Research and Technology</b:JournalName>
    <b:RefOrder>23</b:RefOrder>
  </b:Source>
  <b:Source>
    <b:Tag>Ign17</b:Tag>
    <b:SourceType>Report</b:SourceType>
    <b:Guid>{5D59432A-5F13-467B-AB09-F1166B1A724D}</b:Guid>
    <b:Title>Situación actual del cultivo de plantas aromáticas y medicinales en Argentina </b:Title>
    <b:City>San Pedro</b:City>
    <b:Year>2017</b:Year>
    <b:Author>
      <b:Author>
        <b:NameList>
          <b:Person>
            <b:Last>Paunero</b:Last>
            <b:First>Ignacio</b:First>
          </b:Person>
        </b:NameList>
      </b:Author>
    </b:Author>
    <b:RefOrder>24</b:RefOrder>
  </b:Source>
  <b:Source>
    <b:Tag>Kas09</b:Tag>
    <b:SourceType>JournalArticle</b:SourceType>
    <b:Guid>{BAB73BDE-3C41-41CA-BEC1-F3BA8923D37E}</b:Guid>
    <b:Title>A New Approach for Process Development of Plant-Based Extraction Processes</b:Title>
    <b:Year>2009</b:Year>
    <b:Author>
      <b:Author>
        <b:NameList>
          <b:Person>
            <b:Last>Kassing</b:Last>
            <b:First>Markus</b:First>
          </b:Person>
          <b:Person>
            <b:Last>Jenelten</b:Last>
            <b:First>Urban</b:First>
          </b:Person>
          <b:Person>
            <b:Last>Schenk</b:Last>
            <b:First>Jonas</b:First>
          </b:Person>
          <b:Person>
            <b:Last>Strube</b:Last>
            <b:First>Jochen</b:First>
          </b:Person>
        </b:NameList>
      </b:Author>
    </b:Author>
    <b:JournalName>Chemical Engineering &amp; Technology</b:JournalName>
    <b:Pages>377-387</b:Pages>
    <b:DOI>10.1002/ceat.200900480</b:DOI>
    <b:RefOrder>26</b:RefOrder>
  </b:Source>
  <b:Source>
    <b:Tag>Bar12</b:Tag>
    <b:SourceType>JournalArticle</b:SourceType>
    <b:Guid>{E97B78C7-9CB7-4F6F-BDA0-D4B2A5BBD37E}</b:Guid>
    <b:Author>
      <b:Author>
        <b:NameList>
          <b:Person>
            <b:Last>Barni</b:Last>
            <b:First>M.</b:First>
            <b:Middle>V.</b:Middle>
          </b:Person>
          <b:Person>
            <b:Last>Carlini</b:Last>
            <b:First>M.</b:First>
            <b:Middle>J.</b:Middle>
          </b:Person>
          <b:Person>
            <b:Last>Cafferata</b:Last>
            <b:First>E.</b:First>
            <b:Middle>G.</b:Middle>
          </b:Person>
          <b:Person>
            <b:Last>Puricelli</b:Last>
            <b:First>L.</b:First>
          </b:Person>
          <b:Person>
            <b:Last>Moreno</b:Last>
            <b:First>S.</b:First>
          </b:Person>
        </b:NameList>
      </b:Author>
    </b:Author>
    <b:Title>Carnosic acid inhibits the proliferation and migration capacity of human colorectal cancer cells</b:Title>
    <b:Year>2012</b:Year>
    <b:Volume>27</b:Volume>
    <b:Issue>4</b:Issue>
    <b:JournalName>Oncology Reports</b:JournalName>
    <b:Pages>1041-1048</b:Pages>
    <b:DOI> https://doi.org/10.3892/or.2012.1630</b:DOI>
    <b:RefOrder>9</b:RefOrder>
  </b:Source>
  <b:Source>
    <b:Tag>Gao14</b:Tag>
    <b:SourceType>JournalArticle</b:SourceType>
    <b:Guid>{6E542D7F-5ED4-4219-93F5-B13B888F43B7}</b:Guid>
    <b:Author>
      <b:Author>
        <b:NameList>
          <b:Person>
            <b:Last>Gao</b:Last>
            <b:First>Qilong</b:First>
          </b:Person>
          <b:Person>
            <b:Last>Liu</b:Last>
            <b:First>Huaimin</b:First>
          </b:Person>
          <b:Person>
            <b:Last>Yao</b:Last>
            <b:First>Yamin</b:First>
          </b:Person>
          <b:Person>
            <b:Last>Geng</b:Last>
            <b:First>Liang</b:First>
          </b:Person>
          <b:Person>
            <b:Last>Zhang</b:Last>
            <b:First>Xinfeng</b:First>
          </b:Person>
          <b:Person>
            <b:Last>Jiang</b:Last>
            <b:First>Lifeng</b:First>
          </b:Person>
          <b:Person>
            <b:Last>Shi</b:Last>
            <b:First>Bian</b:First>
          </b:Person>
          <b:Person>
            <b:Last>Yang</b:Last>
            <b:First>Feng</b:First>
          </b:Person>
        </b:NameList>
      </b:Author>
    </b:Author>
    <b:Title>Carnosic acid induces autophagic cell death through inhibition of the Akt/mTOR pathway in human hepatoma cells</b:Title>
    <b:Year>2014</b:Year>
    <b:Volume>35</b:Volume>
    <b:Issue>5</b:Issue>
    <b:JournalName>Journal of Applied Toxicology</b:JournalName>
    <b:DOI>https://doi.org/10.1002/jat.3049</b:DOI>
    <b:RefOrder>10</b:RefOrder>
  </b:Source>
  <b:Source>
    <b:Tag>Xia15</b:Tag>
    <b:SourceType>JournalArticle</b:SourceType>
    <b:Guid>{C50C4529-ED1B-4079-9B81-B6FA4A191F21}</b:Guid>
    <b:Author>
      <b:Author>
        <b:NameList>
          <b:Person>
            <b:Last>Xiang</b:Last>
            <b:First>Qisen</b:First>
          </b:Person>
          <b:Person>
            <b:Last>Ma</b:Last>
            <b:First>Yunfang</b:First>
          </b:Person>
          <b:Person>
            <b:Last>Dong</b:Last>
            <b:First>Jilin</b:First>
          </b:Person>
          <b:Person>
            <b:Last>Shen</b:Last>
            <b:First>Ruiling</b:First>
          </b:Person>
        </b:NameList>
      </b:Author>
    </b:Author>
    <b:Title>Carnosic acid induces apoptosis associated with mitochondrial dysfunction and Akt inactivation in HepG2 cells</b:Title>
    <b:Year>2015</b:Year>
    <b:Volume>66</b:Volume>
    <b:Issue>1</b:Issue>
    <b:JournalName>International Journal of Food Sciences and Nutrition</b:JournalName>
    <b:DOI>https://doi.org/10.3109/09637486.2014.953452 </b:DOI>
    <b:RefOrder>11</b:RefOrder>
  </b:Source>
  <b:Source>
    <b:Tag>Cos06</b:Tag>
    <b:SourceType>JournalArticle</b:SourceType>
    <b:Guid>{91FE30DF-6843-411A-8FCF-FFE451F1DBC6}</b:Guid>
    <b:Author>
      <b:Author>
        <b:NameList>
          <b:Person>
            <b:Last>Costa</b:Last>
            <b:First>Stefano</b:First>
          </b:Person>
          <b:Person>
            <b:Last>Utan</b:Last>
            <b:First>Anelì</b:First>
          </b:Person>
          <b:Person>
            <b:Last>Speroni</b:Last>
            <b:First>Ester</b:First>
          </b:Person>
          <b:Person>
            <b:Last>Cervellati</b:Last>
            <b:First>Rinaldo</b:First>
          </b:Person>
          <b:Person>
            <b:Last>Piva</b:Last>
            <b:First>Gianfranco</b:First>
          </b:Person>
          <b:Person>
            <b:Last>Prandini</b:Last>
            <b:First>Aldo</b:First>
          </b:Person>
          <b:Person>
            <b:Last>Guerra</b:Last>
            <b:First>Maria</b:First>
            <b:Middle>Clelia</b:Middle>
          </b:Person>
        </b:NameList>
      </b:Author>
    </b:Author>
    <b:Title>Carnosic acid from rosemary extracts: a potential chemoprotective agent against aflatoxin B1. An in vitro study</b:Title>
    <b:Year>2006</b:Year>
    <b:Volume>27</b:Volume>
    <b:Issue>2</b:Issue>
    <b:JournalName>Journal of Applied Toxicology</b:JournalName>
    <b:DOI>https://doi.org/10.1002/jat.1186</b:DOI>
    <b:RefOrder>12</b:RefOrder>
  </b:Source>
  <b:Source>
    <b:Tag>Ste01</b:Tag>
    <b:SourceType>JournalArticle</b:SourceType>
    <b:Guid>{3F0021D9-91E6-4544-BE7E-B117B3B7DB1E}</b:Guid>
    <b:Author>
      <b:Author>
        <b:NameList>
          <b:Person>
            <b:Last>Steiner</b:Last>
            <b:First>Michael</b:First>
          </b:Person>
          <b:Person>
            <b:Last>Priel</b:Last>
            <b:First>Irene</b:First>
          </b:Person>
          <b:Person>
            <b:Last>Giat</b:Last>
            <b:First>Judith</b:First>
          </b:Person>
          <b:Person>
            <b:Last>Levy</b:Last>
            <b:First>Joseph</b:First>
          </b:Person>
          <b:Person>
            <b:Last>Sharoni</b:Last>
            <b:First>Yoav</b:First>
          </b:Person>
          <b:Person>
            <b:Last>Danilenko</b:Last>
            <b:First>Michael</b:First>
          </b:Person>
        </b:NameList>
      </b:Author>
    </b:Author>
    <b:Title>Carnosic Acid Inhibits Proliferation and Augments Differentiation of Human Leukemic Cells Induced by 1,25-Dihydroxyvitamin Dsub3 and Retinoic Acid</b:Title>
    <b:Year>2001</b:Year>
    <b:Volume>41</b:Volume>
    <b:Issue>1</b:Issue>
    <b:JournalName>Nutrition and Cancer</b:JournalName>
    <b:DOI>https://doi.org/10.1080/01635581.2001.9680624 </b:DOI>
    <b:RefOrder>13</b:RefOrder>
  </b:Source>
  <b:Source>
    <b:Tag>Par14</b:Tag>
    <b:SourceType>JournalArticle</b:SourceType>
    <b:Guid>{01FC0577-749A-40B6-AA47-523E7489058D}</b:Guid>
    <b:Author>
      <b:Author>
        <b:NameList>
          <b:Person>
            <b:Last>Park</b:Last>
            <b:First>So</b:First>
            <b:Middle>Young</b:Middle>
          </b:Person>
          <b:Person>
            <b:Last>Song</b:Last>
            <b:First>Hyerim</b:First>
          </b:Person>
          <b:Person>
            <b:Last>Sung</b:Last>
            <b:First>Mi-Kyung</b:First>
          </b:Person>
          <b:Person>
            <b:Last>Kang</b:Last>
            <b:First>Young-Hee</b:First>
          </b:Person>
          <b:Person>
            <b:Last>Lee</b:Last>
            <b:First>Ki</b:First>
            <b:Middle>Won</b:Middle>
          </b:Person>
          <b:Person>
            <b:Last>Park</b:Last>
            <b:First>Jung</b:First>
            <b:Middle>Han Yoon</b:Middle>
          </b:Person>
        </b:NameList>
      </b:Author>
    </b:Author>
    <b:Title>Carnosic Acid Inhibits the Epithelial-Mesenchymal Transition in B16F10 Melanoma Cells: A Possible Mechanism for the Inhibition of Cell Migration</b:Title>
    <b:Year>2014</b:Year>
    <b:Volume>15</b:Volume>
    <b:Issue>7</b:Issue>
    <b:DOI>https://doi.org/10.3390/ijms150712698</b:DOI>
    <b:RefOrder>15</b:RefOrder>
  </b:Source>
  <b:Source>
    <b:Tag>Xia13</b:Tag>
    <b:SourceType>JournalArticle</b:SourceType>
    <b:Guid>{09743C00-1AA8-4449-BC20-0B1C067FC44E}</b:Guid>
    <b:Author>
      <b:Author>
        <b:NameList>
          <b:Person>
            <b:Last>Xiang</b:Last>
            <b:First>Qisen</b:First>
          </b:Person>
          <b:Person>
            <b:Last>Liu</b:Last>
            <b:First>Zhigang</b:First>
          </b:Person>
          <b:Person>
            <b:Last>Wang</b:Last>
            <b:First>Yutang</b:First>
          </b:Person>
          <b:Person>
            <b:Last>Xiao</b:Last>
            <b:First>Haifang</b:First>
          </b:Person>
          <b:Person>
            <b:Last>Wu</b:Last>
            <b:First>Wanqiang</b:First>
          </b:Person>
          <b:Person>
            <b:Last>Xiao</b:Last>
            <b:First>Chunxia</b:First>
          </b:Person>
          <b:Person>
            <b:Last>Liu</b:Last>
            <b:First>Xuebo</b:First>
          </b:Person>
        </b:NameList>
      </b:Author>
    </b:Author>
    <b:Title>Carnosic acid attenuates lipopolysaccharide-induced liver injury in rats via fortifying cellular antioxidant defense system</b:Title>
    <b:Year>2013</b:Year>
    <b:Volume>53</b:Volume>
    <b:JournalName>Food and Chemical Toxicology</b:JournalName>
    <b:DOI>https://doi.org/10.1016/j.fct.2012.11.001</b:DOI>
    <b:RefOrder>16</b:RefOrder>
  </b:Source>
  <b:Source>
    <b:Tag>XTi16</b:Tag>
    <b:SourceType>JournalArticle</b:SourceType>
    <b:Guid>{367DE0E8-88AA-43A2-B62A-356B1921E78E}</b:Guid>
    <b:Author>
      <b:Author>
        <b:NameList>
          <b:Person>
            <b:Last>X</b:Last>
            <b:First>Tian</b:First>
          </b:Person>
          <b:Person>
            <b:Last>Y</b:Last>
            <b:First>Hu</b:First>
          </b:Person>
          <b:Person>
            <b:Last>M</b:Last>
            <b:First>Li</b:First>
          </b:Person>
          <b:Person>
            <b:Last>K</b:Last>
            <b:First>Xia</b:First>
          </b:Person>
          <b:Person>
            <b:Last>J</b:Last>
            <b:First>Yin</b:First>
          </b:Person>
          <b:Person>
            <b:Last>J</b:Last>
            <b:First>Chen</b:First>
          </b:Person>
          <b:Person>
            <b:Last>Z</b:Last>
            <b:First>Liu</b:First>
          </b:Person>
        </b:NameList>
      </b:Author>
    </b:Author>
    <b:Title>Carnosic acid attenuates acute ethanol-induced liver injury via a SIRT1/p66Shc-mediated mitochondrial pathway.</b:Title>
    <b:Year>2016</b:Year>
    <b:JournalName>Canadian Journal of Physiology and Pharmacology.</b:JournalName>
    <b:DOI>10.1139/cjpp-2015-0276</b:DOI>
    <b:RefOrder>17</b:RefOrder>
  </b:Source>
  <b:Source>
    <b:Tag>Guo16</b:Tag>
    <b:SourceType>JournalArticle</b:SourceType>
    <b:Guid>{ADF29569-9C5D-4FF5-BB69-639E13D609E3}</b:Guid>
    <b:Author>
      <b:Author>
        <b:NameList>
          <b:Person>
            <b:Last>Guo</b:Last>
            <b:First>Qiaohui</b:First>
          </b:Person>
          <b:Person>
            <b:Last>Zhang</b:Last>
            <b:First>Man</b:First>
          </b:Person>
          <b:Person>
            <b:Last>Zhou</b:Last>
            <b:First>Gangyong</b:First>
          </b:Person>
          <b:Person>
            <b:Last>Zhu</b:Last>
            <b:First>Li</b:First>
          </b:Person>
          <b:Person>
            <b:Last>Feng</b:Last>
            <b:First>Yan</b:First>
          </b:Person>
          <b:Person>
            <b:Last>Wang</b:Last>
            <b:First>Huadong</b:First>
          </b:Person>
          <b:Person>
            <b:Last>Zhong</b:Last>
            <b:First>Baoying</b:First>
          </b:Person>
          <b:Person>
            <b:Last>Hou</b:Last>
            <b:First>Haoqing</b:First>
          </b:Person>
        </b:NameList>
      </b:Author>
    </b:Author>
    <b:Title>Highly sensitive simultaneous electrochemical detection of hydroquinone and catechol with three-dimensional N-doping carbon nanotube film electrode</b:Title>
    <b:Year>2016</b:Year>
    <b:Volume>760</b:Volume>
    <b:DOI>https://doi.org/10.1016/j.jelechem.2015.11.034</b:DOI>
    <b:RefOrder>18</b:RefOrder>
  </b:Source>
  <b:Source>
    <b:Tag>Bah16</b:Tag>
    <b:SourceType>JournalArticle</b:SourceType>
    <b:Guid>{C1683B07-3C8B-498F-A984-E07D1A03D5A7}</b:Guid>
    <b:Author>
      <b:Author>
        <b:NameList>
          <b:Person>
            <b:Last>Bahri</b:Last>
            <b:First>Sana</b:First>
          </b:Person>
          <b:Person>
            <b:Last>Jameleddine</b:Last>
            <b:First>Saloua</b:First>
          </b:Person>
          <b:Person>
            <b:Last>Shlyonsky</b:Last>
            <b:First>Vadim</b:First>
          </b:Person>
        </b:NameList>
      </b:Author>
    </b:Author>
    <b:Title>Relevance of carnosic acid to the treatment of several health disorders: Molecular targets and mechanisms</b:Title>
    <b:Year>2016</b:Year>
    <b:Volume>84</b:Volume>
    <b:JournalName>Biomedicine &amp; Pharmacotherapy</b:JournalName>
    <b:RefOrder>19</b:RefOrder>
  </b:Source>
  <b:Source>
    <b:Tag>YuY09</b:Tag>
    <b:SourceType>JournalArticle</b:SourceType>
    <b:Guid>{BDED5932-621B-494A-8D8C-21115F50D553}</b:Guid>
    <b:Author>
      <b:Author>
        <b:NameList>
          <b:Person>
            <b:Last>Yu</b:Last>
            <b:First>Ya-Mei</b:First>
          </b:Person>
          <b:Person>
            <b:Last>Lin</b:Last>
            <b:First>Chin-Huei</b:First>
          </b:Person>
          <b:Person>
            <b:Last>Chan</b:Last>
            <b:First>Hsu-Chin</b:First>
          </b:Person>
          <b:Person>
            <b:Last>Tsai</b:Last>
            <b:First>Hong-Der</b:First>
          </b:Person>
        </b:NameList>
      </b:Author>
    </b:Author>
    <b:Title>Carnosic acid reduces cytokine-induced adhesion molecules expression and monocyte adhesion to endothelial cells</b:Title>
    <b:Year>2009</b:Year>
    <b:Volume>48</b:Volume>
    <b:Issue>101</b:Issue>
    <b:JournalName>European Journal of Nutrition</b:JournalName>
    <b:DOI>https://doi.org/10.1007/s00394-008-0768-x</b:DOI>
    <b:RefOrder>20</b:RefOrder>
  </b:Source>
  <b:Source>
    <b:Tag>Rob93</b:Tag>
    <b:SourceType>Patent</b:SourceType>
    <b:Guid>{E8E95B9A-43B5-4221-8420-331BE21BA2F3}</b:Guid>
    <b:Title>CARNOSIC ACID OBTENTION AND USES </b:Title>
    <b:Year>1993 </b:Year>
    <b:Author>
      <b:Inventor>
        <b:NameList>
          <b:Person>
            <b:Last>Robert Aeschbach</b:Last>
            <b:First>Vevey</b:First>
          </b:Person>
          <b:Person>
            <b:Last>Georges Philippossian</b:Last>
            <b:First>Lausanne</b:First>
          </b:Person>
        </b:NameList>
      </b:Inventor>
    </b:Author>
    <b:Month>Octubre</b:Month>
    <b:Day>26</b:Day>
    <b:CountryRegion>USA</b:CountryRegion>
    <b:PatentNumber>5,256,700 </b:PatentNumber>
    <b:RefOrder>27</b:RefOrder>
  </b:Source>
  <b:Source>
    <b:Tag>AOl16</b:Tag>
    <b:SourceType>JournalArticle</b:SourceType>
    <b:Guid>{E48DD9BC-85C9-4EBA-80A3-7DB460880C7A}</b:Guid>
    <b:Title>Multiresponse optimization of an extraction procedure of carnosol and rosmarinic and carnosic acids from rosemary.</b:Title>
    <b:Year>2016</b:Year>
    <b:Author>
      <b:Author>
        <b:NameList>
          <b:Person>
            <b:Last>A</b:Last>
            <b:First>Oliveira</b:First>
            <b:Middle>Gde</b:Middle>
          </b:Person>
          <b:Person>
            <b:Last>AE</b:Last>
            <b:First>de</b:First>
            <b:Middle>Oliveira</b:Middle>
          </b:Person>
          <b:Person>
            <b:Last>EC</b:Last>
            <b:First>da</b:First>
            <b:Middle>Conceição</b:Middle>
          </b:Person>
          <b:Person>
            <b:Last>MI</b:Last>
            <b:First>Leles</b:First>
          </b:Person>
        </b:NameList>
      </b:Author>
    </b:Author>
    <b:JournalName>Food Chemistry</b:JournalName>
    <b:Pages>465-473</b:Pages>
    <b:DOI>10.1016/j.foodchem.2016.05.042</b:DOI>
    <b:RefOrder>28</b:RefOrder>
  </b:Source>
  <b:Source>
    <b:Tag>Sir97</b:Tag>
    <b:SourceType>JournalArticle</b:SourceType>
    <b:Guid>{FBEACCD4-DE57-4EC7-B946-CA9D4B92CA2A}</b:Guid>
    <b:Author>
      <b:Author>
        <b:NameList>
          <b:Person>
            <b:Last>Siripatana</b:Last>
            <b:First>Chairat</b:First>
          </b:Person>
        </b:NameList>
      </b:Author>
    </b:Author>
    <b:Title>Solute diffusion in fruit, vegetable and cereal processing I: Simplified solutions for diffusion in anomalous shapes</b:Title>
    <b:Year>1997</b:Year>
    <b:JournalName>Songklanakarin Journal of Science and Technology</b:JournalName>
    <b:RefOrder>29</b:RefOrder>
  </b:Source>
  <b:Source>
    <b:Tag>Rit10</b:Tag>
    <b:SourceType>JournalArticle</b:SourceType>
    <b:Guid>{78DDB353-8CF6-46BD-97DA-24D76A60AC68}</b:Guid>
    <b:Author>
      <b:Author>
        <b:NameList>
          <b:Person>
            <b:Last>Rittirut</b:Last>
            <b:First>Waigoon</b:First>
          </b:Person>
          <b:Person>
            <b:Last>Thongurai</b:Last>
            <b:First>Chakrit</b:First>
          </b:Person>
          <b:Person>
            <b:Last>Siripatan</b:Last>
            <b:First>Chairat</b:First>
          </b:Person>
        </b:NameList>
      </b:Author>
    </b:Author>
    <b:Title>Mathematical Simulation of Solid-Liquid Diffusion in Continuous Countercurrent Extraction Process, Part I - Modeling Development</b:Title>
    <b:Year>2010</b:Year>
    <b:JournalName>INTERNATIONAL JOURNAL OF CHEMICAL REACTOR ENGINEERING</b:JournalName>
    <b:RefOrder>30</b:RefOrder>
  </b:Source>
  <b:Source>
    <b:Tag>Lóp13</b:Tag>
    <b:SourceType>JournalArticle</b:SourceType>
    <b:Guid>{17F287A4-E6BE-4483-BB51-78AAA3112762}</b:Guid>
    <b:Author>
      <b:Author>
        <b:NameList>
          <b:Person>
            <b:Last>López-Jiménez</b:Last>
            <b:First>Auxiliadora</b:First>
          </b:Person>
          <b:Person>
            <b:Last>García-Caballero</b:Last>
            <b:First>Melissa</b:First>
          </b:Person>
          <b:Person>
            <b:Last>Medina</b:Last>
            <b:First>Miguel</b:First>
            <b:Middle>Ángel</b:Middle>
          </b:Person>
          <b:Person>
            <b:Last>Quesada</b:Last>
            <b:First>Ana</b:First>
            <b:Middle>R.</b:Middle>
          </b:Person>
        </b:NameList>
      </b:Author>
    </b:Author>
    <b:Title>Anti-angiogenic properties of carnosol and carnosic acid, two major dietary compounds from rosemary</b:Title>
    <b:Year>2013</b:Year>
    <b:Volume>52</b:Volume>
    <b:Issue>1</b:Issue>
    <b:JournalName>European Journal of Nutrition</b:JournalName>
    <b:Pages>85-95</b:Pages>
    <b:DOI>https://doi.org/10.1007/s00394-011-0289-x</b:DOI>
    <b:RefOrder>14</b:RefOrder>
  </b:Source>
</b:Sources>
</file>

<file path=customXml/itemProps1.xml><?xml version="1.0" encoding="utf-8"?>
<ds:datastoreItem xmlns:ds="http://schemas.openxmlformats.org/officeDocument/2006/customXml" ds:itemID="{84778816-79F9-436D-A7E2-861331C8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36</Pages>
  <Words>9429</Words>
  <Characters>51861</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GP</Company>
  <LinksUpToDate>false</LinksUpToDate>
  <CharactersWithSpaces>61168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Ezequiel Benelli</dc:creator>
  <cp:lastModifiedBy>Federico Ezequiel Benelli</cp:lastModifiedBy>
  <cp:revision>4</cp:revision>
  <cp:lastPrinted>2018-02-01T19:24:00Z</cp:lastPrinted>
  <dcterms:created xsi:type="dcterms:W3CDTF">2019-03-18T22:30:00Z</dcterms:created>
  <dcterms:modified xsi:type="dcterms:W3CDTF">2019-06-24T22:05:00Z</dcterms:modified>
</cp:coreProperties>
</file>