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EBCECA" w14:textId="77777777" w:rsidR="003D7A76" w:rsidRDefault="00140FBE" w:rsidP="00F5052E">
      <w:bookmarkStart w:id="0" w:name="_Hlk535958856"/>
      <w:bookmarkEnd w:id="0"/>
      <w:r>
        <w:rPr>
          <w:noProof/>
          <w:lang w:eastAsia="es-ES"/>
        </w:rPr>
        <w:drawing>
          <wp:anchor distT="0" distB="0" distL="114300" distR="114300" simplePos="0" relativeHeight="251658240" behindDoc="0" locked="0" layoutInCell="1" allowOverlap="1" wp14:anchorId="5BEBD15B" wp14:editId="5BEBD15C">
            <wp:simplePos x="0" y="0"/>
            <wp:positionH relativeFrom="margin">
              <wp:align>center</wp:align>
            </wp:positionH>
            <wp:positionV relativeFrom="paragraph">
              <wp:posOffset>-43815</wp:posOffset>
            </wp:positionV>
            <wp:extent cx="4762500" cy="1343025"/>
            <wp:effectExtent l="19050" t="0" r="0" b="0"/>
            <wp:wrapNone/>
            <wp:docPr id="33" name="Imagen 2" descr="http://www.efn.uncor.edu/images/logo_nuevo_efn_w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http://www.efn.uncor.edu/images/logo_nuevo_efn_web.jpg"/>
                    <pic:cNvPicPr>
                      <a:picLocks noChangeAspect="1" noChangeArrowheads="1"/>
                    </pic:cNvPicPr>
                  </pic:nvPicPr>
                  <pic:blipFill>
                    <a:blip r:embed="rId8" r:link="rId9" cstate="email">
                      <a:extLst>
                        <a:ext uri="{28A0092B-C50C-407E-A947-70E740481C1C}">
                          <a14:useLocalDpi xmlns:a14="http://schemas.microsoft.com/office/drawing/2010/main" val="0"/>
                        </a:ext>
                      </a:extLst>
                    </a:blip>
                    <a:srcRect/>
                    <a:stretch>
                      <a:fillRect/>
                    </a:stretch>
                  </pic:blipFill>
                  <pic:spPr bwMode="auto">
                    <a:xfrm>
                      <a:off x="0" y="0"/>
                      <a:ext cx="4762500" cy="1343025"/>
                    </a:xfrm>
                    <a:prstGeom prst="rect">
                      <a:avLst/>
                    </a:prstGeom>
                    <a:noFill/>
                    <a:ln>
                      <a:noFill/>
                    </a:ln>
                  </pic:spPr>
                </pic:pic>
              </a:graphicData>
            </a:graphic>
          </wp:anchor>
        </w:drawing>
      </w:r>
    </w:p>
    <w:p w14:paraId="5BEBCECB" w14:textId="77777777" w:rsidR="003D7A76" w:rsidRPr="003D7A76" w:rsidRDefault="003D7A76" w:rsidP="00F5052E"/>
    <w:p w14:paraId="5BEBCECC" w14:textId="77777777" w:rsidR="003D7A76" w:rsidRPr="003D7A76" w:rsidRDefault="003D7A76" w:rsidP="00F5052E"/>
    <w:p w14:paraId="5BEBCECD" w14:textId="77777777" w:rsidR="003D7A76" w:rsidRPr="003D7A76" w:rsidRDefault="003D7A76" w:rsidP="00F5052E"/>
    <w:p w14:paraId="5BEBCECE" w14:textId="77777777" w:rsidR="003D7A76" w:rsidRDefault="003D7A76" w:rsidP="00F5052E"/>
    <w:p w14:paraId="5BEBCECF" w14:textId="77777777" w:rsidR="00CD575C" w:rsidRDefault="00CD575C" w:rsidP="00F5052E"/>
    <w:p w14:paraId="5BEBCED0" w14:textId="77777777" w:rsidR="003D7A76" w:rsidRPr="00760723" w:rsidRDefault="001671AA" w:rsidP="00760723">
      <w:pPr>
        <w:jc w:val="center"/>
        <w:rPr>
          <w:b/>
        </w:rPr>
      </w:pPr>
      <w:r w:rsidRPr="00760723">
        <w:rPr>
          <w:b/>
        </w:rPr>
        <w:t>PROYECTO INTEGRADOR</w:t>
      </w:r>
    </w:p>
    <w:p w14:paraId="5BEBCED1" w14:textId="77777777" w:rsidR="003D7A76" w:rsidRPr="00167809" w:rsidRDefault="37BE0A0F" w:rsidP="37BE0A0F">
      <w:pPr>
        <w:jc w:val="center"/>
        <w:rPr>
          <w:b/>
          <w:bCs/>
          <w:sz w:val="24"/>
          <w:szCs w:val="24"/>
        </w:rPr>
      </w:pPr>
      <w:r w:rsidRPr="37BE0A0F">
        <w:rPr>
          <w:b/>
          <w:bCs/>
          <w:sz w:val="24"/>
          <w:szCs w:val="24"/>
        </w:rPr>
        <w:t>“Diseño de una planta de obtención de ácido carnósico a partir de hojas de romero (</w:t>
      </w:r>
      <w:proofErr w:type="spellStart"/>
      <w:r w:rsidRPr="37BE0A0F">
        <w:rPr>
          <w:b/>
          <w:bCs/>
          <w:i/>
          <w:iCs/>
          <w:sz w:val="24"/>
          <w:szCs w:val="24"/>
        </w:rPr>
        <w:t>Rosmarinus</w:t>
      </w:r>
      <w:proofErr w:type="spellEnd"/>
      <w:r w:rsidR="00590C24">
        <w:rPr>
          <w:b/>
          <w:bCs/>
          <w:i/>
          <w:iCs/>
          <w:sz w:val="24"/>
          <w:szCs w:val="24"/>
        </w:rPr>
        <w:t xml:space="preserve"> </w:t>
      </w:r>
      <w:proofErr w:type="spellStart"/>
      <w:r w:rsidRPr="37BE0A0F">
        <w:rPr>
          <w:b/>
          <w:bCs/>
          <w:i/>
          <w:iCs/>
          <w:sz w:val="24"/>
          <w:szCs w:val="24"/>
        </w:rPr>
        <w:t>officinalis</w:t>
      </w:r>
      <w:proofErr w:type="spellEnd"/>
      <w:r w:rsidRPr="37BE0A0F">
        <w:rPr>
          <w:b/>
          <w:bCs/>
          <w:sz w:val="24"/>
          <w:szCs w:val="24"/>
        </w:rPr>
        <w:t>)”</w:t>
      </w:r>
    </w:p>
    <w:p w14:paraId="5BEBCED2" w14:textId="77777777" w:rsidR="009D3EDA" w:rsidRPr="00CD575C" w:rsidRDefault="009D3EDA" w:rsidP="00F5052E"/>
    <w:p w14:paraId="5BEBCED3" w14:textId="77777777" w:rsidR="003D7A76" w:rsidRDefault="003D7A76" w:rsidP="00F5052E"/>
    <w:p w14:paraId="5BEBCED4" w14:textId="77777777" w:rsidR="00CD575C" w:rsidRDefault="00CD575C" w:rsidP="00F5052E"/>
    <w:p w14:paraId="5BEBCED5" w14:textId="77777777" w:rsidR="00CD575C" w:rsidRDefault="00CD575C" w:rsidP="00F5052E"/>
    <w:p w14:paraId="5BEBCED6" w14:textId="77777777" w:rsidR="00CD575C" w:rsidRPr="00CD575C" w:rsidRDefault="00CD575C" w:rsidP="00F5052E"/>
    <w:p w14:paraId="5BEBCED7" w14:textId="77777777" w:rsidR="009D3EDA" w:rsidRPr="00CD575C" w:rsidRDefault="009D3EDA" w:rsidP="00F5052E"/>
    <w:p w14:paraId="5BEBCED8" w14:textId="77777777" w:rsidR="003D7A76" w:rsidRPr="00AF7E64" w:rsidRDefault="63D7203D" w:rsidP="00F5052E">
      <w:proofErr w:type="spellStart"/>
      <w:proofErr w:type="gramStart"/>
      <w:r w:rsidRPr="00AF7E64">
        <w:rPr>
          <w:b/>
        </w:rPr>
        <w:t>Alumno:</w:t>
      </w:r>
      <w:r w:rsidR="00AC1D24">
        <w:t>Benelli</w:t>
      </w:r>
      <w:proofErr w:type="spellEnd"/>
      <w:proofErr w:type="gramEnd"/>
      <w:r w:rsidR="00AC1D24">
        <w:t>, Federico Ezequiel</w:t>
      </w:r>
    </w:p>
    <w:p w14:paraId="5BEBCED9" w14:textId="77777777" w:rsidR="003D7A76" w:rsidRPr="00CD575C" w:rsidRDefault="003D7A76" w:rsidP="00F5052E"/>
    <w:p w14:paraId="5BEBCEDA" w14:textId="77777777" w:rsidR="00CD575C" w:rsidRDefault="00CD575C" w:rsidP="00F5052E"/>
    <w:p w14:paraId="5BEBCEDB" w14:textId="77777777" w:rsidR="00CD575C" w:rsidRDefault="00CD575C" w:rsidP="00F5052E"/>
    <w:p w14:paraId="5BEBCEDC" w14:textId="77777777" w:rsidR="00CD575C" w:rsidRDefault="00CD575C" w:rsidP="00F5052E"/>
    <w:p w14:paraId="5BEBCEDD" w14:textId="77777777" w:rsidR="003D7A76" w:rsidRDefault="001671AA" w:rsidP="00760723">
      <w:pPr>
        <w:tabs>
          <w:tab w:val="left" w:pos="2127"/>
        </w:tabs>
      </w:pPr>
      <w:r>
        <w:t>Direc</w:t>
      </w:r>
      <w:r w:rsidR="006B1776">
        <w:t>ción</w:t>
      </w:r>
      <w:r>
        <w:t>:</w:t>
      </w:r>
      <w:r w:rsidR="006B1776">
        <w:tab/>
      </w:r>
      <w:r>
        <w:t xml:space="preserve">Ing. </w:t>
      </w:r>
      <w:r w:rsidR="00AC1D24">
        <w:t>Severini, Hernán</w:t>
      </w:r>
    </w:p>
    <w:p w14:paraId="5BEBCEDE" w14:textId="77777777" w:rsidR="001671AA" w:rsidRPr="00760723" w:rsidRDefault="006B1776" w:rsidP="00760723">
      <w:pPr>
        <w:tabs>
          <w:tab w:val="left" w:pos="2127"/>
        </w:tabs>
      </w:pPr>
      <w:r>
        <w:tab/>
      </w:r>
      <w:proofErr w:type="spellStart"/>
      <w:r w:rsidR="00AC1D24">
        <w:t>Bioq</w:t>
      </w:r>
      <w:proofErr w:type="spellEnd"/>
      <w:r w:rsidR="007A5FA5">
        <w:t xml:space="preserve">. </w:t>
      </w:r>
      <w:r w:rsidR="00AC1D24">
        <w:t>Turco, Mauricio Daniel</w:t>
      </w:r>
    </w:p>
    <w:p w14:paraId="5BEBCEDF" w14:textId="77777777" w:rsidR="001671AA" w:rsidRDefault="00760723" w:rsidP="00F5052E">
      <w:r>
        <w:t>Marzo</w:t>
      </w:r>
      <w:r w:rsidR="00127F28">
        <w:t xml:space="preserve"> de 201</w:t>
      </w:r>
      <w:r w:rsidR="00AC1D24">
        <w:t>9</w:t>
      </w:r>
    </w:p>
    <w:p w14:paraId="5BEBCEE0" w14:textId="77777777" w:rsidR="007A5FA5" w:rsidRDefault="007A5FA5" w:rsidP="00F5052E"/>
    <w:p w14:paraId="5BEBCEE1" w14:textId="77777777" w:rsidR="00520764" w:rsidRDefault="00520764" w:rsidP="00F5052E"/>
    <w:p w14:paraId="5BEBCEE2" w14:textId="77777777" w:rsidR="00520764" w:rsidRDefault="00520764" w:rsidP="00F5052E"/>
    <w:p w14:paraId="5BEBCEE3" w14:textId="77777777" w:rsidR="00760723" w:rsidRDefault="00760723">
      <w:pPr>
        <w:spacing w:after="0" w:line="240" w:lineRule="auto"/>
        <w:ind w:firstLine="0"/>
        <w:jc w:val="left"/>
      </w:pPr>
      <w:r>
        <w:br w:type="page"/>
      </w:r>
    </w:p>
    <w:p w14:paraId="5BEBCEE4" w14:textId="77777777" w:rsidR="00AF7E64" w:rsidRPr="00C34162" w:rsidRDefault="00AF7E64" w:rsidP="00760723">
      <w:pPr>
        <w:ind w:firstLine="0"/>
        <w:rPr>
          <w:b/>
        </w:rPr>
      </w:pPr>
      <w:r w:rsidRPr="00C34162">
        <w:rPr>
          <w:b/>
        </w:rPr>
        <w:lastRenderedPageBreak/>
        <w:t>Índice General</w:t>
      </w:r>
    </w:p>
    <w:p w14:paraId="5BEBCEE5" w14:textId="77777777" w:rsidR="002D7BA5" w:rsidRDefault="00B00782">
      <w:pPr>
        <w:pStyle w:val="TOC1"/>
        <w:rPr>
          <w:rFonts w:asciiTheme="minorHAnsi" w:eastAsiaTheme="minorEastAsia" w:hAnsiTheme="minorHAnsi" w:cstheme="minorBidi"/>
          <w:b w:val="0"/>
          <w:bCs w:val="0"/>
          <w:caps w:val="0"/>
          <w:noProof/>
          <w:sz w:val="22"/>
          <w:szCs w:val="22"/>
          <w:lang w:eastAsia="es-ES"/>
        </w:rPr>
      </w:pPr>
      <w:r>
        <w:fldChar w:fldCharType="begin"/>
      </w:r>
      <w:r w:rsidR="00AF7E64">
        <w:instrText xml:space="preserve"> TOC \o "1-3" \h \z \u </w:instrText>
      </w:r>
      <w:r>
        <w:fldChar w:fldCharType="separate"/>
      </w:r>
      <w:hyperlink w:anchor="_Toc535446884" w:history="1">
        <w:r w:rsidR="002D7BA5" w:rsidRPr="00F806E2">
          <w:rPr>
            <w:rStyle w:val="Hyperlink"/>
            <w:noProof/>
          </w:rPr>
          <w:t>1</w:t>
        </w:r>
        <w:r w:rsidR="002D7BA5">
          <w:rPr>
            <w:rFonts w:asciiTheme="minorHAnsi" w:eastAsiaTheme="minorEastAsia" w:hAnsiTheme="minorHAnsi" w:cstheme="minorBidi"/>
            <w:b w:val="0"/>
            <w:bCs w:val="0"/>
            <w:caps w:val="0"/>
            <w:noProof/>
            <w:sz w:val="22"/>
            <w:szCs w:val="22"/>
            <w:lang w:eastAsia="es-ES"/>
          </w:rPr>
          <w:tab/>
        </w:r>
        <w:r w:rsidR="002D7BA5" w:rsidRPr="00F806E2">
          <w:rPr>
            <w:rStyle w:val="Hyperlink"/>
            <w:noProof/>
          </w:rPr>
          <w:t>INTRODUCCIÓN</w:t>
        </w:r>
        <w:r w:rsidR="002D7BA5">
          <w:rPr>
            <w:noProof/>
            <w:webHidden/>
          </w:rPr>
          <w:tab/>
        </w:r>
        <w:r>
          <w:rPr>
            <w:noProof/>
            <w:webHidden/>
          </w:rPr>
          <w:fldChar w:fldCharType="begin"/>
        </w:r>
        <w:r w:rsidR="002D7BA5">
          <w:rPr>
            <w:noProof/>
            <w:webHidden/>
          </w:rPr>
          <w:instrText xml:space="preserve"> PAGEREF _Toc535446884 \h </w:instrText>
        </w:r>
        <w:r>
          <w:rPr>
            <w:noProof/>
            <w:webHidden/>
          </w:rPr>
        </w:r>
        <w:r>
          <w:rPr>
            <w:noProof/>
            <w:webHidden/>
          </w:rPr>
          <w:fldChar w:fldCharType="separate"/>
        </w:r>
        <w:r w:rsidR="002D7BA5">
          <w:rPr>
            <w:noProof/>
            <w:webHidden/>
          </w:rPr>
          <w:t>4</w:t>
        </w:r>
        <w:r>
          <w:rPr>
            <w:noProof/>
            <w:webHidden/>
          </w:rPr>
          <w:fldChar w:fldCharType="end"/>
        </w:r>
      </w:hyperlink>
    </w:p>
    <w:p w14:paraId="5BEBCEE6" w14:textId="77777777" w:rsidR="002D7BA5" w:rsidRDefault="00D9190D">
      <w:pPr>
        <w:pStyle w:val="TOC1"/>
        <w:rPr>
          <w:rFonts w:asciiTheme="minorHAnsi" w:eastAsiaTheme="minorEastAsia" w:hAnsiTheme="minorHAnsi" w:cstheme="minorBidi"/>
          <w:b w:val="0"/>
          <w:bCs w:val="0"/>
          <w:caps w:val="0"/>
          <w:noProof/>
          <w:sz w:val="22"/>
          <w:szCs w:val="22"/>
          <w:lang w:eastAsia="es-ES"/>
        </w:rPr>
      </w:pPr>
      <w:hyperlink w:anchor="_Toc535446885" w:history="1">
        <w:r w:rsidR="002D7BA5" w:rsidRPr="00F806E2">
          <w:rPr>
            <w:rStyle w:val="Hyperlink"/>
            <w:noProof/>
          </w:rPr>
          <w:t>2</w:t>
        </w:r>
        <w:r w:rsidR="002D7BA5">
          <w:rPr>
            <w:rFonts w:asciiTheme="minorHAnsi" w:eastAsiaTheme="minorEastAsia" w:hAnsiTheme="minorHAnsi" w:cstheme="minorBidi"/>
            <w:b w:val="0"/>
            <w:bCs w:val="0"/>
            <w:caps w:val="0"/>
            <w:noProof/>
            <w:sz w:val="22"/>
            <w:szCs w:val="22"/>
            <w:lang w:eastAsia="es-ES"/>
          </w:rPr>
          <w:tab/>
        </w:r>
        <w:r w:rsidR="002D7BA5" w:rsidRPr="00F806E2">
          <w:rPr>
            <w:rStyle w:val="Hyperlink"/>
            <w:noProof/>
          </w:rPr>
          <w:t>OBJETIVOS</w:t>
        </w:r>
        <w:r w:rsidR="002D7BA5">
          <w:rPr>
            <w:noProof/>
            <w:webHidden/>
          </w:rPr>
          <w:tab/>
        </w:r>
        <w:r w:rsidR="00B00782">
          <w:rPr>
            <w:noProof/>
            <w:webHidden/>
          </w:rPr>
          <w:fldChar w:fldCharType="begin"/>
        </w:r>
        <w:r w:rsidR="002D7BA5">
          <w:rPr>
            <w:noProof/>
            <w:webHidden/>
          </w:rPr>
          <w:instrText xml:space="preserve"> PAGEREF _Toc535446885 \h </w:instrText>
        </w:r>
        <w:r w:rsidR="00B00782">
          <w:rPr>
            <w:noProof/>
            <w:webHidden/>
          </w:rPr>
        </w:r>
        <w:r w:rsidR="00B00782">
          <w:rPr>
            <w:noProof/>
            <w:webHidden/>
          </w:rPr>
          <w:fldChar w:fldCharType="separate"/>
        </w:r>
        <w:r w:rsidR="002D7BA5">
          <w:rPr>
            <w:noProof/>
            <w:webHidden/>
          </w:rPr>
          <w:t>5</w:t>
        </w:r>
        <w:r w:rsidR="00B00782">
          <w:rPr>
            <w:noProof/>
            <w:webHidden/>
          </w:rPr>
          <w:fldChar w:fldCharType="end"/>
        </w:r>
      </w:hyperlink>
    </w:p>
    <w:p w14:paraId="5BEBCEE7" w14:textId="77777777" w:rsidR="002D7BA5" w:rsidRDefault="00D9190D">
      <w:pPr>
        <w:pStyle w:val="TOC2"/>
        <w:rPr>
          <w:rFonts w:asciiTheme="minorHAnsi" w:eastAsiaTheme="minorEastAsia" w:hAnsiTheme="minorHAnsi" w:cstheme="minorBidi"/>
          <w:b w:val="0"/>
          <w:bCs w:val="0"/>
          <w:noProof/>
          <w:sz w:val="22"/>
          <w:szCs w:val="22"/>
          <w:lang w:eastAsia="es-ES"/>
        </w:rPr>
      </w:pPr>
      <w:hyperlink w:anchor="_Toc535446886" w:history="1">
        <w:r w:rsidR="002D7BA5" w:rsidRPr="00F806E2">
          <w:rPr>
            <w:rStyle w:val="Hyperlink"/>
            <w:noProof/>
          </w:rPr>
          <w:t>2.1</w:t>
        </w:r>
        <w:r w:rsidR="002D7BA5">
          <w:rPr>
            <w:rFonts w:asciiTheme="minorHAnsi" w:eastAsiaTheme="minorEastAsia" w:hAnsiTheme="minorHAnsi" w:cstheme="minorBidi"/>
            <w:b w:val="0"/>
            <w:bCs w:val="0"/>
            <w:noProof/>
            <w:sz w:val="22"/>
            <w:szCs w:val="22"/>
            <w:lang w:eastAsia="es-ES"/>
          </w:rPr>
          <w:tab/>
        </w:r>
        <w:r w:rsidR="002D7BA5" w:rsidRPr="00F806E2">
          <w:rPr>
            <w:rStyle w:val="Hyperlink"/>
            <w:noProof/>
          </w:rPr>
          <w:t>Objetivo general</w:t>
        </w:r>
        <w:r w:rsidR="002D7BA5">
          <w:rPr>
            <w:noProof/>
            <w:webHidden/>
          </w:rPr>
          <w:tab/>
        </w:r>
        <w:r w:rsidR="00B00782">
          <w:rPr>
            <w:noProof/>
            <w:webHidden/>
          </w:rPr>
          <w:fldChar w:fldCharType="begin"/>
        </w:r>
        <w:r w:rsidR="002D7BA5">
          <w:rPr>
            <w:noProof/>
            <w:webHidden/>
          </w:rPr>
          <w:instrText xml:space="preserve"> PAGEREF _Toc535446886 \h </w:instrText>
        </w:r>
        <w:r w:rsidR="00B00782">
          <w:rPr>
            <w:noProof/>
            <w:webHidden/>
          </w:rPr>
        </w:r>
        <w:r w:rsidR="00B00782">
          <w:rPr>
            <w:noProof/>
            <w:webHidden/>
          </w:rPr>
          <w:fldChar w:fldCharType="separate"/>
        </w:r>
        <w:r w:rsidR="002D7BA5">
          <w:rPr>
            <w:noProof/>
            <w:webHidden/>
          </w:rPr>
          <w:t>5</w:t>
        </w:r>
        <w:r w:rsidR="00B00782">
          <w:rPr>
            <w:noProof/>
            <w:webHidden/>
          </w:rPr>
          <w:fldChar w:fldCharType="end"/>
        </w:r>
      </w:hyperlink>
    </w:p>
    <w:p w14:paraId="5BEBCEE8" w14:textId="77777777" w:rsidR="002D7BA5" w:rsidRDefault="00D9190D">
      <w:pPr>
        <w:pStyle w:val="TOC2"/>
        <w:rPr>
          <w:rFonts w:asciiTheme="minorHAnsi" w:eastAsiaTheme="minorEastAsia" w:hAnsiTheme="minorHAnsi" w:cstheme="minorBidi"/>
          <w:b w:val="0"/>
          <w:bCs w:val="0"/>
          <w:noProof/>
          <w:sz w:val="22"/>
          <w:szCs w:val="22"/>
          <w:lang w:eastAsia="es-ES"/>
        </w:rPr>
      </w:pPr>
      <w:hyperlink w:anchor="_Toc535446887" w:history="1">
        <w:r w:rsidR="002D7BA5" w:rsidRPr="00F806E2">
          <w:rPr>
            <w:rStyle w:val="Hyperlink"/>
            <w:noProof/>
          </w:rPr>
          <w:t>2.2</w:t>
        </w:r>
        <w:r w:rsidR="002D7BA5">
          <w:rPr>
            <w:rFonts w:asciiTheme="minorHAnsi" w:eastAsiaTheme="minorEastAsia" w:hAnsiTheme="minorHAnsi" w:cstheme="minorBidi"/>
            <w:b w:val="0"/>
            <w:bCs w:val="0"/>
            <w:noProof/>
            <w:sz w:val="22"/>
            <w:szCs w:val="22"/>
            <w:lang w:eastAsia="es-ES"/>
          </w:rPr>
          <w:tab/>
        </w:r>
        <w:r w:rsidR="002D7BA5" w:rsidRPr="00F806E2">
          <w:rPr>
            <w:rStyle w:val="Hyperlink"/>
            <w:noProof/>
          </w:rPr>
          <w:t>Objetivos específicos</w:t>
        </w:r>
        <w:r w:rsidR="002D7BA5">
          <w:rPr>
            <w:noProof/>
            <w:webHidden/>
          </w:rPr>
          <w:tab/>
        </w:r>
        <w:r w:rsidR="00B00782">
          <w:rPr>
            <w:noProof/>
            <w:webHidden/>
          </w:rPr>
          <w:fldChar w:fldCharType="begin"/>
        </w:r>
        <w:r w:rsidR="002D7BA5">
          <w:rPr>
            <w:noProof/>
            <w:webHidden/>
          </w:rPr>
          <w:instrText xml:space="preserve"> PAGEREF _Toc535446887 \h </w:instrText>
        </w:r>
        <w:r w:rsidR="00B00782">
          <w:rPr>
            <w:noProof/>
            <w:webHidden/>
          </w:rPr>
        </w:r>
        <w:r w:rsidR="00B00782">
          <w:rPr>
            <w:noProof/>
            <w:webHidden/>
          </w:rPr>
          <w:fldChar w:fldCharType="separate"/>
        </w:r>
        <w:r w:rsidR="002D7BA5">
          <w:rPr>
            <w:noProof/>
            <w:webHidden/>
          </w:rPr>
          <w:t>5</w:t>
        </w:r>
        <w:r w:rsidR="00B00782">
          <w:rPr>
            <w:noProof/>
            <w:webHidden/>
          </w:rPr>
          <w:fldChar w:fldCharType="end"/>
        </w:r>
      </w:hyperlink>
    </w:p>
    <w:p w14:paraId="5BEBCEE9" w14:textId="77777777" w:rsidR="002D7BA5" w:rsidRDefault="00D9190D">
      <w:pPr>
        <w:pStyle w:val="TOC1"/>
        <w:rPr>
          <w:rFonts w:asciiTheme="minorHAnsi" w:eastAsiaTheme="minorEastAsia" w:hAnsiTheme="minorHAnsi" w:cstheme="minorBidi"/>
          <w:b w:val="0"/>
          <w:bCs w:val="0"/>
          <w:caps w:val="0"/>
          <w:noProof/>
          <w:sz w:val="22"/>
          <w:szCs w:val="22"/>
          <w:lang w:eastAsia="es-ES"/>
        </w:rPr>
      </w:pPr>
      <w:hyperlink w:anchor="_Toc535446888" w:history="1">
        <w:r w:rsidR="002D7BA5" w:rsidRPr="00F806E2">
          <w:rPr>
            <w:rStyle w:val="Hyperlink"/>
            <w:noProof/>
          </w:rPr>
          <w:t>3</w:t>
        </w:r>
        <w:r w:rsidR="002D7BA5">
          <w:rPr>
            <w:rFonts w:asciiTheme="minorHAnsi" w:eastAsiaTheme="minorEastAsia" w:hAnsiTheme="minorHAnsi" w:cstheme="minorBidi"/>
            <w:b w:val="0"/>
            <w:bCs w:val="0"/>
            <w:caps w:val="0"/>
            <w:noProof/>
            <w:sz w:val="22"/>
            <w:szCs w:val="22"/>
            <w:lang w:eastAsia="es-ES"/>
          </w:rPr>
          <w:tab/>
        </w:r>
        <w:r w:rsidR="002D7BA5" w:rsidRPr="00F806E2">
          <w:rPr>
            <w:rStyle w:val="Hyperlink"/>
            <w:noProof/>
          </w:rPr>
          <w:t>MARCO TEÓRICO</w:t>
        </w:r>
        <w:r w:rsidR="002D7BA5">
          <w:rPr>
            <w:noProof/>
            <w:webHidden/>
          </w:rPr>
          <w:tab/>
        </w:r>
        <w:r w:rsidR="00B00782">
          <w:rPr>
            <w:noProof/>
            <w:webHidden/>
          </w:rPr>
          <w:fldChar w:fldCharType="begin"/>
        </w:r>
        <w:r w:rsidR="002D7BA5">
          <w:rPr>
            <w:noProof/>
            <w:webHidden/>
          </w:rPr>
          <w:instrText xml:space="preserve"> PAGEREF _Toc535446888 \h </w:instrText>
        </w:r>
        <w:r w:rsidR="00B00782">
          <w:rPr>
            <w:noProof/>
            <w:webHidden/>
          </w:rPr>
        </w:r>
        <w:r w:rsidR="00B00782">
          <w:rPr>
            <w:noProof/>
            <w:webHidden/>
          </w:rPr>
          <w:fldChar w:fldCharType="separate"/>
        </w:r>
        <w:r w:rsidR="002D7BA5">
          <w:rPr>
            <w:noProof/>
            <w:webHidden/>
          </w:rPr>
          <w:t>5</w:t>
        </w:r>
        <w:r w:rsidR="00B00782">
          <w:rPr>
            <w:noProof/>
            <w:webHidden/>
          </w:rPr>
          <w:fldChar w:fldCharType="end"/>
        </w:r>
      </w:hyperlink>
    </w:p>
    <w:p w14:paraId="5BEBCEEA" w14:textId="77777777" w:rsidR="002D7BA5" w:rsidRDefault="00D9190D">
      <w:pPr>
        <w:pStyle w:val="TOC2"/>
        <w:rPr>
          <w:rFonts w:asciiTheme="minorHAnsi" w:eastAsiaTheme="minorEastAsia" w:hAnsiTheme="minorHAnsi" w:cstheme="minorBidi"/>
          <w:b w:val="0"/>
          <w:bCs w:val="0"/>
          <w:noProof/>
          <w:sz w:val="22"/>
          <w:szCs w:val="22"/>
          <w:lang w:eastAsia="es-ES"/>
        </w:rPr>
      </w:pPr>
      <w:hyperlink w:anchor="_Toc535446889" w:history="1">
        <w:r w:rsidR="002D7BA5" w:rsidRPr="00F806E2">
          <w:rPr>
            <w:rStyle w:val="Hyperlink"/>
            <w:noProof/>
          </w:rPr>
          <w:t>3.1</w:t>
        </w:r>
        <w:r w:rsidR="002D7BA5">
          <w:rPr>
            <w:rFonts w:asciiTheme="minorHAnsi" w:eastAsiaTheme="minorEastAsia" w:hAnsiTheme="minorHAnsi" w:cstheme="minorBidi"/>
            <w:b w:val="0"/>
            <w:bCs w:val="0"/>
            <w:noProof/>
            <w:sz w:val="22"/>
            <w:szCs w:val="22"/>
            <w:lang w:eastAsia="es-ES"/>
          </w:rPr>
          <w:tab/>
        </w:r>
        <w:r w:rsidR="002D7BA5" w:rsidRPr="00F806E2">
          <w:rPr>
            <w:rStyle w:val="Hyperlink"/>
            <w:noProof/>
          </w:rPr>
          <w:t>Ácido Carnósico</w:t>
        </w:r>
        <w:r w:rsidR="002D7BA5">
          <w:rPr>
            <w:noProof/>
            <w:webHidden/>
          </w:rPr>
          <w:tab/>
        </w:r>
        <w:r w:rsidR="00B00782">
          <w:rPr>
            <w:noProof/>
            <w:webHidden/>
          </w:rPr>
          <w:fldChar w:fldCharType="begin"/>
        </w:r>
        <w:r w:rsidR="002D7BA5">
          <w:rPr>
            <w:noProof/>
            <w:webHidden/>
          </w:rPr>
          <w:instrText xml:space="preserve"> PAGEREF _Toc535446889 \h </w:instrText>
        </w:r>
        <w:r w:rsidR="00B00782">
          <w:rPr>
            <w:noProof/>
            <w:webHidden/>
          </w:rPr>
        </w:r>
        <w:r w:rsidR="00B00782">
          <w:rPr>
            <w:noProof/>
            <w:webHidden/>
          </w:rPr>
          <w:fldChar w:fldCharType="separate"/>
        </w:r>
        <w:r w:rsidR="002D7BA5">
          <w:rPr>
            <w:noProof/>
            <w:webHidden/>
          </w:rPr>
          <w:t>5</w:t>
        </w:r>
        <w:r w:rsidR="00B00782">
          <w:rPr>
            <w:noProof/>
            <w:webHidden/>
          </w:rPr>
          <w:fldChar w:fldCharType="end"/>
        </w:r>
      </w:hyperlink>
    </w:p>
    <w:p w14:paraId="5BEBCEEB" w14:textId="77777777" w:rsidR="002D7BA5" w:rsidRDefault="00D9190D">
      <w:pPr>
        <w:pStyle w:val="TOC3"/>
        <w:rPr>
          <w:rFonts w:asciiTheme="minorHAnsi" w:eastAsiaTheme="minorEastAsia" w:hAnsiTheme="minorHAnsi" w:cstheme="minorBidi"/>
          <w:noProof/>
          <w:sz w:val="22"/>
          <w:szCs w:val="22"/>
          <w:lang w:eastAsia="es-ES"/>
        </w:rPr>
      </w:pPr>
      <w:hyperlink w:anchor="_Toc535446890" w:history="1">
        <w:r w:rsidR="002D7BA5" w:rsidRPr="00F806E2">
          <w:rPr>
            <w:rStyle w:val="Hyperlink"/>
            <w:noProof/>
          </w:rPr>
          <w:t>3.1.1</w:t>
        </w:r>
        <w:r w:rsidR="002D7BA5">
          <w:rPr>
            <w:rFonts w:asciiTheme="minorHAnsi" w:eastAsiaTheme="minorEastAsia" w:hAnsiTheme="minorHAnsi" w:cstheme="minorBidi"/>
            <w:noProof/>
            <w:sz w:val="22"/>
            <w:szCs w:val="22"/>
            <w:lang w:eastAsia="es-ES"/>
          </w:rPr>
          <w:tab/>
        </w:r>
        <w:r w:rsidR="002D7BA5" w:rsidRPr="00F806E2">
          <w:rPr>
            <w:rStyle w:val="Hyperlink"/>
            <w:noProof/>
          </w:rPr>
          <w:t>Generalidades</w:t>
        </w:r>
        <w:r w:rsidR="002D7BA5">
          <w:rPr>
            <w:noProof/>
            <w:webHidden/>
          </w:rPr>
          <w:tab/>
        </w:r>
        <w:r w:rsidR="00B00782">
          <w:rPr>
            <w:noProof/>
            <w:webHidden/>
          </w:rPr>
          <w:fldChar w:fldCharType="begin"/>
        </w:r>
        <w:r w:rsidR="002D7BA5">
          <w:rPr>
            <w:noProof/>
            <w:webHidden/>
          </w:rPr>
          <w:instrText xml:space="preserve"> PAGEREF _Toc535446890 \h </w:instrText>
        </w:r>
        <w:r w:rsidR="00B00782">
          <w:rPr>
            <w:noProof/>
            <w:webHidden/>
          </w:rPr>
        </w:r>
        <w:r w:rsidR="00B00782">
          <w:rPr>
            <w:noProof/>
            <w:webHidden/>
          </w:rPr>
          <w:fldChar w:fldCharType="separate"/>
        </w:r>
        <w:r w:rsidR="002D7BA5">
          <w:rPr>
            <w:noProof/>
            <w:webHidden/>
          </w:rPr>
          <w:t>5</w:t>
        </w:r>
        <w:r w:rsidR="00B00782">
          <w:rPr>
            <w:noProof/>
            <w:webHidden/>
          </w:rPr>
          <w:fldChar w:fldCharType="end"/>
        </w:r>
      </w:hyperlink>
    </w:p>
    <w:p w14:paraId="5BEBCEEC" w14:textId="77777777" w:rsidR="002D7BA5" w:rsidRDefault="00D9190D">
      <w:pPr>
        <w:pStyle w:val="TOC3"/>
        <w:rPr>
          <w:rFonts w:asciiTheme="minorHAnsi" w:eastAsiaTheme="minorEastAsia" w:hAnsiTheme="minorHAnsi" w:cstheme="minorBidi"/>
          <w:noProof/>
          <w:sz w:val="22"/>
          <w:szCs w:val="22"/>
          <w:lang w:eastAsia="es-ES"/>
        </w:rPr>
      </w:pPr>
      <w:hyperlink w:anchor="_Toc535446891" w:history="1">
        <w:r w:rsidR="002D7BA5" w:rsidRPr="00F806E2">
          <w:rPr>
            <w:rStyle w:val="Hyperlink"/>
            <w:noProof/>
          </w:rPr>
          <w:t>3.1.2</w:t>
        </w:r>
        <w:r w:rsidR="002D7BA5">
          <w:rPr>
            <w:rFonts w:asciiTheme="minorHAnsi" w:eastAsiaTheme="minorEastAsia" w:hAnsiTheme="minorHAnsi" w:cstheme="minorBidi"/>
            <w:noProof/>
            <w:sz w:val="22"/>
            <w:szCs w:val="22"/>
            <w:lang w:eastAsia="es-ES"/>
          </w:rPr>
          <w:tab/>
        </w:r>
        <w:r w:rsidR="002D7BA5" w:rsidRPr="00F806E2">
          <w:rPr>
            <w:rStyle w:val="Hyperlink"/>
            <w:noProof/>
          </w:rPr>
          <w:t>Rol Antioxidante</w:t>
        </w:r>
        <w:r w:rsidR="002D7BA5">
          <w:rPr>
            <w:noProof/>
            <w:webHidden/>
          </w:rPr>
          <w:tab/>
        </w:r>
        <w:r w:rsidR="00B00782">
          <w:rPr>
            <w:noProof/>
            <w:webHidden/>
          </w:rPr>
          <w:fldChar w:fldCharType="begin"/>
        </w:r>
        <w:r w:rsidR="002D7BA5">
          <w:rPr>
            <w:noProof/>
            <w:webHidden/>
          </w:rPr>
          <w:instrText xml:space="preserve"> PAGEREF _Toc535446891 \h </w:instrText>
        </w:r>
        <w:r w:rsidR="00B00782">
          <w:rPr>
            <w:noProof/>
            <w:webHidden/>
          </w:rPr>
        </w:r>
        <w:r w:rsidR="00B00782">
          <w:rPr>
            <w:noProof/>
            <w:webHidden/>
          </w:rPr>
          <w:fldChar w:fldCharType="separate"/>
        </w:r>
        <w:r w:rsidR="002D7BA5">
          <w:rPr>
            <w:noProof/>
            <w:webHidden/>
          </w:rPr>
          <w:t>6</w:t>
        </w:r>
        <w:r w:rsidR="00B00782">
          <w:rPr>
            <w:noProof/>
            <w:webHidden/>
          </w:rPr>
          <w:fldChar w:fldCharType="end"/>
        </w:r>
      </w:hyperlink>
    </w:p>
    <w:p w14:paraId="5BEBCEED" w14:textId="77777777" w:rsidR="002D7BA5" w:rsidRDefault="00D9190D">
      <w:pPr>
        <w:pStyle w:val="TOC3"/>
        <w:rPr>
          <w:rFonts w:asciiTheme="minorHAnsi" w:eastAsiaTheme="minorEastAsia" w:hAnsiTheme="minorHAnsi" w:cstheme="minorBidi"/>
          <w:noProof/>
          <w:sz w:val="22"/>
          <w:szCs w:val="22"/>
          <w:lang w:eastAsia="es-ES"/>
        </w:rPr>
      </w:pPr>
      <w:hyperlink w:anchor="_Toc535446892" w:history="1">
        <w:r w:rsidR="002D7BA5" w:rsidRPr="00F806E2">
          <w:rPr>
            <w:rStyle w:val="Hyperlink"/>
            <w:noProof/>
          </w:rPr>
          <w:t>3.1.3</w:t>
        </w:r>
        <w:r w:rsidR="002D7BA5">
          <w:rPr>
            <w:rFonts w:asciiTheme="minorHAnsi" w:eastAsiaTheme="minorEastAsia" w:hAnsiTheme="minorHAnsi" w:cstheme="minorBidi"/>
            <w:noProof/>
            <w:sz w:val="22"/>
            <w:szCs w:val="22"/>
            <w:lang w:eastAsia="es-ES"/>
          </w:rPr>
          <w:tab/>
        </w:r>
        <w:r w:rsidR="002D7BA5" w:rsidRPr="00F806E2">
          <w:rPr>
            <w:rStyle w:val="Hyperlink"/>
            <w:noProof/>
          </w:rPr>
          <w:t>Roles medicinales</w:t>
        </w:r>
        <w:r w:rsidR="002D7BA5">
          <w:rPr>
            <w:noProof/>
            <w:webHidden/>
          </w:rPr>
          <w:tab/>
        </w:r>
        <w:r w:rsidR="00B00782">
          <w:rPr>
            <w:noProof/>
            <w:webHidden/>
          </w:rPr>
          <w:fldChar w:fldCharType="begin"/>
        </w:r>
        <w:r w:rsidR="002D7BA5">
          <w:rPr>
            <w:noProof/>
            <w:webHidden/>
          </w:rPr>
          <w:instrText xml:space="preserve"> PAGEREF _Toc535446892 \h </w:instrText>
        </w:r>
        <w:r w:rsidR="00B00782">
          <w:rPr>
            <w:noProof/>
            <w:webHidden/>
          </w:rPr>
        </w:r>
        <w:r w:rsidR="00B00782">
          <w:rPr>
            <w:noProof/>
            <w:webHidden/>
          </w:rPr>
          <w:fldChar w:fldCharType="separate"/>
        </w:r>
        <w:r w:rsidR="002D7BA5">
          <w:rPr>
            <w:noProof/>
            <w:webHidden/>
          </w:rPr>
          <w:t>7</w:t>
        </w:r>
        <w:r w:rsidR="00B00782">
          <w:rPr>
            <w:noProof/>
            <w:webHidden/>
          </w:rPr>
          <w:fldChar w:fldCharType="end"/>
        </w:r>
      </w:hyperlink>
    </w:p>
    <w:p w14:paraId="5BEBCEEE" w14:textId="77777777" w:rsidR="002D7BA5" w:rsidRDefault="00D9190D">
      <w:pPr>
        <w:pStyle w:val="TOC2"/>
        <w:rPr>
          <w:rFonts w:asciiTheme="minorHAnsi" w:eastAsiaTheme="minorEastAsia" w:hAnsiTheme="minorHAnsi" w:cstheme="minorBidi"/>
          <w:b w:val="0"/>
          <w:bCs w:val="0"/>
          <w:noProof/>
          <w:sz w:val="22"/>
          <w:szCs w:val="22"/>
          <w:lang w:eastAsia="es-ES"/>
        </w:rPr>
      </w:pPr>
      <w:hyperlink w:anchor="_Toc535446893" w:history="1">
        <w:r w:rsidR="002D7BA5" w:rsidRPr="00F806E2">
          <w:rPr>
            <w:rStyle w:val="Hyperlink"/>
            <w:noProof/>
          </w:rPr>
          <w:t>3.2</w:t>
        </w:r>
        <w:r w:rsidR="002D7BA5">
          <w:rPr>
            <w:rFonts w:asciiTheme="minorHAnsi" w:eastAsiaTheme="minorEastAsia" w:hAnsiTheme="minorHAnsi" w:cstheme="minorBidi"/>
            <w:b w:val="0"/>
            <w:bCs w:val="0"/>
            <w:noProof/>
            <w:sz w:val="22"/>
            <w:szCs w:val="22"/>
            <w:lang w:eastAsia="es-ES"/>
          </w:rPr>
          <w:tab/>
        </w:r>
        <w:r w:rsidR="002D7BA5" w:rsidRPr="00F806E2">
          <w:rPr>
            <w:rStyle w:val="Hyperlink"/>
            <w:noProof/>
          </w:rPr>
          <w:t>Materias Primas</w:t>
        </w:r>
        <w:r w:rsidR="002D7BA5">
          <w:rPr>
            <w:noProof/>
            <w:webHidden/>
          </w:rPr>
          <w:tab/>
        </w:r>
        <w:r w:rsidR="00B00782">
          <w:rPr>
            <w:noProof/>
            <w:webHidden/>
          </w:rPr>
          <w:fldChar w:fldCharType="begin"/>
        </w:r>
        <w:r w:rsidR="002D7BA5">
          <w:rPr>
            <w:noProof/>
            <w:webHidden/>
          </w:rPr>
          <w:instrText xml:space="preserve"> PAGEREF _Toc535446893 \h </w:instrText>
        </w:r>
        <w:r w:rsidR="00B00782">
          <w:rPr>
            <w:noProof/>
            <w:webHidden/>
          </w:rPr>
        </w:r>
        <w:r w:rsidR="00B00782">
          <w:rPr>
            <w:noProof/>
            <w:webHidden/>
          </w:rPr>
          <w:fldChar w:fldCharType="separate"/>
        </w:r>
        <w:r w:rsidR="002D7BA5">
          <w:rPr>
            <w:noProof/>
            <w:webHidden/>
          </w:rPr>
          <w:t>9</w:t>
        </w:r>
        <w:r w:rsidR="00B00782">
          <w:rPr>
            <w:noProof/>
            <w:webHidden/>
          </w:rPr>
          <w:fldChar w:fldCharType="end"/>
        </w:r>
      </w:hyperlink>
    </w:p>
    <w:p w14:paraId="5BEBCEEF" w14:textId="77777777" w:rsidR="002D7BA5" w:rsidRDefault="00D9190D">
      <w:pPr>
        <w:pStyle w:val="TOC3"/>
        <w:rPr>
          <w:rFonts w:asciiTheme="minorHAnsi" w:eastAsiaTheme="minorEastAsia" w:hAnsiTheme="minorHAnsi" w:cstheme="minorBidi"/>
          <w:noProof/>
          <w:sz w:val="22"/>
          <w:szCs w:val="22"/>
          <w:lang w:eastAsia="es-ES"/>
        </w:rPr>
      </w:pPr>
      <w:hyperlink w:anchor="_Toc535446894" w:history="1">
        <w:r w:rsidR="002D7BA5" w:rsidRPr="00F806E2">
          <w:rPr>
            <w:rStyle w:val="Hyperlink"/>
            <w:noProof/>
          </w:rPr>
          <w:t>3.2.1</w:t>
        </w:r>
        <w:r w:rsidR="002D7BA5">
          <w:rPr>
            <w:rFonts w:asciiTheme="minorHAnsi" w:eastAsiaTheme="minorEastAsia" w:hAnsiTheme="minorHAnsi" w:cstheme="minorBidi"/>
            <w:noProof/>
            <w:sz w:val="22"/>
            <w:szCs w:val="22"/>
            <w:lang w:eastAsia="es-ES"/>
          </w:rPr>
          <w:tab/>
        </w:r>
        <w:r w:rsidR="002D7BA5" w:rsidRPr="00F806E2">
          <w:rPr>
            <w:rStyle w:val="Hyperlink"/>
            <w:noProof/>
          </w:rPr>
          <w:t>Cultivo</w:t>
        </w:r>
        <w:r w:rsidR="002D7BA5">
          <w:rPr>
            <w:noProof/>
            <w:webHidden/>
          </w:rPr>
          <w:tab/>
        </w:r>
        <w:r w:rsidR="00B00782">
          <w:rPr>
            <w:noProof/>
            <w:webHidden/>
          </w:rPr>
          <w:fldChar w:fldCharType="begin"/>
        </w:r>
        <w:r w:rsidR="002D7BA5">
          <w:rPr>
            <w:noProof/>
            <w:webHidden/>
          </w:rPr>
          <w:instrText xml:space="preserve"> PAGEREF _Toc535446894 \h </w:instrText>
        </w:r>
        <w:r w:rsidR="00B00782">
          <w:rPr>
            <w:noProof/>
            <w:webHidden/>
          </w:rPr>
        </w:r>
        <w:r w:rsidR="00B00782">
          <w:rPr>
            <w:noProof/>
            <w:webHidden/>
          </w:rPr>
          <w:fldChar w:fldCharType="separate"/>
        </w:r>
        <w:r w:rsidR="002D7BA5">
          <w:rPr>
            <w:noProof/>
            <w:webHidden/>
          </w:rPr>
          <w:t>10</w:t>
        </w:r>
        <w:r w:rsidR="00B00782">
          <w:rPr>
            <w:noProof/>
            <w:webHidden/>
          </w:rPr>
          <w:fldChar w:fldCharType="end"/>
        </w:r>
      </w:hyperlink>
    </w:p>
    <w:p w14:paraId="5BEBCEF0" w14:textId="77777777" w:rsidR="002D7BA5" w:rsidRDefault="00D9190D">
      <w:pPr>
        <w:pStyle w:val="TOC3"/>
        <w:rPr>
          <w:rFonts w:asciiTheme="minorHAnsi" w:eastAsiaTheme="minorEastAsia" w:hAnsiTheme="minorHAnsi" w:cstheme="minorBidi"/>
          <w:noProof/>
          <w:sz w:val="22"/>
          <w:szCs w:val="22"/>
          <w:lang w:eastAsia="es-ES"/>
        </w:rPr>
      </w:pPr>
      <w:hyperlink w:anchor="_Toc535446895" w:history="1">
        <w:r w:rsidR="002D7BA5" w:rsidRPr="00F806E2">
          <w:rPr>
            <w:rStyle w:val="Hyperlink"/>
            <w:noProof/>
          </w:rPr>
          <w:t>3.2.2</w:t>
        </w:r>
        <w:r w:rsidR="002D7BA5">
          <w:rPr>
            <w:rFonts w:asciiTheme="minorHAnsi" w:eastAsiaTheme="minorEastAsia" w:hAnsiTheme="minorHAnsi" w:cstheme="minorBidi"/>
            <w:noProof/>
            <w:sz w:val="22"/>
            <w:szCs w:val="22"/>
            <w:lang w:eastAsia="es-ES"/>
          </w:rPr>
          <w:tab/>
        </w:r>
        <w:r w:rsidR="002D7BA5" w:rsidRPr="00F806E2">
          <w:rPr>
            <w:rStyle w:val="Hyperlink"/>
            <w:noProof/>
          </w:rPr>
          <w:t>Cosecha</w:t>
        </w:r>
        <w:r w:rsidR="002D7BA5">
          <w:rPr>
            <w:noProof/>
            <w:webHidden/>
          </w:rPr>
          <w:tab/>
        </w:r>
        <w:r w:rsidR="00B00782">
          <w:rPr>
            <w:noProof/>
            <w:webHidden/>
          </w:rPr>
          <w:fldChar w:fldCharType="begin"/>
        </w:r>
        <w:r w:rsidR="002D7BA5">
          <w:rPr>
            <w:noProof/>
            <w:webHidden/>
          </w:rPr>
          <w:instrText xml:space="preserve"> PAGEREF _Toc535446895 \h </w:instrText>
        </w:r>
        <w:r w:rsidR="00B00782">
          <w:rPr>
            <w:noProof/>
            <w:webHidden/>
          </w:rPr>
        </w:r>
        <w:r w:rsidR="00B00782">
          <w:rPr>
            <w:noProof/>
            <w:webHidden/>
          </w:rPr>
          <w:fldChar w:fldCharType="separate"/>
        </w:r>
        <w:r w:rsidR="002D7BA5">
          <w:rPr>
            <w:noProof/>
            <w:webHidden/>
          </w:rPr>
          <w:t>11</w:t>
        </w:r>
        <w:r w:rsidR="00B00782">
          <w:rPr>
            <w:noProof/>
            <w:webHidden/>
          </w:rPr>
          <w:fldChar w:fldCharType="end"/>
        </w:r>
      </w:hyperlink>
    </w:p>
    <w:p w14:paraId="5BEBCEF1" w14:textId="77777777" w:rsidR="002D7BA5" w:rsidRDefault="00D9190D">
      <w:pPr>
        <w:pStyle w:val="TOC3"/>
        <w:rPr>
          <w:rFonts w:asciiTheme="minorHAnsi" w:eastAsiaTheme="minorEastAsia" w:hAnsiTheme="minorHAnsi" w:cstheme="minorBidi"/>
          <w:noProof/>
          <w:sz w:val="22"/>
          <w:szCs w:val="22"/>
          <w:lang w:eastAsia="es-ES"/>
        </w:rPr>
      </w:pPr>
      <w:hyperlink w:anchor="_Toc535446896" w:history="1">
        <w:r w:rsidR="002D7BA5" w:rsidRPr="00F806E2">
          <w:rPr>
            <w:rStyle w:val="Hyperlink"/>
            <w:noProof/>
          </w:rPr>
          <w:t>3.2.3</w:t>
        </w:r>
        <w:r w:rsidR="002D7BA5">
          <w:rPr>
            <w:rFonts w:asciiTheme="minorHAnsi" w:eastAsiaTheme="minorEastAsia" w:hAnsiTheme="minorHAnsi" w:cstheme="minorBidi"/>
            <w:noProof/>
            <w:sz w:val="22"/>
            <w:szCs w:val="22"/>
            <w:lang w:eastAsia="es-ES"/>
          </w:rPr>
          <w:tab/>
        </w:r>
        <w:r w:rsidR="002D7BA5" w:rsidRPr="00F806E2">
          <w:rPr>
            <w:rStyle w:val="Hyperlink"/>
            <w:noProof/>
          </w:rPr>
          <w:t>Postcosecha</w:t>
        </w:r>
        <w:r w:rsidR="002D7BA5">
          <w:rPr>
            <w:noProof/>
            <w:webHidden/>
          </w:rPr>
          <w:tab/>
        </w:r>
        <w:r w:rsidR="00B00782">
          <w:rPr>
            <w:noProof/>
            <w:webHidden/>
          </w:rPr>
          <w:fldChar w:fldCharType="begin"/>
        </w:r>
        <w:r w:rsidR="002D7BA5">
          <w:rPr>
            <w:noProof/>
            <w:webHidden/>
          </w:rPr>
          <w:instrText xml:space="preserve"> PAGEREF _Toc535446896 \h </w:instrText>
        </w:r>
        <w:r w:rsidR="00B00782">
          <w:rPr>
            <w:noProof/>
            <w:webHidden/>
          </w:rPr>
        </w:r>
        <w:r w:rsidR="00B00782">
          <w:rPr>
            <w:noProof/>
            <w:webHidden/>
          </w:rPr>
          <w:fldChar w:fldCharType="separate"/>
        </w:r>
        <w:r w:rsidR="002D7BA5">
          <w:rPr>
            <w:noProof/>
            <w:webHidden/>
          </w:rPr>
          <w:t>11</w:t>
        </w:r>
        <w:r w:rsidR="00B00782">
          <w:rPr>
            <w:noProof/>
            <w:webHidden/>
          </w:rPr>
          <w:fldChar w:fldCharType="end"/>
        </w:r>
      </w:hyperlink>
    </w:p>
    <w:p w14:paraId="5BEBCEF2" w14:textId="77777777" w:rsidR="002D7BA5" w:rsidRDefault="00D9190D">
      <w:pPr>
        <w:pStyle w:val="TOC2"/>
        <w:rPr>
          <w:rFonts w:asciiTheme="minorHAnsi" w:eastAsiaTheme="minorEastAsia" w:hAnsiTheme="minorHAnsi" w:cstheme="minorBidi"/>
          <w:b w:val="0"/>
          <w:bCs w:val="0"/>
          <w:noProof/>
          <w:sz w:val="22"/>
          <w:szCs w:val="22"/>
          <w:lang w:eastAsia="es-ES"/>
        </w:rPr>
      </w:pPr>
      <w:hyperlink w:anchor="_Toc535446897" w:history="1">
        <w:r w:rsidR="002D7BA5" w:rsidRPr="00F806E2">
          <w:rPr>
            <w:rStyle w:val="Hyperlink"/>
            <w:noProof/>
          </w:rPr>
          <w:t>3.3</w:t>
        </w:r>
        <w:r w:rsidR="002D7BA5">
          <w:rPr>
            <w:rFonts w:asciiTheme="minorHAnsi" w:eastAsiaTheme="minorEastAsia" w:hAnsiTheme="minorHAnsi" w:cstheme="minorBidi"/>
            <w:b w:val="0"/>
            <w:bCs w:val="0"/>
            <w:noProof/>
            <w:sz w:val="22"/>
            <w:szCs w:val="22"/>
            <w:lang w:eastAsia="es-ES"/>
          </w:rPr>
          <w:tab/>
        </w:r>
        <w:r w:rsidR="002D7BA5" w:rsidRPr="00F806E2">
          <w:rPr>
            <w:rStyle w:val="Hyperlink"/>
            <w:noProof/>
          </w:rPr>
          <w:t>Métodos extractivos</w:t>
        </w:r>
        <w:r w:rsidR="002D7BA5">
          <w:rPr>
            <w:noProof/>
            <w:webHidden/>
          </w:rPr>
          <w:tab/>
        </w:r>
        <w:r w:rsidR="00B00782">
          <w:rPr>
            <w:noProof/>
            <w:webHidden/>
          </w:rPr>
          <w:fldChar w:fldCharType="begin"/>
        </w:r>
        <w:r w:rsidR="002D7BA5">
          <w:rPr>
            <w:noProof/>
            <w:webHidden/>
          </w:rPr>
          <w:instrText xml:space="preserve"> PAGEREF _Toc535446897 \h </w:instrText>
        </w:r>
        <w:r w:rsidR="00B00782">
          <w:rPr>
            <w:noProof/>
            <w:webHidden/>
          </w:rPr>
        </w:r>
        <w:r w:rsidR="00B00782">
          <w:rPr>
            <w:noProof/>
            <w:webHidden/>
          </w:rPr>
          <w:fldChar w:fldCharType="separate"/>
        </w:r>
        <w:r w:rsidR="002D7BA5">
          <w:rPr>
            <w:noProof/>
            <w:webHidden/>
          </w:rPr>
          <w:t>12</w:t>
        </w:r>
        <w:r w:rsidR="00B00782">
          <w:rPr>
            <w:noProof/>
            <w:webHidden/>
          </w:rPr>
          <w:fldChar w:fldCharType="end"/>
        </w:r>
      </w:hyperlink>
    </w:p>
    <w:p w14:paraId="5BEBCEF3" w14:textId="77777777" w:rsidR="002D7BA5" w:rsidRDefault="00D9190D">
      <w:pPr>
        <w:pStyle w:val="TOC3"/>
        <w:rPr>
          <w:rFonts w:asciiTheme="minorHAnsi" w:eastAsiaTheme="minorEastAsia" w:hAnsiTheme="minorHAnsi" w:cstheme="minorBidi"/>
          <w:noProof/>
          <w:sz w:val="22"/>
          <w:szCs w:val="22"/>
          <w:lang w:eastAsia="es-ES"/>
        </w:rPr>
      </w:pPr>
      <w:hyperlink w:anchor="_Toc535446898" w:history="1">
        <w:r w:rsidR="002D7BA5" w:rsidRPr="00F806E2">
          <w:rPr>
            <w:rStyle w:val="Hyperlink"/>
            <w:noProof/>
          </w:rPr>
          <w:t>3.3.1</w:t>
        </w:r>
        <w:r w:rsidR="002D7BA5">
          <w:rPr>
            <w:rFonts w:asciiTheme="minorHAnsi" w:eastAsiaTheme="minorEastAsia" w:hAnsiTheme="minorHAnsi" w:cstheme="minorBidi"/>
            <w:noProof/>
            <w:sz w:val="22"/>
            <w:szCs w:val="22"/>
            <w:lang w:eastAsia="es-ES"/>
          </w:rPr>
          <w:tab/>
        </w:r>
        <w:r w:rsidR="002D7BA5" w:rsidRPr="00F806E2">
          <w:rPr>
            <w:rStyle w:val="Hyperlink"/>
            <w:noProof/>
          </w:rPr>
          <w:t>Operaciones en batch</w:t>
        </w:r>
        <w:r w:rsidR="002D7BA5">
          <w:rPr>
            <w:noProof/>
            <w:webHidden/>
          </w:rPr>
          <w:tab/>
        </w:r>
        <w:r w:rsidR="00B00782">
          <w:rPr>
            <w:noProof/>
            <w:webHidden/>
          </w:rPr>
          <w:fldChar w:fldCharType="begin"/>
        </w:r>
        <w:r w:rsidR="002D7BA5">
          <w:rPr>
            <w:noProof/>
            <w:webHidden/>
          </w:rPr>
          <w:instrText xml:space="preserve"> PAGEREF _Toc535446898 \h </w:instrText>
        </w:r>
        <w:r w:rsidR="00B00782">
          <w:rPr>
            <w:noProof/>
            <w:webHidden/>
          </w:rPr>
        </w:r>
        <w:r w:rsidR="00B00782">
          <w:rPr>
            <w:noProof/>
            <w:webHidden/>
          </w:rPr>
          <w:fldChar w:fldCharType="separate"/>
        </w:r>
        <w:r w:rsidR="002D7BA5">
          <w:rPr>
            <w:noProof/>
            <w:webHidden/>
          </w:rPr>
          <w:t>12</w:t>
        </w:r>
        <w:r w:rsidR="00B00782">
          <w:rPr>
            <w:noProof/>
            <w:webHidden/>
          </w:rPr>
          <w:fldChar w:fldCharType="end"/>
        </w:r>
      </w:hyperlink>
    </w:p>
    <w:p w14:paraId="5BEBCEF4" w14:textId="77777777" w:rsidR="002D7BA5" w:rsidRDefault="00D9190D">
      <w:pPr>
        <w:pStyle w:val="TOC3"/>
        <w:rPr>
          <w:rFonts w:asciiTheme="minorHAnsi" w:eastAsiaTheme="minorEastAsia" w:hAnsiTheme="minorHAnsi" w:cstheme="minorBidi"/>
          <w:noProof/>
          <w:sz w:val="22"/>
          <w:szCs w:val="22"/>
          <w:lang w:eastAsia="es-ES"/>
        </w:rPr>
      </w:pPr>
      <w:hyperlink w:anchor="_Toc535446899" w:history="1">
        <w:r w:rsidR="002D7BA5" w:rsidRPr="00F806E2">
          <w:rPr>
            <w:rStyle w:val="Hyperlink"/>
            <w:noProof/>
          </w:rPr>
          <w:t>3.3.2</w:t>
        </w:r>
        <w:r w:rsidR="002D7BA5">
          <w:rPr>
            <w:rFonts w:asciiTheme="minorHAnsi" w:eastAsiaTheme="minorEastAsia" w:hAnsiTheme="minorHAnsi" w:cstheme="minorBidi"/>
            <w:noProof/>
            <w:sz w:val="22"/>
            <w:szCs w:val="22"/>
            <w:lang w:eastAsia="es-ES"/>
          </w:rPr>
          <w:tab/>
        </w:r>
        <w:r w:rsidR="002D7BA5" w:rsidRPr="00F806E2">
          <w:rPr>
            <w:rStyle w:val="Hyperlink"/>
            <w:noProof/>
          </w:rPr>
          <w:t>Procesos continuos</w:t>
        </w:r>
        <w:r w:rsidR="002D7BA5">
          <w:rPr>
            <w:noProof/>
            <w:webHidden/>
          </w:rPr>
          <w:tab/>
        </w:r>
        <w:r w:rsidR="00B00782">
          <w:rPr>
            <w:noProof/>
            <w:webHidden/>
          </w:rPr>
          <w:fldChar w:fldCharType="begin"/>
        </w:r>
        <w:r w:rsidR="002D7BA5">
          <w:rPr>
            <w:noProof/>
            <w:webHidden/>
          </w:rPr>
          <w:instrText xml:space="preserve"> PAGEREF _Toc535446899 \h </w:instrText>
        </w:r>
        <w:r w:rsidR="00B00782">
          <w:rPr>
            <w:noProof/>
            <w:webHidden/>
          </w:rPr>
        </w:r>
        <w:r w:rsidR="00B00782">
          <w:rPr>
            <w:noProof/>
            <w:webHidden/>
          </w:rPr>
          <w:fldChar w:fldCharType="separate"/>
        </w:r>
        <w:r w:rsidR="002D7BA5">
          <w:rPr>
            <w:noProof/>
            <w:webHidden/>
          </w:rPr>
          <w:t>12</w:t>
        </w:r>
        <w:r w:rsidR="00B00782">
          <w:rPr>
            <w:noProof/>
            <w:webHidden/>
          </w:rPr>
          <w:fldChar w:fldCharType="end"/>
        </w:r>
      </w:hyperlink>
    </w:p>
    <w:p w14:paraId="5BEBCEF5" w14:textId="77777777" w:rsidR="002D7BA5" w:rsidRDefault="00D9190D">
      <w:pPr>
        <w:pStyle w:val="TOC3"/>
        <w:rPr>
          <w:rFonts w:asciiTheme="minorHAnsi" w:eastAsiaTheme="minorEastAsia" w:hAnsiTheme="minorHAnsi" w:cstheme="minorBidi"/>
          <w:noProof/>
          <w:sz w:val="22"/>
          <w:szCs w:val="22"/>
          <w:lang w:eastAsia="es-ES"/>
        </w:rPr>
      </w:pPr>
      <w:hyperlink w:anchor="_Toc535446900" w:history="1">
        <w:r w:rsidR="002D7BA5" w:rsidRPr="00F806E2">
          <w:rPr>
            <w:rStyle w:val="Hyperlink"/>
            <w:noProof/>
          </w:rPr>
          <w:t>3.3.3</w:t>
        </w:r>
        <w:r w:rsidR="002D7BA5">
          <w:rPr>
            <w:rFonts w:asciiTheme="minorHAnsi" w:eastAsiaTheme="minorEastAsia" w:hAnsiTheme="minorHAnsi" w:cstheme="minorBidi"/>
            <w:noProof/>
            <w:sz w:val="22"/>
            <w:szCs w:val="22"/>
            <w:lang w:eastAsia="es-ES"/>
          </w:rPr>
          <w:tab/>
        </w:r>
        <w:r w:rsidR="002D7BA5" w:rsidRPr="00F806E2">
          <w:rPr>
            <w:rStyle w:val="Hyperlink"/>
            <w:noProof/>
          </w:rPr>
          <w:t>Enfoques para el modelado de extracciones de plantas</w:t>
        </w:r>
        <w:r w:rsidR="002D7BA5">
          <w:rPr>
            <w:noProof/>
            <w:webHidden/>
          </w:rPr>
          <w:tab/>
        </w:r>
        <w:r w:rsidR="00B00782">
          <w:rPr>
            <w:noProof/>
            <w:webHidden/>
          </w:rPr>
          <w:fldChar w:fldCharType="begin"/>
        </w:r>
        <w:r w:rsidR="002D7BA5">
          <w:rPr>
            <w:noProof/>
            <w:webHidden/>
          </w:rPr>
          <w:instrText xml:space="preserve"> PAGEREF _Toc535446900 \h </w:instrText>
        </w:r>
        <w:r w:rsidR="00B00782">
          <w:rPr>
            <w:noProof/>
            <w:webHidden/>
          </w:rPr>
        </w:r>
        <w:r w:rsidR="00B00782">
          <w:rPr>
            <w:noProof/>
            <w:webHidden/>
          </w:rPr>
          <w:fldChar w:fldCharType="separate"/>
        </w:r>
        <w:r w:rsidR="002D7BA5">
          <w:rPr>
            <w:noProof/>
            <w:webHidden/>
          </w:rPr>
          <w:t>15</w:t>
        </w:r>
        <w:r w:rsidR="00B00782">
          <w:rPr>
            <w:noProof/>
            <w:webHidden/>
          </w:rPr>
          <w:fldChar w:fldCharType="end"/>
        </w:r>
      </w:hyperlink>
    </w:p>
    <w:p w14:paraId="5BEBCEF6" w14:textId="77777777" w:rsidR="002D7BA5" w:rsidRDefault="00D9190D">
      <w:pPr>
        <w:pStyle w:val="TOC2"/>
        <w:rPr>
          <w:rFonts w:asciiTheme="minorHAnsi" w:eastAsiaTheme="minorEastAsia" w:hAnsiTheme="minorHAnsi" w:cstheme="minorBidi"/>
          <w:b w:val="0"/>
          <w:bCs w:val="0"/>
          <w:noProof/>
          <w:sz w:val="22"/>
          <w:szCs w:val="22"/>
          <w:lang w:eastAsia="es-ES"/>
        </w:rPr>
      </w:pPr>
      <w:hyperlink w:anchor="_Toc535446901" w:history="1">
        <w:r w:rsidR="002D7BA5" w:rsidRPr="00F806E2">
          <w:rPr>
            <w:rStyle w:val="Hyperlink"/>
            <w:noProof/>
          </w:rPr>
          <w:t>3.4</w:t>
        </w:r>
        <w:r w:rsidR="002D7BA5">
          <w:rPr>
            <w:rFonts w:asciiTheme="minorHAnsi" w:eastAsiaTheme="minorEastAsia" w:hAnsiTheme="minorHAnsi" w:cstheme="minorBidi"/>
            <w:b w:val="0"/>
            <w:bCs w:val="0"/>
            <w:noProof/>
            <w:sz w:val="22"/>
            <w:szCs w:val="22"/>
            <w:lang w:eastAsia="es-ES"/>
          </w:rPr>
          <w:tab/>
        </w:r>
        <w:r w:rsidR="002D7BA5" w:rsidRPr="00F806E2">
          <w:rPr>
            <w:rStyle w:val="Hyperlink"/>
            <w:noProof/>
          </w:rPr>
          <w:t>Métodos de purificación</w:t>
        </w:r>
        <w:r w:rsidR="002D7BA5">
          <w:rPr>
            <w:noProof/>
            <w:webHidden/>
          </w:rPr>
          <w:tab/>
        </w:r>
        <w:r w:rsidR="00B00782">
          <w:rPr>
            <w:noProof/>
            <w:webHidden/>
          </w:rPr>
          <w:fldChar w:fldCharType="begin"/>
        </w:r>
        <w:r w:rsidR="002D7BA5">
          <w:rPr>
            <w:noProof/>
            <w:webHidden/>
          </w:rPr>
          <w:instrText xml:space="preserve"> PAGEREF _Toc535446901 \h </w:instrText>
        </w:r>
        <w:r w:rsidR="00B00782">
          <w:rPr>
            <w:noProof/>
            <w:webHidden/>
          </w:rPr>
        </w:r>
        <w:r w:rsidR="00B00782">
          <w:rPr>
            <w:noProof/>
            <w:webHidden/>
          </w:rPr>
          <w:fldChar w:fldCharType="separate"/>
        </w:r>
        <w:r w:rsidR="002D7BA5">
          <w:rPr>
            <w:noProof/>
            <w:webHidden/>
          </w:rPr>
          <w:t>17</w:t>
        </w:r>
        <w:r w:rsidR="00B00782">
          <w:rPr>
            <w:noProof/>
            <w:webHidden/>
          </w:rPr>
          <w:fldChar w:fldCharType="end"/>
        </w:r>
      </w:hyperlink>
    </w:p>
    <w:p w14:paraId="5BEBCEF7" w14:textId="77777777" w:rsidR="002D7BA5" w:rsidRDefault="00D9190D">
      <w:pPr>
        <w:pStyle w:val="TOC3"/>
        <w:rPr>
          <w:rFonts w:asciiTheme="minorHAnsi" w:eastAsiaTheme="minorEastAsia" w:hAnsiTheme="minorHAnsi" w:cstheme="minorBidi"/>
          <w:noProof/>
          <w:sz w:val="22"/>
          <w:szCs w:val="22"/>
          <w:lang w:eastAsia="es-ES"/>
        </w:rPr>
      </w:pPr>
      <w:hyperlink w:anchor="_Toc535446902" w:history="1">
        <w:r w:rsidR="002D7BA5" w:rsidRPr="00F806E2">
          <w:rPr>
            <w:rStyle w:val="Hyperlink"/>
            <w:noProof/>
          </w:rPr>
          <w:t>3.4.1</w:t>
        </w:r>
        <w:r w:rsidR="002D7BA5">
          <w:rPr>
            <w:rFonts w:asciiTheme="minorHAnsi" w:eastAsiaTheme="minorEastAsia" w:hAnsiTheme="minorHAnsi" w:cstheme="minorBidi"/>
            <w:noProof/>
            <w:sz w:val="22"/>
            <w:szCs w:val="22"/>
            <w:lang w:eastAsia="es-ES"/>
          </w:rPr>
          <w:tab/>
        </w:r>
        <w:r w:rsidR="002D7BA5" w:rsidRPr="00F806E2">
          <w:rPr>
            <w:rStyle w:val="Hyperlink"/>
            <w:noProof/>
          </w:rPr>
          <w:t>Extracción Líquido-Líquido</w:t>
        </w:r>
        <w:r w:rsidR="002D7BA5">
          <w:rPr>
            <w:noProof/>
            <w:webHidden/>
          </w:rPr>
          <w:tab/>
        </w:r>
        <w:r w:rsidR="00B00782">
          <w:rPr>
            <w:noProof/>
            <w:webHidden/>
          </w:rPr>
          <w:fldChar w:fldCharType="begin"/>
        </w:r>
        <w:r w:rsidR="002D7BA5">
          <w:rPr>
            <w:noProof/>
            <w:webHidden/>
          </w:rPr>
          <w:instrText xml:space="preserve"> PAGEREF _Toc535446902 \h </w:instrText>
        </w:r>
        <w:r w:rsidR="00B00782">
          <w:rPr>
            <w:noProof/>
            <w:webHidden/>
          </w:rPr>
        </w:r>
        <w:r w:rsidR="00B00782">
          <w:rPr>
            <w:noProof/>
            <w:webHidden/>
          </w:rPr>
          <w:fldChar w:fldCharType="separate"/>
        </w:r>
        <w:r w:rsidR="002D7BA5">
          <w:rPr>
            <w:noProof/>
            <w:webHidden/>
          </w:rPr>
          <w:t>17</w:t>
        </w:r>
        <w:r w:rsidR="00B00782">
          <w:rPr>
            <w:noProof/>
            <w:webHidden/>
          </w:rPr>
          <w:fldChar w:fldCharType="end"/>
        </w:r>
      </w:hyperlink>
    </w:p>
    <w:p w14:paraId="5BEBCEF8" w14:textId="77777777" w:rsidR="002D7BA5" w:rsidRDefault="00D9190D">
      <w:pPr>
        <w:pStyle w:val="TOC2"/>
        <w:rPr>
          <w:rFonts w:asciiTheme="minorHAnsi" w:eastAsiaTheme="minorEastAsia" w:hAnsiTheme="minorHAnsi" w:cstheme="minorBidi"/>
          <w:b w:val="0"/>
          <w:bCs w:val="0"/>
          <w:noProof/>
          <w:sz w:val="22"/>
          <w:szCs w:val="22"/>
          <w:lang w:eastAsia="es-ES"/>
        </w:rPr>
      </w:pPr>
      <w:hyperlink w:anchor="_Toc535446903" w:history="1">
        <w:r w:rsidR="002D7BA5" w:rsidRPr="00F806E2">
          <w:rPr>
            <w:rStyle w:val="Hyperlink"/>
            <w:noProof/>
          </w:rPr>
          <w:t>3.5</w:t>
        </w:r>
        <w:r w:rsidR="002D7BA5">
          <w:rPr>
            <w:rFonts w:asciiTheme="minorHAnsi" w:eastAsiaTheme="minorEastAsia" w:hAnsiTheme="minorHAnsi" w:cstheme="minorBidi"/>
            <w:b w:val="0"/>
            <w:bCs w:val="0"/>
            <w:noProof/>
            <w:sz w:val="22"/>
            <w:szCs w:val="22"/>
            <w:lang w:eastAsia="es-ES"/>
          </w:rPr>
          <w:tab/>
        </w:r>
        <w:r w:rsidR="002D7BA5" w:rsidRPr="00F806E2">
          <w:rPr>
            <w:rStyle w:val="Hyperlink"/>
            <w:noProof/>
          </w:rPr>
          <w:t>Transferencia de masa: Generalidades</w:t>
        </w:r>
        <w:r w:rsidR="002D7BA5">
          <w:rPr>
            <w:noProof/>
            <w:webHidden/>
          </w:rPr>
          <w:tab/>
        </w:r>
        <w:r w:rsidR="00B00782">
          <w:rPr>
            <w:noProof/>
            <w:webHidden/>
          </w:rPr>
          <w:fldChar w:fldCharType="begin"/>
        </w:r>
        <w:r w:rsidR="002D7BA5">
          <w:rPr>
            <w:noProof/>
            <w:webHidden/>
          </w:rPr>
          <w:instrText xml:space="preserve"> PAGEREF _Toc535446903 \h </w:instrText>
        </w:r>
        <w:r w:rsidR="00B00782">
          <w:rPr>
            <w:noProof/>
            <w:webHidden/>
          </w:rPr>
        </w:r>
        <w:r w:rsidR="00B00782">
          <w:rPr>
            <w:noProof/>
            <w:webHidden/>
          </w:rPr>
          <w:fldChar w:fldCharType="separate"/>
        </w:r>
        <w:r w:rsidR="002D7BA5">
          <w:rPr>
            <w:noProof/>
            <w:webHidden/>
          </w:rPr>
          <w:t>18</w:t>
        </w:r>
        <w:r w:rsidR="00B00782">
          <w:rPr>
            <w:noProof/>
            <w:webHidden/>
          </w:rPr>
          <w:fldChar w:fldCharType="end"/>
        </w:r>
      </w:hyperlink>
    </w:p>
    <w:p w14:paraId="5BEBCEF9" w14:textId="77777777" w:rsidR="002D7BA5" w:rsidRDefault="00D9190D">
      <w:pPr>
        <w:pStyle w:val="TOC1"/>
        <w:rPr>
          <w:rFonts w:asciiTheme="minorHAnsi" w:eastAsiaTheme="minorEastAsia" w:hAnsiTheme="minorHAnsi" w:cstheme="minorBidi"/>
          <w:b w:val="0"/>
          <w:bCs w:val="0"/>
          <w:caps w:val="0"/>
          <w:noProof/>
          <w:sz w:val="22"/>
          <w:szCs w:val="22"/>
          <w:lang w:eastAsia="es-ES"/>
        </w:rPr>
      </w:pPr>
      <w:hyperlink w:anchor="_Toc535446904" w:history="1">
        <w:r w:rsidR="002D7BA5" w:rsidRPr="00F806E2">
          <w:rPr>
            <w:rStyle w:val="Hyperlink"/>
            <w:noProof/>
          </w:rPr>
          <w:t>4</w:t>
        </w:r>
        <w:r w:rsidR="002D7BA5">
          <w:rPr>
            <w:rFonts w:asciiTheme="minorHAnsi" w:eastAsiaTheme="minorEastAsia" w:hAnsiTheme="minorHAnsi" w:cstheme="minorBidi"/>
            <w:b w:val="0"/>
            <w:bCs w:val="0"/>
            <w:caps w:val="0"/>
            <w:noProof/>
            <w:sz w:val="22"/>
            <w:szCs w:val="22"/>
            <w:lang w:eastAsia="es-ES"/>
          </w:rPr>
          <w:tab/>
        </w:r>
        <w:r w:rsidR="002D7BA5" w:rsidRPr="00F806E2">
          <w:rPr>
            <w:rStyle w:val="Hyperlink"/>
            <w:noProof/>
          </w:rPr>
          <w:t>CARACTERIZACIÓN DE MATERIA PRIMA</w:t>
        </w:r>
        <w:r w:rsidR="002D7BA5">
          <w:rPr>
            <w:noProof/>
            <w:webHidden/>
          </w:rPr>
          <w:tab/>
        </w:r>
        <w:r w:rsidR="00B00782">
          <w:rPr>
            <w:noProof/>
            <w:webHidden/>
          </w:rPr>
          <w:fldChar w:fldCharType="begin"/>
        </w:r>
        <w:r w:rsidR="002D7BA5">
          <w:rPr>
            <w:noProof/>
            <w:webHidden/>
          </w:rPr>
          <w:instrText xml:space="preserve"> PAGEREF _Toc535446904 \h </w:instrText>
        </w:r>
        <w:r w:rsidR="00B00782">
          <w:rPr>
            <w:noProof/>
            <w:webHidden/>
          </w:rPr>
        </w:r>
        <w:r w:rsidR="00B00782">
          <w:rPr>
            <w:noProof/>
            <w:webHidden/>
          </w:rPr>
          <w:fldChar w:fldCharType="separate"/>
        </w:r>
        <w:r w:rsidR="002D7BA5">
          <w:rPr>
            <w:noProof/>
            <w:webHidden/>
          </w:rPr>
          <w:t>18</w:t>
        </w:r>
        <w:r w:rsidR="00B00782">
          <w:rPr>
            <w:noProof/>
            <w:webHidden/>
          </w:rPr>
          <w:fldChar w:fldCharType="end"/>
        </w:r>
      </w:hyperlink>
    </w:p>
    <w:p w14:paraId="5BEBCEFA" w14:textId="77777777" w:rsidR="002D7BA5" w:rsidRDefault="00D9190D">
      <w:pPr>
        <w:pStyle w:val="TOC2"/>
        <w:rPr>
          <w:rFonts w:asciiTheme="minorHAnsi" w:eastAsiaTheme="minorEastAsia" w:hAnsiTheme="minorHAnsi" w:cstheme="minorBidi"/>
          <w:b w:val="0"/>
          <w:bCs w:val="0"/>
          <w:noProof/>
          <w:sz w:val="22"/>
          <w:szCs w:val="22"/>
          <w:lang w:eastAsia="es-ES"/>
        </w:rPr>
      </w:pPr>
      <w:hyperlink w:anchor="_Toc535446905" w:history="1">
        <w:r w:rsidR="002D7BA5" w:rsidRPr="00F806E2">
          <w:rPr>
            <w:rStyle w:val="Hyperlink"/>
            <w:noProof/>
          </w:rPr>
          <w:t>4.1</w:t>
        </w:r>
        <w:r w:rsidR="002D7BA5">
          <w:rPr>
            <w:rFonts w:asciiTheme="minorHAnsi" w:eastAsiaTheme="minorEastAsia" w:hAnsiTheme="minorHAnsi" w:cstheme="minorBidi"/>
            <w:b w:val="0"/>
            <w:bCs w:val="0"/>
            <w:noProof/>
            <w:sz w:val="22"/>
            <w:szCs w:val="22"/>
            <w:lang w:eastAsia="es-ES"/>
          </w:rPr>
          <w:tab/>
        </w:r>
        <w:r w:rsidR="002D7BA5" w:rsidRPr="00F806E2">
          <w:rPr>
            <w:rStyle w:val="Hyperlink"/>
            <w:noProof/>
          </w:rPr>
          <w:t>Humedad</w:t>
        </w:r>
        <w:r w:rsidR="002D7BA5">
          <w:rPr>
            <w:noProof/>
            <w:webHidden/>
          </w:rPr>
          <w:tab/>
        </w:r>
        <w:r w:rsidR="00B00782">
          <w:rPr>
            <w:noProof/>
            <w:webHidden/>
          </w:rPr>
          <w:fldChar w:fldCharType="begin"/>
        </w:r>
        <w:r w:rsidR="002D7BA5">
          <w:rPr>
            <w:noProof/>
            <w:webHidden/>
          </w:rPr>
          <w:instrText xml:space="preserve"> PAGEREF _Toc535446905 \h </w:instrText>
        </w:r>
        <w:r w:rsidR="00B00782">
          <w:rPr>
            <w:noProof/>
            <w:webHidden/>
          </w:rPr>
        </w:r>
        <w:r w:rsidR="00B00782">
          <w:rPr>
            <w:noProof/>
            <w:webHidden/>
          </w:rPr>
          <w:fldChar w:fldCharType="separate"/>
        </w:r>
        <w:r w:rsidR="002D7BA5">
          <w:rPr>
            <w:noProof/>
            <w:webHidden/>
          </w:rPr>
          <w:t>18</w:t>
        </w:r>
        <w:r w:rsidR="00B00782">
          <w:rPr>
            <w:noProof/>
            <w:webHidden/>
          </w:rPr>
          <w:fldChar w:fldCharType="end"/>
        </w:r>
      </w:hyperlink>
    </w:p>
    <w:p w14:paraId="5BEBCEFB" w14:textId="77777777" w:rsidR="002D7BA5" w:rsidRDefault="00D9190D">
      <w:pPr>
        <w:pStyle w:val="TOC2"/>
        <w:rPr>
          <w:rFonts w:asciiTheme="minorHAnsi" w:eastAsiaTheme="minorEastAsia" w:hAnsiTheme="minorHAnsi" w:cstheme="minorBidi"/>
          <w:b w:val="0"/>
          <w:bCs w:val="0"/>
          <w:noProof/>
          <w:sz w:val="22"/>
          <w:szCs w:val="22"/>
          <w:lang w:eastAsia="es-ES"/>
        </w:rPr>
      </w:pPr>
      <w:hyperlink w:anchor="_Toc535446906" w:history="1">
        <w:r w:rsidR="002D7BA5" w:rsidRPr="00F806E2">
          <w:rPr>
            <w:rStyle w:val="Hyperlink"/>
            <w:noProof/>
          </w:rPr>
          <w:t>4.2</w:t>
        </w:r>
        <w:r w:rsidR="002D7BA5">
          <w:rPr>
            <w:rFonts w:asciiTheme="minorHAnsi" w:eastAsiaTheme="minorEastAsia" w:hAnsiTheme="minorHAnsi" w:cstheme="minorBidi"/>
            <w:b w:val="0"/>
            <w:bCs w:val="0"/>
            <w:noProof/>
            <w:sz w:val="22"/>
            <w:szCs w:val="22"/>
            <w:lang w:eastAsia="es-ES"/>
          </w:rPr>
          <w:tab/>
        </w:r>
        <w:r w:rsidR="002D7BA5" w:rsidRPr="00F806E2">
          <w:rPr>
            <w:rStyle w:val="Hyperlink"/>
            <w:noProof/>
          </w:rPr>
          <w:t>Densidad</w:t>
        </w:r>
        <w:r w:rsidR="002D7BA5">
          <w:rPr>
            <w:noProof/>
            <w:webHidden/>
          </w:rPr>
          <w:tab/>
        </w:r>
        <w:r w:rsidR="00B00782">
          <w:rPr>
            <w:noProof/>
            <w:webHidden/>
          </w:rPr>
          <w:fldChar w:fldCharType="begin"/>
        </w:r>
        <w:r w:rsidR="002D7BA5">
          <w:rPr>
            <w:noProof/>
            <w:webHidden/>
          </w:rPr>
          <w:instrText xml:space="preserve"> PAGEREF _Toc535446906 \h </w:instrText>
        </w:r>
        <w:r w:rsidR="00B00782">
          <w:rPr>
            <w:noProof/>
            <w:webHidden/>
          </w:rPr>
        </w:r>
        <w:r w:rsidR="00B00782">
          <w:rPr>
            <w:noProof/>
            <w:webHidden/>
          </w:rPr>
          <w:fldChar w:fldCharType="separate"/>
        </w:r>
        <w:r w:rsidR="002D7BA5">
          <w:rPr>
            <w:noProof/>
            <w:webHidden/>
          </w:rPr>
          <w:t>18</w:t>
        </w:r>
        <w:r w:rsidR="00B00782">
          <w:rPr>
            <w:noProof/>
            <w:webHidden/>
          </w:rPr>
          <w:fldChar w:fldCharType="end"/>
        </w:r>
      </w:hyperlink>
    </w:p>
    <w:p w14:paraId="5BEBCEFC" w14:textId="77777777" w:rsidR="002D7BA5" w:rsidRDefault="00D9190D">
      <w:pPr>
        <w:pStyle w:val="TOC2"/>
        <w:rPr>
          <w:rFonts w:asciiTheme="minorHAnsi" w:eastAsiaTheme="minorEastAsia" w:hAnsiTheme="minorHAnsi" w:cstheme="minorBidi"/>
          <w:b w:val="0"/>
          <w:bCs w:val="0"/>
          <w:noProof/>
          <w:sz w:val="22"/>
          <w:szCs w:val="22"/>
          <w:lang w:eastAsia="es-ES"/>
        </w:rPr>
      </w:pPr>
      <w:hyperlink w:anchor="_Toc535446907" w:history="1">
        <w:r w:rsidR="002D7BA5" w:rsidRPr="00F806E2">
          <w:rPr>
            <w:rStyle w:val="Hyperlink"/>
            <w:noProof/>
          </w:rPr>
          <w:t>4.3</w:t>
        </w:r>
        <w:r w:rsidR="002D7BA5">
          <w:rPr>
            <w:rFonts w:asciiTheme="minorHAnsi" w:eastAsiaTheme="minorEastAsia" w:hAnsiTheme="minorHAnsi" w:cstheme="minorBidi"/>
            <w:b w:val="0"/>
            <w:bCs w:val="0"/>
            <w:noProof/>
            <w:sz w:val="22"/>
            <w:szCs w:val="22"/>
            <w:lang w:eastAsia="es-ES"/>
          </w:rPr>
          <w:tab/>
        </w:r>
        <w:r w:rsidR="002D7BA5" w:rsidRPr="00F806E2">
          <w:rPr>
            <w:rStyle w:val="Hyperlink"/>
            <w:noProof/>
          </w:rPr>
          <w:t>Contenido de Ácido Carnósico</w:t>
        </w:r>
        <w:r w:rsidR="002D7BA5">
          <w:rPr>
            <w:noProof/>
            <w:webHidden/>
          </w:rPr>
          <w:tab/>
        </w:r>
        <w:r w:rsidR="00B00782">
          <w:rPr>
            <w:noProof/>
            <w:webHidden/>
          </w:rPr>
          <w:fldChar w:fldCharType="begin"/>
        </w:r>
        <w:r w:rsidR="002D7BA5">
          <w:rPr>
            <w:noProof/>
            <w:webHidden/>
          </w:rPr>
          <w:instrText xml:space="preserve"> PAGEREF _Toc535446907 \h </w:instrText>
        </w:r>
        <w:r w:rsidR="00B00782">
          <w:rPr>
            <w:noProof/>
            <w:webHidden/>
          </w:rPr>
        </w:r>
        <w:r w:rsidR="00B00782">
          <w:rPr>
            <w:noProof/>
            <w:webHidden/>
          </w:rPr>
          <w:fldChar w:fldCharType="separate"/>
        </w:r>
        <w:r w:rsidR="002D7BA5">
          <w:rPr>
            <w:noProof/>
            <w:webHidden/>
          </w:rPr>
          <w:t>18</w:t>
        </w:r>
        <w:r w:rsidR="00B00782">
          <w:rPr>
            <w:noProof/>
            <w:webHidden/>
          </w:rPr>
          <w:fldChar w:fldCharType="end"/>
        </w:r>
      </w:hyperlink>
    </w:p>
    <w:p w14:paraId="5BEBCEFD" w14:textId="77777777" w:rsidR="002D7BA5" w:rsidRDefault="00D9190D">
      <w:pPr>
        <w:pStyle w:val="TOC1"/>
        <w:rPr>
          <w:rFonts w:asciiTheme="minorHAnsi" w:eastAsiaTheme="minorEastAsia" w:hAnsiTheme="minorHAnsi" w:cstheme="minorBidi"/>
          <w:b w:val="0"/>
          <w:bCs w:val="0"/>
          <w:caps w:val="0"/>
          <w:noProof/>
          <w:sz w:val="22"/>
          <w:szCs w:val="22"/>
          <w:lang w:eastAsia="es-ES"/>
        </w:rPr>
      </w:pPr>
      <w:hyperlink w:anchor="_Toc535446908" w:history="1">
        <w:r w:rsidR="002D7BA5" w:rsidRPr="00F806E2">
          <w:rPr>
            <w:rStyle w:val="Hyperlink"/>
            <w:noProof/>
          </w:rPr>
          <w:t>5</w:t>
        </w:r>
        <w:r w:rsidR="002D7BA5">
          <w:rPr>
            <w:rFonts w:asciiTheme="minorHAnsi" w:eastAsiaTheme="minorEastAsia" w:hAnsiTheme="minorHAnsi" w:cstheme="minorBidi"/>
            <w:b w:val="0"/>
            <w:bCs w:val="0"/>
            <w:caps w:val="0"/>
            <w:noProof/>
            <w:sz w:val="22"/>
            <w:szCs w:val="22"/>
            <w:lang w:eastAsia="es-ES"/>
          </w:rPr>
          <w:tab/>
        </w:r>
        <w:r w:rsidR="002D7BA5" w:rsidRPr="00F806E2">
          <w:rPr>
            <w:rStyle w:val="Hyperlink"/>
            <w:noProof/>
          </w:rPr>
          <w:t>DETERMINACIÓN DE PARÁMETROS DE EXTRACCIÓN</w:t>
        </w:r>
        <w:r w:rsidR="002D7BA5">
          <w:rPr>
            <w:noProof/>
            <w:webHidden/>
          </w:rPr>
          <w:tab/>
        </w:r>
        <w:r w:rsidR="00B00782">
          <w:rPr>
            <w:noProof/>
            <w:webHidden/>
          </w:rPr>
          <w:fldChar w:fldCharType="begin"/>
        </w:r>
        <w:r w:rsidR="002D7BA5">
          <w:rPr>
            <w:noProof/>
            <w:webHidden/>
          </w:rPr>
          <w:instrText xml:space="preserve"> PAGEREF _Toc535446908 \h </w:instrText>
        </w:r>
        <w:r w:rsidR="00B00782">
          <w:rPr>
            <w:noProof/>
            <w:webHidden/>
          </w:rPr>
        </w:r>
        <w:r w:rsidR="00B00782">
          <w:rPr>
            <w:noProof/>
            <w:webHidden/>
          </w:rPr>
          <w:fldChar w:fldCharType="separate"/>
        </w:r>
        <w:r w:rsidR="002D7BA5">
          <w:rPr>
            <w:noProof/>
            <w:webHidden/>
          </w:rPr>
          <w:t>18</w:t>
        </w:r>
        <w:r w:rsidR="00B00782">
          <w:rPr>
            <w:noProof/>
            <w:webHidden/>
          </w:rPr>
          <w:fldChar w:fldCharType="end"/>
        </w:r>
      </w:hyperlink>
    </w:p>
    <w:p w14:paraId="5BEBCEFE" w14:textId="77777777" w:rsidR="002D7BA5" w:rsidRDefault="00D9190D">
      <w:pPr>
        <w:pStyle w:val="TOC2"/>
        <w:rPr>
          <w:rFonts w:asciiTheme="minorHAnsi" w:eastAsiaTheme="minorEastAsia" w:hAnsiTheme="minorHAnsi" w:cstheme="minorBidi"/>
          <w:b w:val="0"/>
          <w:bCs w:val="0"/>
          <w:noProof/>
          <w:sz w:val="22"/>
          <w:szCs w:val="22"/>
          <w:lang w:eastAsia="es-ES"/>
        </w:rPr>
      </w:pPr>
      <w:hyperlink w:anchor="_Toc535446909" w:history="1">
        <w:r w:rsidR="002D7BA5" w:rsidRPr="00F806E2">
          <w:rPr>
            <w:rStyle w:val="Hyperlink"/>
            <w:noProof/>
          </w:rPr>
          <w:t>5.1</w:t>
        </w:r>
        <w:r w:rsidR="002D7BA5">
          <w:rPr>
            <w:rFonts w:asciiTheme="minorHAnsi" w:eastAsiaTheme="minorEastAsia" w:hAnsiTheme="minorHAnsi" w:cstheme="minorBidi"/>
            <w:b w:val="0"/>
            <w:bCs w:val="0"/>
            <w:noProof/>
            <w:sz w:val="22"/>
            <w:szCs w:val="22"/>
            <w:lang w:eastAsia="es-ES"/>
          </w:rPr>
          <w:tab/>
        </w:r>
        <w:r w:rsidR="002D7BA5" w:rsidRPr="00F806E2">
          <w:rPr>
            <w:rStyle w:val="Hyperlink"/>
            <w:noProof/>
          </w:rPr>
          <w:t>Selección de solvente</w:t>
        </w:r>
        <w:r w:rsidR="002D7BA5">
          <w:rPr>
            <w:noProof/>
            <w:webHidden/>
          </w:rPr>
          <w:tab/>
        </w:r>
        <w:r w:rsidR="00B00782">
          <w:rPr>
            <w:noProof/>
            <w:webHidden/>
          </w:rPr>
          <w:fldChar w:fldCharType="begin"/>
        </w:r>
        <w:r w:rsidR="002D7BA5">
          <w:rPr>
            <w:noProof/>
            <w:webHidden/>
          </w:rPr>
          <w:instrText xml:space="preserve"> PAGEREF _Toc535446909 \h </w:instrText>
        </w:r>
        <w:r w:rsidR="00B00782">
          <w:rPr>
            <w:noProof/>
            <w:webHidden/>
          </w:rPr>
        </w:r>
        <w:r w:rsidR="00B00782">
          <w:rPr>
            <w:noProof/>
            <w:webHidden/>
          </w:rPr>
          <w:fldChar w:fldCharType="separate"/>
        </w:r>
        <w:r w:rsidR="002D7BA5">
          <w:rPr>
            <w:noProof/>
            <w:webHidden/>
          </w:rPr>
          <w:t>18</w:t>
        </w:r>
        <w:r w:rsidR="00B00782">
          <w:rPr>
            <w:noProof/>
            <w:webHidden/>
          </w:rPr>
          <w:fldChar w:fldCharType="end"/>
        </w:r>
      </w:hyperlink>
    </w:p>
    <w:p w14:paraId="5BEBCEFF" w14:textId="77777777" w:rsidR="002D7BA5" w:rsidRDefault="00D9190D">
      <w:pPr>
        <w:pStyle w:val="TOC2"/>
        <w:rPr>
          <w:rFonts w:asciiTheme="minorHAnsi" w:eastAsiaTheme="minorEastAsia" w:hAnsiTheme="minorHAnsi" w:cstheme="minorBidi"/>
          <w:b w:val="0"/>
          <w:bCs w:val="0"/>
          <w:noProof/>
          <w:sz w:val="22"/>
          <w:szCs w:val="22"/>
          <w:lang w:eastAsia="es-ES"/>
        </w:rPr>
      </w:pPr>
      <w:hyperlink w:anchor="_Toc535446910" w:history="1">
        <w:r w:rsidR="002D7BA5" w:rsidRPr="00F806E2">
          <w:rPr>
            <w:rStyle w:val="Hyperlink"/>
            <w:noProof/>
          </w:rPr>
          <w:t>5.2</w:t>
        </w:r>
        <w:r w:rsidR="002D7BA5">
          <w:rPr>
            <w:rFonts w:asciiTheme="minorHAnsi" w:eastAsiaTheme="minorEastAsia" w:hAnsiTheme="minorHAnsi" w:cstheme="minorBidi"/>
            <w:b w:val="0"/>
            <w:bCs w:val="0"/>
            <w:noProof/>
            <w:sz w:val="22"/>
            <w:szCs w:val="22"/>
            <w:lang w:eastAsia="es-ES"/>
          </w:rPr>
          <w:tab/>
        </w:r>
        <w:r w:rsidR="002D7BA5" w:rsidRPr="00F806E2">
          <w:rPr>
            <w:rStyle w:val="Hyperlink"/>
            <w:noProof/>
          </w:rPr>
          <w:t>Cinética de extracción</w:t>
        </w:r>
        <w:r w:rsidR="002D7BA5">
          <w:rPr>
            <w:noProof/>
            <w:webHidden/>
          </w:rPr>
          <w:tab/>
        </w:r>
        <w:r w:rsidR="00B00782">
          <w:rPr>
            <w:noProof/>
            <w:webHidden/>
          </w:rPr>
          <w:fldChar w:fldCharType="begin"/>
        </w:r>
        <w:r w:rsidR="002D7BA5">
          <w:rPr>
            <w:noProof/>
            <w:webHidden/>
          </w:rPr>
          <w:instrText xml:space="preserve"> PAGEREF _Toc535446910 \h </w:instrText>
        </w:r>
        <w:r w:rsidR="00B00782">
          <w:rPr>
            <w:noProof/>
            <w:webHidden/>
          </w:rPr>
        </w:r>
        <w:r w:rsidR="00B00782">
          <w:rPr>
            <w:noProof/>
            <w:webHidden/>
          </w:rPr>
          <w:fldChar w:fldCharType="separate"/>
        </w:r>
        <w:r w:rsidR="002D7BA5">
          <w:rPr>
            <w:noProof/>
            <w:webHidden/>
          </w:rPr>
          <w:t>18</w:t>
        </w:r>
        <w:r w:rsidR="00B00782">
          <w:rPr>
            <w:noProof/>
            <w:webHidden/>
          </w:rPr>
          <w:fldChar w:fldCharType="end"/>
        </w:r>
      </w:hyperlink>
    </w:p>
    <w:p w14:paraId="5BEBCF00" w14:textId="77777777" w:rsidR="002D7BA5" w:rsidRDefault="00D9190D">
      <w:pPr>
        <w:pStyle w:val="TOC1"/>
        <w:rPr>
          <w:rFonts w:asciiTheme="minorHAnsi" w:eastAsiaTheme="minorEastAsia" w:hAnsiTheme="minorHAnsi" w:cstheme="minorBidi"/>
          <w:b w:val="0"/>
          <w:bCs w:val="0"/>
          <w:caps w:val="0"/>
          <w:noProof/>
          <w:sz w:val="22"/>
          <w:szCs w:val="22"/>
          <w:lang w:eastAsia="es-ES"/>
        </w:rPr>
      </w:pPr>
      <w:hyperlink w:anchor="_Toc535446911" w:history="1">
        <w:r w:rsidR="002D7BA5" w:rsidRPr="00F806E2">
          <w:rPr>
            <w:rStyle w:val="Hyperlink"/>
            <w:noProof/>
          </w:rPr>
          <w:t>6</w:t>
        </w:r>
        <w:r w:rsidR="002D7BA5">
          <w:rPr>
            <w:rFonts w:asciiTheme="minorHAnsi" w:eastAsiaTheme="minorEastAsia" w:hAnsiTheme="minorHAnsi" w:cstheme="minorBidi"/>
            <w:b w:val="0"/>
            <w:bCs w:val="0"/>
            <w:caps w:val="0"/>
            <w:noProof/>
            <w:sz w:val="22"/>
            <w:szCs w:val="22"/>
            <w:lang w:eastAsia="es-ES"/>
          </w:rPr>
          <w:tab/>
        </w:r>
        <w:r w:rsidR="002D7BA5" w:rsidRPr="00F806E2">
          <w:rPr>
            <w:rStyle w:val="Hyperlink"/>
            <w:noProof/>
          </w:rPr>
          <w:t>DISEÑO DE EQUIPO EXTRACTOR</w:t>
        </w:r>
        <w:r w:rsidR="002D7BA5">
          <w:rPr>
            <w:noProof/>
            <w:webHidden/>
          </w:rPr>
          <w:tab/>
        </w:r>
        <w:r w:rsidR="00B00782">
          <w:rPr>
            <w:noProof/>
            <w:webHidden/>
          </w:rPr>
          <w:fldChar w:fldCharType="begin"/>
        </w:r>
        <w:r w:rsidR="002D7BA5">
          <w:rPr>
            <w:noProof/>
            <w:webHidden/>
          </w:rPr>
          <w:instrText xml:space="preserve"> PAGEREF _Toc535446911 \h </w:instrText>
        </w:r>
        <w:r w:rsidR="00B00782">
          <w:rPr>
            <w:noProof/>
            <w:webHidden/>
          </w:rPr>
        </w:r>
        <w:r w:rsidR="00B00782">
          <w:rPr>
            <w:noProof/>
            <w:webHidden/>
          </w:rPr>
          <w:fldChar w:fldCharType="separate"/>
        </w:r>
        <w:r w:rsidR="002D7BA5">
          <w:rPr>
            <w:noProof/>
            <w:webHidden/>
          </w:rPr>
          <w:t>18</w:t>
        </w:r>
        <w:r w:rsidR="00B00782">
          <w:rPr>
            <w:noProof/>
            <w:webHidden/>
          </w:rPr>
          <w:fldChar w:fldCharType="end"/>
        </w:r>
      </w:hyperlink>
    </w:p>
    <w:p w14:paraId="5BEBCF01" w14:textId="77777777" w:rsidR="002D7BA5" w:rsidRDefault="00D9190D">
      <w:pPr>
        <w:pStyle w:val="TOC2"/>
        <w:rPr>
          <w:rFonts w:asciiTheme="minorHAnsi" w:eastAsiaTheme="minorEastAsia" w:hAnsiTheme="minorHAnsi" w:cstheme="minorBidi"/>
          <w:b w:val="0"/>
          <w:bCs w:val="0"/>
          <w:noProof/>
          <w:sz w:val="22"/>
          <w:szCs w:val="22"/>
          <w:lang w:eastAsia="es-ES"/>
        </w:rPr>
      </w:pPr>
      <w:hyperlink w:anchor="_Toc535446912" w:history="1">
        <w:r w:rsidR="002D7BA5" w:rsidRPr="00F806E2">
          <w:rPr>
            <w:rStyle w:val="Hyperlink"/>
            <w:noProof/>
          </w:rPr>
          <w:t>6.1</w:t>
        </w:r>
        <w:r w:rsidR="002D7BA5">
          <w:rPr>
            <w:rFonts w:asciiTheme="minorHAnsi" w:eastAsiaTheme="minorEastAsia" w:hAnsiTheme="minorHAnsi" w:cstheme="minorBidi"/>
            <w:b w:val="0"/>
            <w:bCs w:val="0"/>
            <w:noProof/>
            <w:sz w:val="22"/>
            <w:szCs w:val="22"/>
            <w:lang w:eastAsia="es-ES"/>
          </w:rPr>
          <w:tab/>
        </w:r>
        <w:r w:rsidR="002D7BA5" w:rsidRPr="00F806E2">
          <w:rPr>
            <w:rStyle w:val="Hyperlink"/>
            <w:noProof/>
          </w:rPr>
          <w:t>Modelado matemático</w:t>
        </w:r>
        <w:r w:rsidR="002D7BA5">
          <w:rPr>
            <w:noProof/>
            <w:webHidden/>
          </w:rPr>
          <w:tab/>
        </w:r>
        <w:r w:rsidR="00B00782">
          <w:rPr>
            <w:noProof/>
            <w:webHidden/>
          </w:rPr>
          <w:fldChar w:fldCharType="begin"/>
        </w:r>
        <w:r w:rsidR="002D7BA5">
          <w:rPr>
            <w:noProof/>
            <w:webHidden/>
          </w:rPr>
          <w:instrText xml:space="preserve"> PAGEREF _Toc535446912 \h </w:instrText>
        </w:r>
        <w:r w:rsidR="00B00782">
          <w:rPr>
            <w:noProof/>
            <w:webHidden/>
          </w:rPr>
        </w:r>
        <w:r w:rsidR="00B00782">
          <w:rPr>
            <w:noProof/>
            <w:webHidden/>
          </w:rPr>
          <w:fldChar w:fldCharType="separate"/>
        </w:r>
        <w:r w:rsidR="002D7BA5">
          <w:rPr>
            <w:noProof/>
            <w:webHidden/>
          </w:rPr>
          <w:t>18</w:t>
        </w:r>
        <w:r w:rsidR="00B00782">
          <w:rPr>
            <w:noProof/>
            <w:webHidden/>
          </w:rPr>
          <w:fldChar w:fldCharType="end"/>
        </w:r>
      </w:hyperlink>
    </w:p>
    <w:p w14:paraId="5BEBCF02" w14:textId="77777777" w:rsidR="002D7BA5" w:rsidRDefault="00D9190D">
      <w:pPr>
        <w:pStyle w:val="TOC2"/>
        <w:rPr>
          <w:rFonts w:asciiTheme="minorHAnsi" w:eastAsiaTheme="minorEastAsia" w:hAnsiTheme="minorHAnsi" w:cstheme="minorBidi"/>
          <w:b w:val="0"/>
          <w:bCs w:val="0"/>
          <w:noProof/>
          <w:sz w:val="22"/>
          <w:szCs w:val="22"/>
          <w:lang w:eastAsia="es-ES"/>
        </w:rPr>
      </w:pPr>
      <w:hyperlink w:anchor="_Toc535446913" w:history="1">
        <w:r w:rsidR="002D7BA5" w:rsidRPr="00F806E2">
          <w:rPr>
            <w:rStyle w:val="Hyperlink"/>
            <w:noProof/>
          </w:rPr>
          <w:t>6.2</w:t>
        </w:r>
        <w:r w:rsidR="002D7BA5">
          <w:rPr>
            <w:rFonts w:asciiTheme="minorHAnsi" w:eastAsiaTheme="minorEastAsia" w:hAnsiTheme="minorHAnsi" w:cstheme="minorBidi"/>
            <w:b w:val="0"/>
            <w:bCs w:val="0"/>
            <w:noProof/>
            <w:sz w:val="22"/>
            <w:szCs w:val="22"/>
            <w:lang w:eastAsia="es-ES"/>
          </w:rPr>
          <w:tab/>
        </w:r>
        <w:r w:rsidR="002D7BA5" w:rsidRPr="00F806E2">
          <w:rPr>
            <w:rStyle w:val="Hyperlink"/>
            <w:noProof/>
          </w:rPr>
          <w:t>Selección de equipo</w:t>
        </w:r>
        <w:r w:rsidR="002D7BA5">
          <w:rPr>
            <w:noProof/>
            <w:webHidden/>
          </w:rPr>
          <w:tab/>
        </w:r>
        <w:r w:rsidR="00B00782">
          <w:rPr>
            <w:noProof/>
            <w:webHidden/>
          </w:rPr>
          <w:fldChar w:fldCharType="begin"/>
        </w:r>
        <w:r w:rsidR="002D7BA5">
          <w:rPr>
            <w:noProof/>
            <w:webHidden/>
          </w:rPr>
          <w:instrText xml:space="preserve"> PAGEREF _Toc535446913 \h </w:instrText>
        </w:r>
        <w:r w:rsidR="00B00782">
          <w:rPr>
            <w:noProof/>
            <w:webHidden/>
          </w:rPr>
        </w:r>
        <w:r w:rsidR="00B00782">
          <w:rPr>
            <w:noProof/>
            <w:webHidden/>
          </w:rPr>
          <w:fldChar w:fldCharType="separate"/>
        </w:r>
        <w:r w:rsidR="002D7BA5">
          <w:rPr>
            <w:noProof/>
            <w:webHidden/>
          </w:rPr>
          <w:t>18</w:t>
        </w:r>
        <w:r w:rsidR="00B00782">
          <w:rPr>
            <w:noProof/>
            <w:webHidden/>
          </w:rPr>
          <w:fldChar w:fldCharType="end"/>
        </w:r>
      </w:hyperlink>
    </w:p>
    <w:p w14:paraId="5BEBCF03" w14:textId="77777777" w:rsidR="002D7BA5" w:rsidRDefault="00D9190D">
      <w:pPr>
        <w:pStyle w:val="TOC2"/>
        <w:rPr>
          <w:rFonts w:asciiTheme="minorHAnsi" w:eastAsiaTheme="minorEastAsia" w:hAnsiTheme="minorHAnsi" w:cstheme="minorBidi"/>
          <w:b w:val="0"/>
          <w:bCs w:val="0"/>
          <w:noProof/>
          <w:sz w:val="22"/>
          <w:szCs w:val="22"/>
          <w:lang w:eastAsia="es-ES"/>
        </w:rPr>
      </w:pPr>
      <w:hyperlink w:anchor="_Toc535446914" w:history="1">
        <w:r w:rsidR="002D7BA5" w:rsidRPr="00F806E2">
          <w:rPr>
            <w:rStyle w:val="Hyperlink"/>
            <w:noProof/>
          </w:rPr>
          <w:t>6.3</w:t>
        </w:r>
        <w:r w:rsidR="002D7BA5">
          <w:rPr>
            <w:rFonts w:asciiTheme="minorHAnsi" w:eastAsiaTheme="minorEastAsia" w:hAnsiTheme="minorHAnsi" w:cstheme="minorBidi"/>
            <w:b w:val="0"/>
            <w:bCs w:val="0"/>
            <w:noProof/>
            <w:sz w:val="22"/>
            <w:szCs w:val="22"/>
            <w:lang w:eastAsia="es-ES"/>
          </w:rPr>
          <w:tab/>
        </w:r>
        <w:r w:rsidR="002D7BA5" w:rsidRPr="00F806E2">
          <w:rPr>
            <w:rStyle w:val="Hyperlink"/>
            <w:noProof/>
          </w:rPr>
          <w:t>Diseño de partes complementarias al equipo</w:t>
        </w:r>
        <w:r w:rsidR="002D7BA5">
          <w:rPr>
            <w:noProof/>
            <w:webHidden/>
          </w:rPr>
          <w:tab/>
        </w:r>
        <w:r w:rsidR="00B00782">
          <w:rPr>
            <w:noProof/>
            <w:webHidden/>
          </w:rPr>
          <w:fldChar w:fldCharType="begin"/>
        </w:r>
        <w:r w:rsidR="002D7BA5">
          <w:rPr>
            <w:noProof/>
            <w:webHidden/>
          </w:rPr>
          <w:instrText xml:space="preserve"> PAGEREF _Toc535446914 \h </w:instrText>
        </w:r>
        <w:r w:rsidR="00B00782">
          <w:rPr>
            <w:noProof/>
            <w:webHidden/>
          </w:rPr>
        </w:r>
        <w:r w:rsidR="00B00782">
          <w:rPr>
            <w:noProof/>
            <w:webHidden/>
          </w:rPr>
          <w:fldChar w:fldCharType="separate"/>
        </w:r>
        <w:r w:rsidR="002D7BA5">
          <w:rPr>
            <w:noProof/>
            <w:webHidden/>
          </w:rPr>
          <w:t>18</w:t>
        </w:r>
        <w:r w:rsidR="00B00782">
          <w:rPr>
            <w:noProof/>
            <w:webHidden/>
          </w:rPr>
          <w:fldChar w:fldCharType="end"/>
        </w:r>
      </w:hyperlink>
    </w:p>
    <w:p w14:paraId="5BEBCF04" w14:textId="77777777" w:rsidR="002D7BA5" w:rsidRDefault="00D9190D">
      <w:pPr>
        <w:pStyle w:val="TOC1"/>
        <w:rPr>
          <w:rFonts w:asciiTheme="minorHAnsi" w:eastAsiaTheme="minorEastAsia" w:hAnsiTheme="minorHAnsi" w:cstheme="minorBidi"/>
          <w:b w:val="0"/>
          <w:bCs w:val="0"/>
          <w:caps w:val="0"/>
          <w:noProof/>
          <w:sz w:val="22"/>
          <w:szCs w:val="22"/>
          <w:lang w:eastAsia="es-ES"/>
        </w:rPr>
      </w:pPr>
      <w:hyperlink w:anchor="_Toc535446915" w:history="1">
        <w:r w:rsidR="002D7BA5" w:rsidRPr="00F806E2">
          <w:rPr>
            <w:rStyle w:val="Hyperlink"/>
            <w:noProof/>
          </w:rPr>
          <w:t>7</w:t>
        </w:r>
        <w:r w:rsidR="002D7BA5">
          <w:rPr>
            <w:rFonts w:asciiTheme="minorHAnsi" w:eastAsiaTheme="minorEastAsia" w:hAnsiTheme="minorHAnsi" w:cstheme="minorBidi"/>
            <w:b w:val="0"/>
            <w:bCs w:val="0"/>
            <w:caps w:val="0"/>
            <w:noProof/>
            <w:sz w:val="22"/>
            <w:szCs w:val="22"/>
            <w:lang w:eastAsia="es-ES"/>
          </w:rPr>
          <w:tab/>
        </w:r>
        <w:r w:rsidR="002D7BA5" w:rsidRPr="00F806E2">
          <w:rPr>
            <w:rStyle w:val="Hyperlink"/>
            <w:noProof/>
          </w:rPr>
          <w:t>DISEÑO DE PROCESO DE PURIFICACIÓN</w:t>
        </w:r>
        <w:r w:rsidR="002D7BA5">
          <w:rPr>
            <w:noProof/>
            <w:webHidden/>
          </w:rPr>
          <w:tab/>
        </w:r>
        <w:r w:rsidR="00B00782">
          <w:rPr>
            <w:noProof/>
            <w:webHidden/>
          </w:rPr>
          <w:fldChar w:fldCharType="begin"/>
        </w:r>
        <w:r w:rsidR="002D7BA5">
          <w:rPr>
            <w:noProof/>
            <w:webHidden/>
          </w:rPr>
          <w:instrText xml:space="preserve"> PAGEREF _Toc535446915 \h </w:instrText>
        </w:r>
        <w:r w:rsidR="00B00782">
          <w:rPr>
            <w:noProof/>
            <w:webHidden/>
          </w:rPr>
        </w:r>
        <w:r w:rsidR="00B00782">
          <w:rPr>
            <w:noProof/>
            <w:webHidden/>
          </w:rPr>
          <w:fldChar w:fldCharType="separate"/>
        </w:r>
        <w:r w:rsidR="002D7BA5">
          <w:rPr>
            <w:noProof/>
            <w:webHidden/>
          </w:rPr>
          <w:t>18</w:t>
        </w:r>
        <w:r w:rsidR="00B00782">
          <w:rPr>
            <w:noProof/>
            <w:webHidden/>
          </w:rPr>
          <w:fldChar w:fldCharType="end"/>
        </w:r>
      </w:hyperlink>
    </w:p>
    <w:p w14:paraId="5BEBCF05" w14:textId="77777777" w:rsidR="002D7BA5" w:rsidRDefault="00D9190D">
      <w:pPr>
        <w:pStyle w:val="TOC2"/>
        <w:rPr>
          <w:rFonts w:asciiTheme="minorHAnsi" w:eastAsiaTheme="minorEastAsia" w:hAnsiTheme="minorHAnsi" w:cstheme="minorBidi"/>
          <w:b w:val="0"/>
          <w:bCs w:val="0"/>
          <w:noProof/>
          <w:sz w:val="22"/>
          <w:szCs w:val="22"/>
          <w:lang w:eastAsia="es-ES"/>
        </w:rPr>
      </w:pPr>
      <w:hyperlink w:anchor="_Toc535446916" w:history="1">
        <w:r w:rsidR="002D7BA5" w:rsidRPr="00F806E2">
          <w:rPr>
            <w:rStyle w:val="Hyperlink"/>
            <w:noProof/>
          </w:rPr>
          <w:t>7.1</w:t>
        </w:r>
        <w:r w:rsidR="002D7BA5">
          <w:rPr>
            <w:rFonts w:asciiTheme="minorHAnsi" w:eastAsiaTheme="minorEastAsia" w:hAnsiTheme="minorHAnsi" w:cstheme="minorBidi"/>
            <w:b w:val="0"/>
            <w:bCs w:val="0"/>
            <w:noProof/>
            <w:sz w:val="22"/>
            <w:szCs w:val="22"/>
            <w:lang w:eastAsia="es-ES"/>
          </w:rPr>
          <w:tab/>
        </w:r>
        <w:r w:rsidR="002D7BA5" w:rsidRPr="00F806E2">
          <w:rPr>
            <w:rStyle w:val="Hyperlink"/>
            <w:noProof/>
          </w:rPr>
          <w:t>Determinación de etapas de purificación</w:t>
        </w:r>
        <w:r w:rsidR="002D7BA5">
          <w:rPr>
            <w:noProof/>
            <w:webHidden/>
          </w:rPr>
          <w:tab/>
        </w:r>
        <w:r w:rsidR="00B00782">
          <w:rPr>
            <w:noProof/>
            <w:webHidden/>
          </w:rPr>
          <w:fldChar w:fldCharType="begin"/>
        </w:r>
        <w:r w:rsidR="002D7BA5">
          <w:rPr>
            <w:noProof/>
            <w:webHidden/>
          </w:rPr>
          <w:instrText xml:space="preserve"> PAGEREF _Toc535446916 \h </w:instrText>
        </w:r>
        <w:r w:rsidR="00B00782">
          <w:rPr>
            <w:noProof/>
            <w:webHidden/>
          </w:rPr>
        </w:r>
        <w:r w:rsidR="00B00782">
          <w:rPr>
            <w:noProof/>
            <w:webHidden/>
          </w:rPr>
          <w:fldChar w:fldCharType="separate"/>
        </w:r>
        <w:r w:rsidR="002D7BA5">
          <w:rPr>
            <w:noProof/>
            <w:webHidden/>
          </w:rPr>
          <w:t>18</w:t>
        </w:r>
        <w:r w:rsidR="00B00782">
          <w:rPr>
            <w:noProof/>
            <w:webHidden/>
          </w:rPr>
          <w:fldChar w:fldCharType="end"/>
        </w:r>
      </w:hyperlink>
    </w:p>
    <w:p w14:paraId="5BEBCF06" w14:textId="77777777" w:rsidR="002D7BA5" w:rsidRDefault="00D9190D">
      <w:pPr>
        <w:pStyle w:val="TOC2"/>
        <w:rPr>
          <w:rFonts w:asciiTheme="minorHAnsi" w:eastAsiaTheme="minorEastAsia" w:hAnsiTheme="minorHAnsi" w:cstheme="minorBidi"/>
          <w:b w:val="0"/>
          <w:bCs w:val="0"/>
          <w:noProof/>
          <w:sz w:val="22"/>
          <w:szCs w:val="22"/>
          <w:lang w:eastAsia="es-ES"/>
        </w:rPr>
      </w:pPr>
      <w:hyperlink w:anchor="_Toc535446917" w:history="1">
        <w:r w:rsidR="002D7BA5" w:rsidRPr="00F806E2">
          <w:rPr>
            <w:rStyle w:val="Hyperlink"/>
            <w:noProof/>
          </w:rPr>
          <w:t>7.2</w:t>
        </w:r>
        <w:r w:rsidR="002D7BA5">
          <w:rPr>
            <w:rFonts w:asciiTheme="minorHAnsi" w:eastAsiaTheme="minorEastAsia" w:hAnsiTheme="minorHAnsi" w:cstheme="minorBidi"/>
            <w:b w:val="0"/>
            <w:bCs w:val="0"/>
            <w:noProof/>
            <w:sz w:val="22"/>
            <w:szCs w:val="22"/>
            <w:lang w:eastAsia="es-ES"/>
          </w:rPr>
          <w:tab/>
        </w:r>
        <w:r w:rsidR="002D7BA5" w:rsidRPr="00F806E2">
          <w:rPr>
            <w:rStyle w:val="Hyperlink"/>
            <w:noProof/>
          </w:rPr>
          <w:t>Selección de equipos</w:t>
        </w:r>
        <w:r w:rsidR="002D7BA5">
          <w:rPr>
            <w:noProof/>
            <w:webHidden/>
          </w:rPr>
          <w:tab/>
        </w:r>
        <w:r w:rsidR="00B00782">
          <w:rPr>
            <w:noProof/>
            <w:webHidden/>
          </w:rPr>
          <w:fldChar w:fldCharType="begin"/>
        </w:r>
        <w:r w:rsidR="002D7BA5">
          <w:rPr>
            <w:noProof/>
            <w:webHidden/>
          </w:rPr>
          <w:instrText xml:space="preserve"> PAGEREF _Toc535446917 \h </w:instrText>
        </w:r>
        <w:r w:rsidR="00B00782">
          <w:rPr>
            <w:noProof/>
            <w:webHidden/>
          </w:rPr>
        </w:r>
        <w:r w:rsidR="00B00782">
          <w:rPr>
            <w:noProof/>
            <w:webHidden/>
          </w:rPr>
          <w:fldChar w:fldCharType="separate"/>
        </w:r>
        <w:r w:rsidR="002D7BA5">
          <w:rPr>
            <w:noProof/>
            <w:webHidden/>
          </w:rPr>
          <w:t>18</w:t>
        </w:r>
        <w:r w:rsidR="00B00782">
          <w:rPr>
            <w:noProof/>
            <w:webHidden/>
          </w:rPr>
          <w:fldChar w:fldCharType="end"/>
        </w:r>
      </w:hyperlink>
    </w:p>
    <w:p w14:paraId="5BEBCF07" w14:textId="77777777" w:rsidR="002D7BA5" w:rsidRDefault="00D9190D">
      <w:pPr>
        <w:pStyle w:val="TOC2"/>
        <w:rPr>
          <w:rFonts w:asciiTheme="minorHAnsi" w:eastAsiaTheme="minorEastAsia" w:hAnsiTheme="minorHAnsi" w:cstheme="minorBidi"/>
          <w:b w:val="0"/>
          <w:bCs w:val="0"/>
          <w:noProof/>
          <w:sz w:val="22"/>
          <w:szCs w:val="22"/>
          <w:lang w:eastAsia="es-ES"/>
        </w:rPr>
      </w:pPr>
      <w:hyperlink w:anchor="_Toc535446918" w:history="1">
        <w:r w:rsidR="002D7BA5" w:rsidRPr="00F806E2">
          <w:rPr>
            <w:rStyle w:val="Hyperlink"/>
            <w:noProof/>
          </w:rPr>
          <w:t>7.3</w:t>
        </w:r>
        <w:r w:rsidR="002D7BA5">
          <w:rPr>
            <w:rFonts w:asciiTheme="minorHAnsi" w:eastAsiaTheme="minorEastAsia" w:hAnsiTheme="minorHAnsi" w:cstheme="minorBidi"/>
            <w:b w:val="0"/>
            <w:bCs w:val="0"/>
            <w:noProof/>
            <w:sz w:val="22"/>
            <w:szCs w:val="22"/>
            <w:lang w:eastAsia="es-ES"/>
          </w:rPr>
          <w:tab/>
        </w:r>
        <w:r w:rsidR="002D7BA5" w:rsidRPr="00F806E2">
          <w:rPr>
            <w:rStyle w:val="Hyperlink"/>
            <w:noProof/>
          </w:rPr>
          <w:t>Diseño de condiciones de operación de equipos</w:t>
        </w:r>
        <w:r w:rsidR="002D7BA5">
          <w:rPr>
            <w:noProof/>
            <w:webHidden/>
          </w:rPr>
          <w:tab/>
        </w:r>
        <w:r w:rsidR="00B00782">
          <w:rPr>
            <w:noProof/>
            <w:webHidden/>
          </w:rPr>
          <w:fldChar w:fldCharType="begin"/>
        </w:r>
        <w:r w:rsidR="002D7BA5">
          <w:rPr>
            <w:noProof/>
            <w:webHidden/>
          </w:rPr>
          <w:instrText xml:space="preserve"> PAGEREF _Toc535446918 \h </w:instrText>
        </w:r>
        <w:r w:rsidR="00B00782">
          <w:rPr>
            <w:noProof/>
            <w:webHidden/>
          </w:rPr>
        </w:r>
        <w:r w:rsidR="00B00782">
          <w:rPr>
            <w:noProof/>
            <w:webHidden/>
          </w:rPr>
          <w:fldChar w:fldCharType="separate"/>
        </w:r>
        <w:r w:rsidR="002D7BA5">
          <w:rPr>
            <w:noProof/>
            <w:webHidden/>
          </w:rPr>
          <w:t>18</w:t>
        </w:r>
        <w:r w:rsidR="00B00782">
          <w:rPr>
            <w:noProof/>
            <w:webHidden/>
          </w:rPr>
          <w:fldChar w:fldCharType="end"/>
        </w:r>
      </w:hyperlink>
    </w:p>
    <w:p w14:paraId="5BEBCF08" w14:textId="77777777" w:rsidR="002D7BA5" w:rsidRDefault="00D9190D">
      <w:pPr>
        <w:pStyle w:val="TOC1"/>
        <w:rPr>
          <w:rFonts w:asciiTheme="minorHAnsi" w:eastAsiaTheme="minorEastAsia" w:hAnsiTheme="minorHAnsi" w:cstheme="minorBidi"/>
          <w:b w:val="0"/>
          <w:bCs w:val="0"/>
          <w:caps w:val="0"/>
          <w:noProof/>
          <w:sz w:val="22"/>
          <w:szCs w:val="22"/>
          <w:lang w:eastAsia="es-ES"/>
        </w:rPr>
      </w:pPr>
      <w:hyperlink w:anchor="_Toc535446919" w:history="1">
        <w:r w:rsidR="002D7BA5" w:rsidRPr="00F806E2">
          <w:rPr>
            <w:rStyle w:val="Hyperlink"/>
            <w:noProof/>
          </w:rPr>
          <w:t>8</w:t>
        </w:r>
        <w:r w:rsidR="002D7BA5">
          <w:rPr>
            <w:rFonts w:asciiTheme="minorHAnsi" w:eastAsiaTheme="minorEastAsia" w:hAnsiTheme="minorHAnsi" w:cstheme="minorBidi"/>
            <w:b w:val="0"/>
            <w:bCs w:val="0"/>
            <w:caps w:val="0"/>
            <w:noProof/>
            <w:sz w:val="22"/>
            <w:szCs w:val="22"/>
            <w:lang w:eastAsia="es-ES"/>
          </w:rPr>
          <w:tab/>
        </w:r>
        <w:r w:rsidR="002D7BA5" w:rsidRPr="00F806E2">
          <w:rPr>
            <w:rStyle w:val="Hyperlink"/>
            <w:noProof/>
          </w:rPr>
          <w:t>ANÁLISIS DE COSTOS</w:t>
        </w:r>
        <w:r w:rsidR="002D7BA5">
          <w:rPr>
            <w:noProof/>
            <w:webHidden/>
          </w:rPr>
          <w:tab/>
        </w:r>
        <w:r w:rsidR="00B00782">
          <w:rPr>
            <w:noProof/>
            <w:webHidden/>
          </w:rPr>
          <w:fldChar w:fldCharType="begin"/>
        </w:r>
        <w:r w:rsidR="002D7BA5">
          <w:rPr>
            <w:noProof/>
            <w:webHidden/>
          </w:rPr>
          <w:instrText xml:space="preserve"> PAGEREF _Toc535446919 \h </w:instrText>
        </w:r>
        <w:r w:rsidR="00B00782">
          <w:rPr>
            <w:noProof/>
            <w:webHidden/>
          </w:rPr>
        </w:r>
        <w:r w:rsidR="00B00782">
          <w:rPr>
            <w:noProof/>
            <w:webHidden/>
          </w:rPr>
          <w:fldChar w:fldCharType="separate"/>
        </w:r>
        <w:r w:rsidR="002D7BA5">
          <w:rPr>
            <w:noProof/>
            <w:webHidden/>
          </w:rPr>
          <w:t>18</w:t>
        </w:r>
        <w:r w:rsidR="00B00782">
          <w:rPr>
            <w:noProof/>
            <w:webHidden/>
          </w:rPr>
          <w:fldChar w:fldCharType="end"/>
        </w:r>
      </w:hyperlink>
    </w:p>
    <w:p w14:paraId="5BEBCF09" w14:textId="77777777" w:rsidR="002D7BA5" w:rsidRDefault="00D9190D">
      <w:pPr>
        <w:pStyle w:val="TOC2"/>
        <w:rPr>
          <w:rFonts w:asciiTheme="minorHAnsi" w:eastAsiaTheme="minorEastAsia" w:hAnsiTheme="minorHAnsi" w:cstheme="minorBidi"/>
          <w:b w:val="0"/>
          <w:bCs w:val="0"/>
          <w:noProof/>
          <w:sz w:val="22"/>
          <w:szCs w:val="22"/>
          <w:lang w:eastAsia="es-ES"/>
        </w:rPr>
      </w:pPr>
      <w:hyperlink w:anchor="_Toc535446920" w:history="1">
        <w:r w:rsidR="002D7BA5" w:rsidRPr="00F806E2">
          <w:rPr>
            <w:rStyle w:val="Hyperlink"/>
            <w:noProof/>
          </w:rPr>
          <w:t>8.1</w:t>
        </w:r>
        <w:r w:rsidR="002D7BA5">
          <w:rPr>
            <w:rFonts w:asciiTheme="minorHAnsi" w:eastAsiaTheme="minorEastAsia" w:hAnsiTheme="minorHAnsi" w:cstheme="minorBidi"/>
            <w:b w:val="0"/>
            <w:bCs w:val="0"/>
            <w:noProof/>
            <w:sz w:val="22"/>
            <w:szCs w:val="22"/>
            <w:lang w:eastAsia="es-ES"/>
          </w:rPr>
          <w:tab/>
        </w:r>
        <w:r w:rsidR="002D7BA5" w:rsidRPr="00F806E2">
          <w:rPr>
            <w:rStyle w:val="Hyperlink"/>
            <w:noProof/>
          </w:rPr>
          <w:t>Costos de inversión</w:t>
        </w:r>
        <w:r w:rsidR="002D7BA5">
          <w:rPr>
            <w:noProof/>
            <w:webHidden/>
          </w:rPr>
          <w:tab/>
        </w:r>
        <w:r w:rsidR="00B00782">
          <w:rPr>
            <w:noProof/>
            <w:webHidden/>
          </w:rPr>
          <w:fldChar w:fldCharType="begin"/>
        </w:r>
        <w:r w:rsidR="002D7BA5">
          <w:rPr>
            <w:noProof/>
            <w:webHidden/>
          </w:rPr>
          <w:instrText xml:space="preserve"> PAGEREF _Toc535446920 \h </w:instrText>
        </w:r>
        <w:r w:rsidR="00B00782">
          <w:rPr>
            <w:noProof/>
            <w:webHidden/>
          </w:rPr>
        </w:r>
        <w:r w:rsidR="00B00782">
          <w:rPr>
            <w:noProof/>
            <w:webHidden/>
          </w:rPr>
          <w:fldChar w:fldCharType="separate"/>
        </w:r>
        <w:r w:rsidR="002D7BA5">
          <w:rPr>
            <w:noProof/>
            <w:webHidden/>
          </w:rPr>
          <w:t>18</w:t>
        </w:r>
        <w:r w:rsidR="00B00782">
          <w:rPr>
            <w:noProof/>
            <w:webHidden/>
          </w:rPr>
          <w:fldChar w:fldCharType="end"/>
        </w:r>
      </w:hyperlink>
    </w:p>
    <w:p w14:paraId="5BEBCF0A" w14:textId="77777777" w:rsidR="002D7BA5" w:rsidRDefault="00D9190D">
      <w:pPr>
        <w:pStyle w:val="TOC2"/>
        <w:rPr>
          <w:rFonts w:asciiTheme="minorHAnsi" w:eastAsiaTheme="minorEastAsia" w:hAnsiTheme="minorHAnsi" w:cstheme="minorBidi"/>
          <w:b w:val="0"/>
          <w:bCs w:val="0"/>
          <w:noProof/>
          <w:sz w:val="22"/>
          <w:szCs w:val="22"/>
          <w:lang w:eastAsia="es-ES"/>
        </w:rPr>
      </w:pPr>
      <w:hyperlink w:anchor="_Toc535446921" w:history="1">
        <w:r w:rsidR="002D7BA5" w:rsidRPr="00F806E2">
          <w:rPr>
            <w:rStyle w:val="Hyperlink"/>
            <w:noProof/>
          </w:rPr>
          <w:t>8.2</w:t>
        </w:r>
        <w:r w:rsidR="002D7BA5">
          <w:rPr>
            <w:rFonts w:asciiTheme="minorHAnsi" w:eastAsiaTheme="minorEastAsia" w:hAnsiTheme="minorHAnsi" w:cstheme="minorBidi"/>
            <w:b w:val="0"/>
            <w:bCs w:val="0"/>
            <w:noProof/>
            <w:sz w:val="22"/>
            <w:szCs w:val="22"/>
            <w:lang w:eastAsia="es-ES"/>
          </w:rPr>
          <w:tab/>
        </w:r>
        <w:r w:rsidR="002D7BA5" w:rsidRPr="00F806E2">
          <w:rPr>
            <w:rStyle w:val="Hyperlink"/>
            <w:noProof/>
          </w:rPr>
          <w:t>Costos operativos</w:t>
        </w:r>
        <w:r w:rsidR="002D7BA5">
          <w:rPr>
            <w:noProof/>
            <w:webHidden/>
          </w:rPr>
          <w:tab/>
        </w:r>
        <w:r w:rsidR="00B00782">
          <w:rPr>
            <w:noProof/>
            <w:webHidden/>
          </w:rPr>
          <w:fldChar w:fldCharType="begin"/>
        </w:r>
        <w:r w:rsidR="002D7BA5">
          <w:rPr>
            <w:noProof/>
            <w:webHidden/>
          </w:rPr>
          <w:instrText xml:space="preserve"> PAGEREF _Toc535446921 \h </w:instrText>
        </w:r>
        <w:r w:rsidR="00B00782">
          <w:rPr>
            <w:noProof/>
            <w:webHidden/>
          </w:rPr>
        </w:r>
        <w:r w:rsidR="00B00782">
          <w:rPr>
            <w:noProof/>
            <w:webHidden/>
          </w:rPr>
          <w:fldChar w:fldCharType="separate"/>
        </w:r>
        <w:r w:rsidR="002D7BA5">
          <w:rPr>
            <w:noProof/>
            <w:webHidden/>
          </w:rPr>
          <w:t>18</w:t>
        </w:r>
        <w:r w:rsidR="00B00782">
          <w:rPr>
            <w:noProof/>
            <w:webHidden/>
          </w:rPr>
          <w:fldChar w:fldCharType="end"/>
        </w:r>
      </w:hyperlink>
    </w:p>
    <w:p w14:paraId="5BEBCF0B" w14:textId="77777777" w:rsidR="002D7BA5" w:rsidRDefault="00D9190D">
      <w:pPr>
        <w:pStyle w:val="TOC1"/>
        <w:rPr>
          <w:rFonts w:asciiTheme="minorHAnsi" w:eastAsiaTheme="minorEastAsia" w:hAnsiTheme="minorHAnsi" w:cstheme="minorBidi"/>
          <w:b w:val="0"/>
          <w:bCs w:val="0"/>
          <w:caps w:val="0"/>
          <w:noProof/>
          <w:sz w:val="22"/>
          <w:szCs w:val="22"/>
          <w:lang w:eastAsia="es-ES"/>
        </w:rPr>
      </w:pPr>
      <w:hyperlink w:anchor="_Toc535446922" w:history="1">
        <w:r w:rsidR="002D7BA5" w:rsidRPr="00F806E2">
          <w:rPr>
            <w:rStyle w:val="Hyperlink"/>
            <w:noProof/>
          </w:rPr>
          <w:t>9</w:t>
        </w:r>
        <w:r w:rsidR="002D7BA5">
          <w:rPr>
            <w:rFonts w:asciiTheme="minorHAnsi" w:eastAsiaTheme="minorEastAsia" w:hAnsiTheme="minorHAnsi" w:cstheme="minorBidi"/>
            <w:b w:val="0"/>
            <w:bCs w:val="0"/>
            <w:caps w:val="0"/>
            <w:noProof/>
            <w:sz w:val="22"/>
            <w:szCs w:val="22"/>
            <w:lang w:eastAsia="es-ES"/>
          </w:rPr>
          <w:tab/>
        </w:r>
        <w:r w:rsidR="002D7BA5" w:rsidRPr="00F806E2">
          <w:rPr>
            <w:rStyle w:val="Hyperlink"/>
            <w:noProof/>
          </w:rPr>
          <w:t>CONCLUSIONES</w:t>
        </w:r>
        <w:r w:rsidR="002D7BA5">
          <w:rPr>
            <w:noProof/>
            <w:webHidden/>
          </w:rPr>
          <w:tab/>
        </w:r>
        <w:r w:rsidR="00B00782">
          <w:rPr>
            <w:noProof/>
            <w:webHidden/>
          </w:rPr>
          <w:fldChar w:fldCharType="begin"/>
        </w:r>
        <w:r w:rsidR="002D7BA5">
          <w:rPr>
            <w:noProof/>
            <w:webHidden/>
          </w:rPr>
          <w:instrText xml:space="preserve"> PAGEREF _Toc535446922 \h </w:instrText>
        </w:r>
        <w:r w:rsidR="00B00782">
          <w:rPr>
            <w:noProof/>
            <w:webHidden/>
          </w:rPr>
        </w:r>
        <w:r w:rsidR="00B00782">
          <w:rPr>
            <w:noProof/>
            <w:webHidden/>
          </w:rPr>
          <w:fldChar w:fldCharType="separate"/>
        </w:r>
        <w:r w:rsidR="002D7BA5">
          <w:rPr>
            <w:noProof/>
            <w:webHidden/>
          </w:rPr>
          <w:t>18</w:t>
        </w:r>
        <w:r w:rsidR="00B00782">
          <w:rPr>
            <w:noProof/>
            <w:webHidden/>
          </w:rPr>
          <w:fldChar w:fldCharType="end"/>
        </w:r>
      </w:hyperlink>
    </w:p>
    <w:p w14:paraId="5BEBCF0C" w14:textId="77777777" w:rsidR="002D7BA5" w:rsidRDefault="00D9190D">
      <w:pPr>
        <w:pStyle w:val="TOC1"/>
        <w:rPr>
          <w:rFonts w:asciiTheme="minorHAnsi" w:eastAsiaTheme="minorEastAsia" w:hAnsiTheme="minorHAnsi" w:cstheme="minorBidi"/>
          <w:b w:val="0"/>
          <w:bCs w:val="0"/>
          <w:caps w:val="0"/>
          <w:noProof/>
          <w:sz w:val="22"/>
          <w:szCs w:val="22"/>
          <w:lang w:eastAsia="es-ES"/>
        </w:rPr>
      </w:pPr>
      <w:hyperlink w:anchor="_Toc535446923" w:history="1">
        <w:r w:rsidR="002D7BA5" w:rsidRPr="00F806E2">
          <w:rPr>
            <w:rStyle w:val="Hyperlink"/>
            <w:noProof/>
          </w:rPr>
          <w:t>10</w:t>
        </w:r>
        <w:r w:rsidR="002D7BA5">
          <w:rPr>
            <w:rFonts w:asciiTheme="minorHAnsi" w:eastAsiaTheme="minorEastAsia" w:hAnsiTheme="minorHAnsi" w:cstheme="minorBidi"/>
            <w:b w:val="0"/>
            <w:bCs w:val="0"/>
            <w:caps w:val="0"/>
            <w:noProof/>
            <w:sz w:val="22"/>
            <w:szCs w:val="22"/>
            <w:lang w:eastAsia="es-ES"/>
          </w:rPr>
          <w:tab/>
        </w:r>
        <w:r w:rsidR="002D7BA5" w:rsidRPr="00F806E2">
          <w:rPr>
            <w:rStyle w:val="Hyperlink"/>
            <w:noProof/>
          </w:rPr>
          <w:t>Bibliografía</w:t>
        </w:r>
        <w:r w:rsidR="002D7BA5">
          <w:rPr>
            <w:noProof/>
            <w:webHidden/>
          </w:rPr>
          <w:tab/>
        </w:r>
        <w:r w:rsidR="00B00782">
          <w:rPr>
            <w:noProof/>
            <w:webHidden/>
          </w:rPr>
          <w:fldChar w:fldCharType="begin"/>
        </w:r>
        <w:r w:rsidR="002D7BA5">
          <w:rPr>
            <w:noProof/>
            <w:webHidden/>
          </w:rPr>
          <w:instrText xml:space="preserve"> PAGEREF _Toc535446923 \h </w:instrText>
        </w:r>
        <w:r w:rsidR="00B00782">
          <w:rPr>
            <w:noProof/>
            <w:webHidden/>
          </w:rPr>
        </w:r>
        <w:r w:rsidR="00B00782">
          <w:rPr>
            <w:noProof/>
            <w:webHidden/>
          </w:rPr>
          <w:fldChar w:fldCharType="separate"/>
        </w:r>
        <w:r w:rsidR="002D7BA5">
          <w:rPr>
            <w:noProof/>
            <w:webHidden/>
          </w:rPr>
          <w:t>18</w:t>
        </w:r>
        <w:r w:rsidR="00B00782">
          <w:rPr>
            <w:noProof/>
            <w:webHidden/>
          </w:rPr>
          <w:fldChar w:fldCharType="end"/>
        </w:r>
      </w:hyperlink>
    </w:p>
    <w:p w14:paraId="5BEBCF0D" w14:textId="77777777" w:rsidR="003D7A76" w:rsidRPr="00676D05" w:rsidRDefault="00B00782" w:rsidP="00F5052E">
      <w:r>
        <w:fldChar w:fldCharType="end"/>
      </w:r>
    </w:p>
    <w:p w14:paraId="5BEBCF0E" w14:textId="77777777" w:rsidR="00080D9E" w:rsidRDefault="00080D9E" w:rsidP="00F5052E">
      <w:pPr>
        <w:sectPr w:rsidR="00080D9E" w:rsidSect="004D68E6">
          <w:footerReference w:type="default" r:id="rId10"/>
          <w:type w:val="continuous"/>
          <w:pgSz w:w="11907" w:h="16840" w:code="9"/>
          <w:pgMar w:top="1134" w:right="1134" w:bottom="1134" w:left="1701" w:header="709" w:footer="709" w:gutter="0"/>
          <w:pgNumType w:start="1"/>
          <w:cols w:space="708"/>
          <w:docGrid w:linePitch="360"/>
        </w:sectPr>
      </w:pPr>
    </w:p>
    <w:p w14:paraId="5BEBCF0F" w14:textId="77777777" w:rsidR="00760723" w:rsidRDefault="00614644" w:rsidP="00614644">
      <w:pPr>
        <w:pStyle w:val="Heading1"/>
      </w:pPr>
      <w:bookmarkStart w:id="1" w:name="_Toc535446884"/>
      <w:r>
        <w:lastRenderedPageBreak/>
        <w:t>INTRODUCCIÓN</w:t>
      </w:r>
      <w:bookmarkEnd w:id="1"/>
    </w:p>
    <w:p w14:paraId="53A45060" w14:textId="17C54901" w:rsidR="00B725AD" w:rsidRDefault="00B725AD" w:rsidP="00B725AD">
      <w:pPr>
        <w:rPr>
          <w:ins w:id="2" w:author="Federico Ezequiel Benelli" w:date="2019-06-24T19:11:00Z"/>
        </w:rPr>
      </w:pPr>
      <w:ins w:id="3" w:author="Federico Ezequiel Benelli" w:date="2019-06-24T19:11:00Z">
        <w:r>
          <w:t>El romero (</w:t>
        </w:r>
        <w:proofErr w:type="spellStart"/>
        <w:r>
          <w:t>Rosmarinus</w:t>
        </w:r>
        <w:proofErr w:type="spellEnd"/>
        <w:r>
          <w:t xml:space="preserve"> </w:t>
        </w:r>
        <w:proofErr w:type="spellStart"/>
        <w:r>
          <w:t>officianalis</w:t>
        </w:r>
        <w:proofErr w:type="spellEnd"/>
        <w:r>
          <w:t>) es una planta aromática perteneciente a la familia de las Lamiaceae. Esta fue usada por miles de años con propósitos tanto culinarios como médicos. Su actividad biológica está relacionada principalmente a los compuestos fenólicos y volátiles presentes en el extracto de romero y su aceite esencial, respectivamente. Los principales compuestos fenólicos del extracto de romero son carnosol, ácido rosmarínico y ácido carnósico.</w:t>
        </w:r>
      </w:ins>
    </w:p>
    <w:p w14:paraId="61AC4B24" w14:textId="77777777" w:rsidR="00B725AD" w:rsidRDefault="00B725AD" w:rsidP="00B725AD">
      <w:pPr>
        <w:rPr>
          <w:ins w:id="4" w:author="Federico Ezequiel Benelli" w:date="2019-06-24T19:11:00Z"/>
        </w:rPr>
      </w:pPr>
    </w:p>
    <w:p w14:paraId="29CB7CDF" w14:textId="125101D1" w:rsidR="00B725AD" w:rsidRDefault="00B725AD" w:rsidP="00B725AD">
      <w:pPr>
        <w:rPr>
          <w:ins w:id="5" w:author="Federico Ezequiel Benelli" w:date="2019-06-24T19:11:00Z"/>
        </w:rPr>
      </w:pPr>
      <w:ins w:id="6" w:author="Federico Ezequiel Benelli" w:date="2019-06-24T19:11:00Z">
        <w:r>
          <w:t xml:space="preserve">El ácido carnósico es un metabolito secundario fenólico diterpeno que se encuentra en las hojas de romero y la salvia común (Salvia </w:t>
        </w:r>
        <w:proofErr w:type="spellStart"/>
        <w:r>
          <w:t>officianalis</w:t>
        </w:r>
        <w:proofErr w:type="spellEnd"/>
        <w:r>
          <w:t xml:space="preserve">), siendo la primera la especie que en la actualidad se conoce como la fuente más abundante de ácido Carnósico. Este presenta propiedades antioxidantes y antimicrobianas que lo vuelven un producto de interés para las industrias de la salud, nutrición, cosmética y alimenticia. Sus propiedades antioxidantes son de sumo interés en la industria alimenticia debido a que presenta mayor actividad que algunos de los antioxidantes sintéticos más utilizados como butil hidroxitolueno (BHT) y butil hidroxianisol (BHA) y mayor resistencia a altas temperaturas que otros compuestos fenólicos </w:t>
        </w:r>
        <w:proofErr w:type="spellStart"/>
        <w:r>
          <w:t>diterpénicos</w:t>
        </w:r>
        <w:proofErr w:type="spellEnd"/>
        <w:r>
          <w:t xml:space="preserve">, por lo que la Unión Europea, Japón y China ya han catalogado a los </w:t>
        </w:r>
        <w:proofErr w:type="spellStart"/>
        <w:r>
          <w:t>ex-tractos</w:t>
        </w:r>
        <w:proofErr w:type="spellEnd"/>
        <w:r>
          <w:t xml:space="preserve"> de romero como aditivos tecnológicos en función de su contenido de ácido carnósico y carnosol. Dichas propiedades antioxidantes actúan como propiedades fotoprotectoras ante oxidación asistida por UV en fibroblastos dérmicos humanos y resultan de interés en la industria de la salud, junto con propiedades </w:t>
        </w:r>
        <w:proofErr w:type="spellStart"/>
        <w:r>
          <w:t>anticarcinogénicas</w:t>
        </w:r>
        <w:proofErr w:type="spellEnd"/>
        <w:r>
          <w:t xml:space="preserve">, antitumorales, </w:t>
        </w:r>
        <w:proofErr w:type="spellStart"/>
        <w:r>
          <w:t>antiadipogénicas</w:t>
        </w:r>
        <w:proofErr w:type="spellEnd"/>
        <w:r>
          <w:t>, antiinflamatorias, entre otras.</w:t>
        </w:r>
      </w:ins>
    </w:p>
    <w:p w14:paraId="7E8233DA" w14:textId="77777777" w:rsidR="00B725AD" w:rsidRDefault="00B725AD" w:rsidP="00B725AD">
      <w:pPr>
        <w:rPr>
          <w:ins w:id="7" w:author="Federico Ezequiel Benelli" w:date="2019-06-24T19:11:00Z"/>
        </w:rPr>
      </w:pPr>
    </w:p>
    <w:p w14:paraId="640C1EEA" w14:textId="77777777" w:rsidR="00B725AD" w:rsidRDefault="00B725AD" w:rsidP="00B725AD">
      <w:pPr>
        <w:rPr>
          <w:ins w:id="8" w:author="Federico Ezequiel Benelli" w:date="2019-06-24T19:11:00Z"/>
        </w:rPr>
      </w:pPr>
      <w:ins w:id="9" w:author="Federico Ezequiel Benelli" w:date="2019-06-24T19:11:00Z">
        <w:r>
          <w:t>Actualmente la mayor parte de los extractos utilizados se obtienen mediante extracción con solventes, posterior filtración y evaporación hasta la obtención de un polvo seco.</w:t>
        </w:r>
      </w:ins>
    </w:p>
    <w:p w14:paraId="400AE66D" w14:textId="77777777" w:rsidR="00B725AD" w:rsidRDefault="00B725AD" w:rsidP="00B725AD">
      <w:pPr>
        <w:rPr>
          <w:ins w:id="10" w:author="Federico Ezequiel Benelli" w:date="2019-06-24T19:11:00Z"/>
        </w:rPr>
      </w:pPr>
    </w:p>
    <w:p w14:paraId="7D36C141" w14:textId="2D477C2C" w:rsidR="00B725AD" w:rsidRDefault="00B725AD" w:rsidP="00B725AD">
      <w:pPr>
        <w:rPr>
          <w:ins w:id="11" w:author="Federico Ezequiel Benelli" w:date="2019-06-24T19:12:00Z"/>
        </w:rPr>
      </w:pPr>
      <w:ins w:id="12" w:author="Federico Ezequiel Benelli" w:date="2019-06-24T19:11:00Z">
        <w:r>
          <w:t xml:space="preserve">Este proyecto integrador se centrará en proponer el diseño de un módulo de extracción de un extracto rico en ácido carnósico a partir de hojas de romero libres de aceites esenciales (extraídos previamente mediante destilación por arrastre de vapor). Se evaluará una extracción con solvente y luego posteriores operaciones con el objeto de obtener un extracto sólido de una pureza mayor a la obtenida mediante los métodos convencionales que se utilizan en la actualidad. </w:t>
        </w:r>
      </w:ins>
      <w:ins w:id="13" w:author="Federico Ezequiel Benelli" w:date="2019-06-24T19:12:00Z">
        <w:r w:rsidR="00096868" w:rsidRPr="00096868">
          <w:t>Estas actividades se realizarán en el Centro de Excelencia de Productos y Procesos (CEPROCOR), como continuación de las Prácticas Profesionales Supervisadas realizadas en la institución bajo un acuerdo de confidencialidad y ajustada a los requisitos de un cliente específico del mismo, el cual es un productor de romero que exporta su cosecha como hojas secas. Este diseño tendrá en cuenta los condicionantes principales como por ejemplo el volumen de producción y las condiciones iniciales de la materia prima. Además, con el fin de evaluar la factibilidad económica, se realizará una estimación de los costos del proyecto.</w:t>
        </w:r>
      </w:ins>
    </w:p>
    <w:p w14:paraId="5EDB0325" w14:textId="77777777" w:rsidR="00096868" w:rsidRDefault="00096868" w:rsidP="00B725AD">
      <w:pPr>
        <w:rPr>
          <w:ins w:id="14" w:author="Federico Ezequiel Benelli" w:date="2019-06-24T19:11:00Z"/>
        </w:rPr>
      </w:pPr>
    </w:p>
    <w:p w14:paraId="38A0DCC4" w14:textId="77777777" w:rsidR="00B725AD" w:rsidRDefault="00B725AD" w:rsidP="00B725AD">
      <w:pPr>
        <w:rPr>
          <w:ins w:id="15" w:author="Federico Ezequiel Benelli" w:date="2019-06-24T19:11:00Z"/>
        </w:rPr>
      </w:pPr>
    </w:p>
    <w:p w14:paraId="5BEBCF10" w14:textId="00B2C80D" w:rsidR="00614644" w:rsidDel="00B725AD" w:rsidRDefault="00614644" w:rsidP="00B725AD">
      <w:pPr>
        <w:rPr>
          <w:del w:id="16" w:author="Federico Ezequiel Benelli" w:date="2019-06-24T19:11:00Z"/>
        </w:rPr>
      </w:pPr>
      <w:del w:id="17" w:author="Federico Ezequiel Benelli" w:date="2019-06-24T19:11:00Z">
        <w:r w:rsidDel="00B725AD">
          <w:delText>El romero (Rosmarinus</w:delText>
        </w:r>
        <w:r w:rsidR="00AA2FB7" w:rsidDel="00B725AD">
          <w:delText>officinalis</w:delText>
        </w:r>
        <w:r w:rsidDel="00B725AD">
          <w:delText>) es una planta aromática perteneciente a la familia de las Lamiaceae</w:delText>
        </w:r>
      </w:del>
      <w:ins w:id="18" w:author="NN" w:date="2019-02-12T18:22:00Z">
        <w:del w:id="19" w:author="Federico Ezequiel Benelli" w:date="2019-06-24T19:11:00Z">
          <w:r w:rsidR="00F70943" w:rsidDel="00B725AD">
            <w:delText xml:space="preserve">, </w:delText>
          </w:r>
        </w:del>
      </w:ins>
      <w:del w:id="20" w:author="Federico Ezequiel Benelli" w:date="2019-06-24T19:11:00Z">
        <w:r w:rsidDel="00B725AD">
          <w:delText xml:space="preserve">. Esta fue usada por </w:delText>
        </w:r>
      </w:del>
      <w:ins w:id="21" w:author="NN" w:date="2019-02-12T18:22:00Z">
        <w:del w:id="22" w:author="Federico Ezequiel Benelli" w:date="2019-06-24T19:11:00Z">
          <w:r w:rsidR="00F70943" w:rsidDel="00B725AD">
            <w:delText xml:space="preserve">desde hace </w:delText>
          </w:r>
        </w:del>
      </w:ins>
      <w:del w:id="23" w:author="Federico Ezequiel Benelli" w:date="2019-06-24T19:11:00Z">
        <w:r w:rsidDel="00B725AD">
          <w:delText xml:space="preserve">miles de años con propósitos tanto culinarios como médicos. Su actividad biológica está relacionada principalmente a </w:delText>
        </w:r>
      </w:del>
      <w:ins w:id="24" w:author="NN" w:date="2019-02-12T18:22:00Z">
        <w:del w:id="25" w:author="Federico Ezequiel Benelli" w:date="2019-06-24T19:11:00Z">
          <w:r w:rsidR="00F70943" w:rsidDel="00B725AD">
            <w:delText xml:space="preserve">con </w:delText>
          </w:r>
        </w:del>
      </w:ins>
      <w:del w:id="26" w:author="Federico Ezequiel Benelli" w:date="2019-06-24T19:11:00Z">
        <w:r w:rsidDel="00B725AD">
          <w:delText xml:space="preserve">los compuestos fenólicos y volátiles presentes </w:delText>
        </w:r>
      </w:del>
      <w:ins w:id="27" w:author="NN" w:date="2019-02-12T18:23:00Z">
        <w:del w:id="28" w:author="Federico Ezequiel Benelli" w:date="2019-06-24T19:11:00Z">
          <w:r w:rsidR="00F70943" w:rsidDel="00B725AD">
            <w:delText xml:space="preserve">respectivamente </w:delText>
          </w:r>
        </w:del>
      </w:ins>
      <w:del w:id="29" w:author="Federico Ezequiel Benelli" w:date="2019-06-24T19:11:00Z">
        <w:r w:rsidDel="00B725AD">
          <w:delText>en el extracto de romero y su aceite esencial, respectivamente. Los principales compuestos fenólicos del extracto de romero son carnosol, ácido rosmarínico y ácido carnósico.</w:delText>
        </w:r>
      </w:del>
    </w:p>
    <w:p w14:paraId="5BEBCF11" w14:textId="4FB4F07B" w:rsidR="00614644" w:rsidDel="00B725AD" w:rsidRDefault="00614644" w:rsidP="00614644">
      <w:pPr>
        <w:rPr>
          <w:del w:id="30" w:author="Federico Ezequiel Benelli" w:date="2019-06-24T19:11:00Z"/>
        </w:rPr>
      </w:pPr>
      <w:del w:id="31" w:author="Federico Ezequiel Benelli" w:date="2019-06-24T19:11:00Z">
        <w:r w:rsidDel="00B725AD">
          <w:delText xml:space="preserve">El ácido carnósico es un metabolito secundario fenólico diterpeno que se encuentra en las hojas de romero y la salvia común (Salvia </w:delText>
        </w:r>
        <w:r w:rsidR="00AA2FB7" w:rsidDel="00B725AD">
          <w:delText>officinalis</w:delText>
        </w:r>
        <w:r w:rsidDel="00B725AD">
          <w:delText xml:space="preserve">), siendo la primera la especie que en la actualidad se conoce como la fuente más abundante de ácido </w:delText>
        </w:r>
      </w:del>
      <w:ins w:id="32" w:author="NN" w:date="2019-02-12T18:23:00Z">
        <w:del w:id="33" w:author="Federico Ezequiel Benelli" w:date="2019-06-24T19:11:00Z">
          <w:r w:rsidR="00F70943" w:rsidDel="00B725AD">
            <w:delText>c</w:delText>
          </w:r>
        </w:del>
      </w:ins>
      <w:del w:id="34" w:author="Federico Ezequiel Benelli" w:date="2019-06-24T19:11:00Z">
        <w:r w:rsidDel="00B725AD">
          <w:delText>Carnósico. Este presenta propiedades antioxidantes y antimicrobianas que lo vuelven un producto de interés para las industrias de la salud, nutrición, cosmética y alimenticia. Sus propiedades antioxidantes son de sumo interés en la industria alimenticia debido a que presenta mayor actividad que algunos de los antioxidantes sintéticos más utilizados como butil hidroxitolueno (BHT) y butil hidroxianisol (BHA) y mayor resistencia a altas temperaturas que otros compuestos fenólicos diterpénicos, por lo que la Unión Europea, Japón y China ya han catalogado a los extractos de romero como aditivos tecnológicos en función de su contenido de ácido carnósico y carnosol. Dichas propiedades antioxidantes actúan como propiedades fotoprotectoras ante oxidación asistida por UV en fibroblastos dérmicos humanos y resultan de interés en la industria de la salud, junto con propiedades anticarcinogénicas, antitumorales, antiadipogénicas, antiinflamatorias, entre otras.</w:delText>
        </w:r>
      </w:del>
    </w:p>
    <w:p w14:paraId="5BEBCF12" w14:textId="543DA08D" w:rsidR="00614644" w:rsidDel="00B725AD" w:rsidRDefault="00614644" w:rsidP="00614644">
      <w:pPr>
        <w:rPr>
          <w:del w:id="35" w:author="Federico Ezequiel Benelli" w:date="2019-06-24T19:11:00Z"/>
        </w:rPr>
      </w:pPr>
      <w:del w:id="36" w:author="Federico Ezequiel Benelli" w:date="2019-06-24T19:11:00Z">
        <w:r w:rsidDel="00B725AD">
          <w:delText>Actualmente la mayor parte de los extractos utilizados se obtienen mediante extracción con solventes, posterior filtración y evaporación hasta la obtención de un polvo seco.</w:delText>
        </w:r>
      </w:del>
    </w:p>
    <w:p w14:paraId="5BEBCF13" w14:textId="73D5CFDA" w:rsidR="00614644" w:rsidDel="00B725AD" w:rsidRDefault="00614644" w:rsidP="00614644">
      <w:pPr>
        <w:rPr>
          <w:del w:id="37" w:author="Federico Ezequiel Benelli" w:date="2019-06-24T19:11:00Z"/>
        </w:rPr>
      </w:pPr>
      <w:del w:id="38" w:author="Federico Ezequiel Benelli" w:date="2019-06-24T19:11:00Z">
        <w:r w:rsidDel="00B725AD">
          <w:delText xml:space="preserve">Este proyecto integrador se centrará en proponer el diseño de una planta de obtención de un extracto rico en ácido carnósico a partir de hojas de romero libres de aceites esenciales (extraídos previamente mediante destilación por arrastre de vapor). Se evaluará una extracción con solvente y luego posteriores operaciones con el objeto de obtener un extracto sólido de una pureza mayor a la obtenida mediante los métodos convencionales que se utilizan en la actualidad. </w:delText>
        </w:r>
      </w:del>
    </w:p>
    <w:p w14:paraId="5BEBCF14" w14:textId="6C93C213" w:rsidR="00614644" w:rsidDel="00B725AD" w:rsidRDefault="00614644" w:rsidP="00614644">
      <w:pPr>
        <w:rPr>
          <w:del w:id="39" w:author="Federico Ezequiel Benelli" w:date="2019-06-24T19:11:00Z"/>
        </w:rPr>
      </w:pPr>
    </w:p>
    <w:p w14:paraId="5BEBCF15" w14:textId="1A1C8844" w:rsidR="00614644" w:rsidRPr="00614644" w:rsidDel="00B725AD" w:rsidRDefault="00614644" w:rsidP="00614644">
      <w:pPr>
        <w:rPr>
          <w:del w:id="40" w:author="Federico Ezequiel Benelli" w:date="2019-06-24T19:11:00Z"/>
        </w:rPr>
      </w:pPr>
      <w:del w:id="41" w:author="Federico Ezequiel Benelli" w:date="2019-06-24T19:11:00Z">
        <w:r w:rsidDel="00B725AD">
          <w:delText>Estas actividades se realizarán en el Centro de Excelencia de Productos y Procesos (CEPROCOR), como continuación de las Prácticas Profesionales Supervisadas realizadas en la institución bajo un acuerdo de confidencialidad y ajustada a los requisitos de un cliente específico del mismo, el cual es un productor de romero que exporta su cosecha como hojas secas. Este diseño tendrá en cuenta los condicionantes principales como por ejemplo el volumen de producción y las condiciones iniciales de la materia prima. Además, con el fin de evaluar la factibilidad económica, se realizará una estimación de los costos del proyecto.</w:delText>
        </w:r>
      </w:del>
    </w:p>
    <w:p w14:paraId="5BEBCF16" w14:textId="77777777" w:rsidR="00614644" w:rsidRDefault="00614644" w:rsidP="00614644">
      <w:pPr>
        <w:pStyle w:val="Heading1"/>
      </w:pPr>
      <w:bookmarkStart w:id="42" w:name="_Toc535446885"/>
      <w:r>
        <w:t>OBJETIVOS</w:t>
      </w:r>
      <w:bookmarkEnd w:id="42"/>
    </w:p>
    <w:p w14:paraId="5BEBCF17" w14:textId="77777777" w:rsidR="00614644" w:rsidRDefault="00614644" w:rsidP="00614644">
      <w:pPr>
        <w:pStyle w:val="Heading2"/>
      </w:pPr>
      <w:bookmarkStart w:id="43" w:name="_Toc535446886"/>
      <w:r>
        <w:t>Objetivo general</w:t>
      </w:r>
      <w:bookmarkEnd w:id="43"/>
    </w:p>
    <w:p w14:paraId="5BEBCF18" w14:textId="77777777" w:rsidR="00614644" w:rsidRDefault="00614644" w:rsidP="00614644">
      <w:r>
        <w:t xml:space="preserve">Diseñar proceso y equipos para la obtención de un extracto de romero con un contenido elevado de ácido carnósico como herramienta de incremento de valor agregado y de minimización de costos de transporte de la producción de un productor local. </w:t>
      </w:r>
    </w:p>
    <w:p w14:paraId="5BEBCF19" w14:textId="77777777" w:rsidR="00614644" w:rsidRDefault="00614644" w:rsidP="00614644">
      <w:pPr>
        <w:pStyle w:val="Heading2"/>
      </w:pPr>
      <w:bookmarkStart w:id="44" w:name="_Toc535446887"/>
      <w:r>
        <w:t>Objetivos específicos</w:t>
      </w:r>
      <w:bookmarkEnd w:id="44"/>
    </w:p>
    <w:p w14:paraId="5BEBCF1A" w14:textId="77777777" w:rsidR="00614644" w:rsidRDefault="00614644" w:rsidP="00614644">
      <w:pPr>
        <w:numPr>
          <w:ilvl w:val="0"/>
          <w:numId w:val="10"/>
        </w:numPr>
        <w:spacing w:after="0"/>
        <w:ind w:left="284" w:firstLine="367"/>
      </w:pPr>
      <w:r>
        <w:t>Caracterizar la materia prima a utilizar.</w:t>
      </w:r>
    </w:p>
    <w:p w14:paraId="5BEBCF1B" w14:textId="77777777" w:rsidR="00614644" w:rsidRDefault="00614644" w:rsidP="00614644">
      <w:pPr>
        <w:numPr>
          <w:ilvl w:val="0"/>
          <w:numId w:val="10"/>
        </w:numPr>
        <w:spacing w:after="0"/>
        <w:ind w:left="284" w:firstLine="367"/>
      </w:pPr>
      <w:r>
        <w:t>Diseñar un proceso de obtención de un extracto de romero a partir de hojas.</w:t>
      </w:r>
    </w:p>
    <w:p w14:paraId="5BEBCF1C" w14:textId="77777777" w:rsidR="00614644" w:rsidRPr="0006149A" w:rsidRDefault="00614644" w:rsidP="00614644">
      <w:pPr>
        <w:numPr>
          <w:ilvl w:val="0"/>
          <w:numId w:val="10"/>
        </w:numPr>
        <w:spacing w:after="0"/>
        <w:ind w:left="1418" w:hanging="767"/>
      </w:pPr>
      <w:r>
        <w:t>Determinar las características de los equipos que realizarán las operaciones del proceso diseñado.</w:t>
      </w:r>
    </w:p>
    <w:p w14:paraId="5BEBCF1D" w14:textId="77777777" w:rsidR="00614644" w:rsidRDefault="00614644" w:rsidP="00614644">
      <w:pPr>
        <w:numPr>
          <w:ilvl w:val="0"/>
          <w:numId w:val="10"/>
        </w:numPr>
        <w:spacing w:after="0"/>
        <w:ind w:left="284" w:firstLine="367"/>
      </w:pPr>
      <w:r>
        <w:t>Diseñar el extractor a utilizar en el proceso de extracción planteado.</w:t>
      </w:r>
    </w:p>
    <w:p w14:paraId="5BEBCF1E" w14:textId="77777777" w:rsidR="006635A7" w:rsidRDefault="00614644" w:rsidP="00614644">
      <w:pPr>
        <w:numPr>
          <w:ilvl w:val="0"/>
          <w:numId w:val="10"/>
        </w:numPr>
        <w:spacing w:after="0"/>
        <w:ind w:left="284" w:firstLine="367"/>
      </w:pPr>
      <w:r w:rsidRPr="001243AD">
        <w:t xml:space="preserve">Evaluar </w:t>
      </w:r>
      <w:r>
        <w:t>los costos de inversión y operativos.</w:t>
      </w:r>
    </w:p>
    <w:p w14:paraId="5BEBCF1F" w14:textId="77777777" w:rsidR="00614644" w:rsidRPr="006635A7" w:rsidRDefault="006635A7" w:rsidP="006635A7">
      <w:pPr>
        <w:spacing w:after="0" w:line="240" w:lineRule="auto"/>
        <w:ind w:firstLine="0"/>
        <w:jc w:val="left"/>
      </w:pPr>
      <w:r>
        <w:br w:type="page"/>
      </w:r>
    </w:p>
    <w:p w14:paraId="5BEBCF20" w14:textId="77777777" w:rsidR="00614644" w:rsidRDefault="00614644" w:rsidP="00614644">
      <w:pPr>
        <w:pStyle w:val="Heading1"/>
      </w:pPr>
      <w:bookmarkStart w:id="45" w:name="_Toc535446888"/>
      <w:r>
        <w:lastRenderedPageBreak/>
        <w:t>MARCO TEÓRICO</w:t>
      </w:r>
      <w:bookmarkEnd w:id="45"/>
    </w:p>
    <w:p w14:paraId="5BEBCF21" w14:textId="77777777" w:rsidR="008C7F3B" w:rsidRDefault="008C7F3B" w:rsidP="008C7F3B">
      <w:pPr>
        <w:pStyle w:val="Heading2"/>
      </w:pPr>
      <w:bookmarkStart w:id="46" w:name="_Toc535446889"/>
      <w:r>
        <w:t xml:space="preserve">Ácido </w:t>
      </w:r>
      <w:ins w:id="47" w:author="NN" w:date="2019-02-12T18:47:00Z">
        <w:r w:rsidR="008A133A">
          <w:t>c</w:t>
        </w:r>
      </w:ins>
      <w:del w:id="48" w:author="NN" w:date="2019-02-12T18:47:00Z">
        <w:r w:rsidDel="008A133A">
          <w:delText>C</w:delText>
        </w:r>
      </w:del>
      <w:r>
        <w:t>arnósico</w:t>
      </w:r>
      <w:bookmarkEnd w:id="46"/>
    </w:p>
    <w:p w14:paraId="5BEBCF22" w14:textId="77777777" w:rsidR="00F83D12" w:rsidRPr="00F83D12" w:rsidRDefault="00F83D12" w:rsidP="00F83D12">
      <w:pPr>
        <w:pStyle w:val="Heading3"/>
      </w:pPr>
      <w:bookmarkStart w:id="49" w:name="_Toc535446890"/>
      <w:r>
        <w:t>Generalidades</w:t>
      </w:r>
      <w:bookmarkEnd w:id="49"/>
    </w:p>
    <w:p w14:paraId="5BEBCF23" w14:textId="77777777" w:rsidR="008C7F3B" w:rsidRDefault="004C2DE3" w:rsidP="008C7F3B">
      <w:r>
        <w:t xml:space="preserve">El </w:t>
      </w:r>
      <w:ins w:id="50" w:author="NN" w:date="2019-02-12T18:48:00Z">
        <w:r w:rsidR="008A133A">
          <w:t>á</w:t>
        </w:r>
      </w:ins>
      <w:del w:id="51" w:author="NN" w:date="2019-02-12T18:48:00Z">
        <w:r w:rsidDel="008A133A">
          <w:delText>Á</w:delText>
        </w:r>
      </w:del>
      <w:r>
        <w:t xml:space="preserve">cido </w:t>
      </w:r>
      <w:ins w:id="52" w:author="NN" w:date="2019-02-12T18:48:00Z">
        <w:r w:rsidR="008A133A">
          <w:t>c</w:t>
        </w:r>
      </w:ins>
      <w:del w:id="53" w:author="NN" w:date="2019-02-12T18:48:00Z">
        <w:r w:rsidDel="008A133A">
          <w:delText>C</w:delText>
        </w:r>
      </w:del>
      <w:r>
        <w:t>arnósico</w:t>
      </w:r>
      <w:r w:rsidR="00E1275B">
        <w:t xml:space="preserve"> (Fig. </w:t>
      </w:r>
      <w:r w:rsidR="002803FA">
        <w:t>-</w:t>
      </w:r>
      <w:r w:rsidR="00E1275B">
        <w:t>X</w:t>
      </w:r>
      <w:r w:rsidR="002803FA">
        <w:t>-</w:t>
      </w:r>
      <w:r w:rsidR="00E1275B">
        <w:t xml:space="preserve">) </w:t>
      </w:r>
      <w:r>
        <w:t>es un metabolito secundario fenólico diterpeno</w:t>
      </w:r>
      <w:r w:rsidR="00F83D12">
        <w:t xml:space="preserve"> que se encuentra en ciertas plantas mediterráneas</w:t>
      </w:r>
      <w:r>
        <w:t>, también suele ser clasificado como un polifenol debido a que posee grupos fenólicos</w:t>
      </w:r>
      <w:del w:id="54" w:author="NN" w:date="2019-02-12T18:48:00Z">
        <w:r w:rsidDel="008A133A">
          <w:delText>;</w:delText>
        </w:r>
      </w:del>
      <w:r>
        <w:t xml:space="preserve"> aunque, según su distribución en células, ruta </w:t>
      </w:r>
      <w:r w:rsidR="00F83D12">
        <w:t>de biosíntesis</w:t>
      </w:r>
      <w:r>
        <w:t>, solubilidad y roles biológicos</w:t>
      </w:r>
      <w:ins w:id="55" w:author="NN" w:date="2019-02-12T18:48:00Z">
        <w:r w:rsidR="008A133A">
          <w:t>,</w:t>
        </w:r>
      </w:ins>
      <w:r>
        <w:t xml:space="preserve"> difieren sustancialmente de la mayoría de los polifenoles y se asemeja más a los tocoferoles y carotenoides.</w:t>
      </w:r>
      <w:sdt>
        <w:sdtPr>
          <w:id w:val="-1514225259"/>
          <w:citation/>
        </w:sdtPr>
        <w:sdtContent>
          <w:r w:rsidR="00B00782">
            <w:fldChar w:fldCharType="begin"/>
          </w:r>
          <w:r w:rsidR="006B68EB">
            <w:rPr>
              <w:lang w:val="es-AR"/>
            </w:rPr>
            <w:instrText xml:space="preserve"> CITATION Sim15 \l 11274 </w:instrText>
          </w:r>
          <w:r w:rsidR="00B00782">
            <w:fldChar w:fldCharType="separate"/>
          </w:r>
          <w:r w:rsidR="003A799D">
            <w:rPr>
              <w:noProof/>
              <w:lang w:val="es-AR"/>
            </w:rPr>
            <w:t xml:space="preserve"> (1)</w:t>
          </w:r>
          <w:r w:rsidR="00B00782">
            <w:fldChar w:fldCharType="end"/>
          </w:r>
        </w:sdtContent>
      </w:sdt>
    </w:p>
    <w:p w14:paraId="5BEBCF24" w14:textId="77777777" w:rsidR="00E1275B" w:rsidRDefault="00E1275B" w:rsidP="00E1275B">
      <w:pPr>
        <w:keepNext/>
        <w:jc w:val="center"/>
      </w:pPr>
      <w:r>
        <w:rPr>
          <w:noProof/>
          <w:lang w:eastAsia="es-ES"/>
        </w:rPr>
        <w:drawing>
          <wp:inline distT="0" distB="0" distL="0" distR="0" wp14:anchorId="5BEBD15D" wp14:editId="5BEBD15E">
            <wp:extent cx="2165230" cy="2012496"/>
            <wp:effectExtent l="0" t="0" r="0" b="0"/>
            <wp:docPr id="1825325482" name="Imagen 1825325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email">
                      <a:extLst>
                        <a:ext uri="{28A0092B-C50C-407E-A947-70E740481C1C}">
                          <a14:useLocalDpi xmlns:a14="http://schemas.microsoft.com/office/drawing/2010/main" val="0"/>
                        </a:ext>
                      </a:extLst>
                    </a:blip>
                    <a:stretch>
                      <a:fillRect/>
                    </a:stretch>
                  </pic:blipFill>
                  <pic:spPr>
                    <a:xfrm>
                      <a:off x="0" y="0"/>
                      <a:ext cx="2165230" cy="2012496"/>
                    </a:xfrm>
                    <a:prstGeom prst="rect">
                      <a:avLst/>
                    </a:prstGeom>
                  </pic:spPr>
                </pic:pic>
              </a:graphicData>
            </a:graphic>
          </wp:inline>
        </w:drawing>
      </w:r>
    </w:p>
    <w:p w14:paraId="5BEBCF25" w14:textId="77777777" w:rsidR="00E1275B" w:rsidRDefault="00E1275B" w:rsidP="00E1275B">
      <w:pPr>
        <w:pStyle w:val="Caption"/>
        <w:jc w:val="center"/>
      </w:pPr>
      <w:r>
        <w:t xml:space="preserve">Figura </w:t>
      </w:r>
      <w:r w:rsidR="00B00782">
        <w:fldChar w:fldCharType="begin"/>
      </w:r>
      <w:r>
        <w:instrText xml:space="preserve"> SEQ Figura \* ARABIC </w:instrText>
      </w:r>
      <w:r w:rsidR="00B00782">
        <w:fldChar w:fldCharType="separate"/>
      </w:r>
      <w:r w:rsidR="00ED0EF7">
        <w:rPr>
          <w:noProof/>
        </w:rPr>
        <w:t>1</w:t>
      </w:r>
      <w:r w:rsidR="00B00782">
        <w:fldChar w:fldCharType="end"/>
      </w:r>
      <w:r>
        <w:t xml:space="preserve"> Ácido </w:t>
      </w:r>
      <w:del w:id="56" w:author="NN" w:date="2019-02-12T18:49:00Z">
        <w:r w:rsidDel="008A133A">
          <w:delText>C</w:delText>
        </w:r>
      </w:del>
      <w:ins w:id="57" w:author="NN" w:date="2019-02-12T18:49:00Z">
        <w:r w:rsidR="008A133A">
          <w:t>c</w:t>
        </w:r>
      </w:ins>
      <w:r>
        <w:t>arnósico</w:t>
      </w:r>
    </w:p>
    <w:p w14:paraId="5BEBCF26" w14:textId="77777777" w:rsidR="00F83D12" w:rsidRDefault="00F83D12" w:rsidP="008C7F3B">
      <w:r>
        <w:t xml:space="preserve">Las plantas mediterráneas se encuentran expuestas a combinaciones de diversas condiciones de estrés ambiental, como baja disponibilidad de agua, elevada iluminación solar, fluctuaciones de temperatura y privación de nutrientes. Esto resulta en un desbalance entre compuestos </w:t>
      </w:r>
      <w:r w:rsidR="00B00782" w:rsidRPr="00B00782">
        <w:rPr>
          <w:highlight w:val="yellow"/>
          <w:rPrChange w:id="58" w:author="NN" w:date="2019-02-12T18:50:00Z">
            <w:rPr/>
          </w:rPrChange>
        </w:rPr>
        <w:t xml:space="preserve">oxidativos </w:t>
      </w:r>
      <w:ins w:id="59" w:author="NN" w:date="2019-02-12T18:49:00Z">
        <w:r w:rsidR="00B00782" w:rsidRPr="00B00782">
          <w:rPr>
            <w:highlight w:val="yellow"/>
            <w:rPrChange w:id="60" w:author="NN" w:date="2019-02-12T18:50:00Z">
              <w:rPr/>
            </w:rPrChange>
          </w:rPr>
          <w:t>¿oxidantes?</w:t>
        </w:r>
        <w:r w:rsidR="008A133A">
          <w:t xml:space="preserve"> </w:t>
        </w:r>
      </w:ins>
      <w:r>
        <w:t>y antioxidantes, resultando en estrés oxidativo. Adem</w:t>
      </w:r>
      <w:r w:rsidR="00AD4CB5">
        <w:t>ás de otros compuestos conocidos por sus propiedades de protección de cloroplastos ante el estrés oxidativo, como los carotenoides, tocoferoles, ascorbato y glutatión, a</w:t>
      </w:r>
      <w:r>
        <w:t xml:space="preserve">lgunas de estas plantas evolucionaron </w:t>
      </w:r>
      <w:r w:rsidR="00AD4CB5">
        <w:t xml:space="preserve">sintetizando ácido carnósico, el cual presenta altas propiedades antioxidantes en estudios </w:t>
      </w:r>
      <w:r w:rsidR="00AD4CB5" w:rsidRPr="00AD4CB5">
        <w:rPr>
          <w:i/>
        </w:rPr>
        <w:t xml:space="preserve">in </w:t>
      </w:r>
      <w:proofErr w:type="spellStart"/>
      <w:r w:rsidR="00AD4CB5" w:rsidRPr="00AD4CB5">
        <w:rPr>
          <w:i/>
        </w:rPr>
        <w:t>vitrio</w:t>
      </w:r>
      <w:proofErr w:type="spellEnd"/>
      <w:del w:id="61" w:author="NN" w:date="2019-02-12T18:50:00Z">
        <w:r w:rsidR="006B68EB" w:rsidDel="008A133A">
          <w:delText>.</w:delText>
        </w:r>
      </w:del>
      <w:sdt>
        <w:sdtPr>
          <w:id w:val="-1904366453"/>
          <w:citation/>
        </w:sdtPr>
        <w:sdtContent>
          <w:r w:rsidR="00B00782">
            <w:fldChar w:fldCharType="begin"/>
          </w:r>
          <w:r w:rsidR="006B68EB">
            <w:rPr>
              <w:lang w:val="es-AR"/>
            </w:rPr>
            <w:instrText xml:space="preserve"> CITATION Sim15 \l 11274 </w:instrText>
          </w:r>
          <w:r w:rsidR="00B00782">
            <w:fldChar w:fldCharType="separate"/>
          </w:r>
          <w:r w:rsidR="003A799D">
            <w:rPr>
              <w:noProof/>
              <w:lang w:val="es-AR"/>
            </w:rPr>
            <w:t xml:space="preserve"> (1)</w:t>
          </w:r>
          <w:r w:rsidR="00B00782">
            <w:fldChar w:fldCharType="end"/>
          </w:r>
        </w:sdtContent>
      </w:sdt>
      <w:ins w:id="62" w:author="NN" w:date="2019-02-12T18:50:00Z">
        <w:r w:rsidR="008A133A">
          <w:t>.</w:t>
        </w:r>
      </w:ins>
    </w:p>
    <w:p w14:paraId="5BEBCF27" w14:textId="77777777" w:rsidR="00E0553D" w:rsidRPr="00032011" w:rsidRDefault="00E0553D" w:rsidP="008C7F3B"/>
    <w:p w14:paraId="5BEBCF28" w14:textId="77777777" w:rsidR="00823955" w:rsidRDefault="00513F74" w:rsidP="00513F74">
      <w:pPr>
        <w:pStyle w:val="Heading3"/>
      </w:pPr>
      <w:bookmarkStart w:id="63" w:name="_Toc535446891"/>
      <w:r>
        <w:t>Rol Antioxidante</w:t>
      </w:r>
      <w:bookmarkEnd w:id="63"/>
    </w:p>
    <w:p w14:paraId="5BEBCF29" w14:textId="77777777" w:rsidR="00513F74" w:rsidRDefault="00513F74" w:rsidP="00513F74">
      <w:pPr>
        <w:rPr>
          <w:lang w:eastAsia="es-ES"/>
        </w:rPr>
      </w:pPr>
      <w:r>
        <w:rPr>
          <w:lang w:eastAsia="es-ES"/>
        </w:rPr>
        <w:t>El ácido carnósico y el carnosol</w:t>
      </w:r>
      <w:r w:rsidR="00AA2FB7">
        <w:rPr>
          <w:lang w:eastAsia="es-ES"/>
        </w:rPr>
        <w:t xml:space="preserve"> (primer producto de oxidación del ácido carnósico)</w:t>
      </w:r>
      <w:r>
        <w:rPr>
          <w:lang w:eastAsia="es-ES"/>
        </w:rPr>
        <w:t xml:space="preserve"> han si</w:t>
      </w:r>
      <w:ins w:id="64" w:author="NN" w:date="2019-02-12T18:50:00Z">
        <w:r w:rsidR="008A133A">
          <w:rPr>
            <w:lang w:eastAsia="es-ES"/>
          </w:rPr>
          <w:t>d</w:t>
        </w:r>
      </w:ins>
      <w:del w:id="65" w:author="NN" w:date="2019-02-12T18:50:00Z">
        <w:r w:rsidDel="008A133A">
          <w:rPr>
            <w:lang w:eastAsia="es-ES"/>
          </w:rPr>
          <w:delText>g</w:delText>
        </w:r>
      </w:del>
      <w:r>
        <w:rPr>
          <w:lang w:eastAsia="es-ES"/>
        </w:rPr>
        <w:t>o sugeridos como los responsables del 90% de la actividad antioxidante de los extractos de romero</w:t>
      </w:r>
      <w:sdt>
        <w:sdtPr>
          <w:rPr>
            <w:lang w:eastAsia="es-ES"/>
          </w:rPr>
          <w:id w:val="1491204245"/>
          <w:citation/>
        </w:sdtPr>
        <w:sdtContent>
          <w:r w:rsidR="00B00782">
            <w:rPr>
              <w:lang w:eastAsia="es-ES"/>
            </w:rPr>
            <w:fldChar w:fldCharType="begin"/>
          </w:r>
          <w:r>
            <w:rPr>
              <w:lang w:val="es-AR" w:eastAsia="es-ES"/>
            </w:rPr>
            <w:instrText xml:space="preserve"> CITATION Aru92 \l 11274 </w:instrText>
          </w:r>
          <w:r w:rsidR="00B00782">
            <w:rPr>
              <w:lang w:eastAsia="es-ES"/>
            </w:rPr>
            <w:fldChar w:fldCharType="separate"/>
          </w:r>
          <w:r w:rsidR="003A799D">
            <w:rPr>
              <w:noProof/>
              <w:lang w:val="es-AR" w:eastAsia="es-ES"/>
            </w:rPr>
            <w:t xml:space="preserve"> (2)</w:t>
          </w:r>
          <w:r w:rsidR="00B00782">
            <w:rPr>
              <w:lang w:eastAsia="es-ES"/>
            </w:rPr>
            <w:fldChar w:fldCharType="end"/>
          </w:r>
        </w:sdtContent>
      </w:sdt>
      <w:r>
        <w:rPr>
          <w:lang w:eastAsia="es-ES"/>
        </w:rPr>
        <w:t>, aunque aún no ha sido verificado sistemáticamente</w:t>
      </w:r>
      <w:r w:rsidR="000C1E1D">
        <w:rPr>
          <w:lang w:eastAsia="es-ES"/>
        </w:rPr>
        <w:t>.</w:t>
      </w:r>
    </w:p>
    <w:p w14:paraId="5BEBCF2A" w14:textId="77777777" w:rsidR="000C1E1D" w:rsidRDefault="000C1E1D" w:rsidP="00513F74">
      <w:pPr>
        <w:rPr>
          <w:lang w:eastAsia="es-ES"/>
        </w:rPr>
      </w:pPr>
      <w:r>
        <w:rPr>
          <w:lang w:eastAsia="es-ES"/>
        </w:rPr>
        <w:t xml:space="preserve">En condiciones oxidativas,  el ácido carnósico y α-tocoferol presentaron distintas capacidades antioxidantes dependiendo de la composición de la matriz y más aún de las condiciones provistas; en emulsiones a 37 ºC el α-tocoferol preservó mejor los lípidos ante oxidación que el ácido carnósico pero a mayores temperaturas (60 ºC) el α-tocoferol no fue tan eficiente como el ácido carnósico al proteger a </w:t>
      </w:r>
      <w:r>
        <w:rPr>
          <w:lang w:eastAsia="es-ES"/>
        </w:rPr>
        <w:lastRenderedPageBreak/>
        <w:t>los lípidos de la oxidación</w:t>
      </w:r>
      <w:sdt>
        <w:sdtPr>
          <w:rPr>
            <w:lang w:eastAsia="es-ES"/>
          </w:rPr>
          <w:id w:val="-1428887091"/>
          <w:citation/>
        </w:sdtPr>
        <w:sdtContent>
          <w:r w:rsidR="00B00782">
            <w:rPr>
              <w:lang w:eastAsia="es-ES"/>
            </w:rPr>
            <w:fldChar w:fldCharType="begin"/>
          </w:r>
          <w:r w:rsidR="00B426D5">
            <w:rPr>
              <w:lang w:val="es-AR" w:eastAsia="es-ES"/>
            </w:rPr>
            <w:instrText xml:space="preserve"> CITATION Hua96 \l 11274 </w:instrText>
          </w:r>
          <w:r w:rsidR="00B00782">
            <w:rPr>
              <w:lang w:eastAsia="es-ES"/>
            </w:rPr>
            <w:fldChar w:fldCharType="separate"/>
          </w:r>
          <w:r w:rsidR="003A799D">
            <w:rPr>
              <w:noProof/>
              <w:lang w:val="es-AR" w:eastAsia="es-ES"/>
            </w:rPr>
            <w:t>(3)</w:t>
          </w:r>
          <w:r w:rsidR="00B00782">
            <w:rPr>
              <w:lang w:eastAsia="es-ES"/>
            </w:rPr>
            <w:fldChar w:fldCharType="end"/>
          </w:r>
        </w:sdtContent>
      </w:sdt>
      <w:r>
        <w:rPr>
          <w:lang w:eastAsia="es-ES"/>
        </w:rPr>
        <w:t>.</w:t>
      </w:r>
      <w:r w:rsidR="00B426D5">
        <w:rPr>
          <w:lang w:eastAsia="es-ES"/>
        </w:rPr>
        <w:t xml:space="preserve"> Esta mayor resistencia al calor implica una habilidad superior para proteger de oxidación. Se han reportado actividades antioxidantes mayores a las de los compuestos sintéticos ampliamente usados </w:t>
      </w:r>
      <w:r w:rsidR="00AA2FB7">
        <w:rPr>
          <w:lang w:eastAsia="es-ES"/>
        </w:rPr>
        <w:t>Butilhidroxianisol</w:t>
      </w:r>
      <w:r w:rsidR="00B426D5">
        <w:rPr>
          <w:lang w:eastAsia="es-ES"/>
        </w:rPr>
        <w:t xml:space="preserve"> (BHA) y Butilhidroxitolueno (BHQ) en </w:t>
      </w:r>
      <w:r w:rsidR="00E1275B">
        <w:rPr>
          <w:lang w:eastAsia="es-ES"/>
        </w:rPr>
        <w:t xml:space="preserve">aceites </w:t>
      </w:r>
      <w:r w:rsidR="00E0553D">
        <w:rPr>
          <w:lang w:eastAsia="es-ES"/>
        </w:rPr>
        <w:t>de girasol y de soja</w:t>
      </w:r>
      <w:sdt>
        <w:sdtPr>
          <w:rPr>
            <w:lang w:eastAsia="es-ES"/>
          </w:rPr>
          <w:id w:val="-384405657"/>
          <w:citation/>
        </w:sdtPr>
        <w:sdtContent>
          <w:r w:rsidR="00B00782">
            <w:rPr>
              <w:lang w:eastAsia="es-ES"/>
            </w:rPr>
            <w:fldChar w:fldCharType="begin"/>
          </w:r>
          <w:r w:rsidR="00E1275B">
            <w:rPr>
              <w:lang w:val="es-AR" w:eastAsia="es-ES"/>
            </w:rPr>
            <w:instrText xml:space="preserve"> CITATION Cuv94 \l 11274 </w:instrText>
          </w:r>
          <w:r w:rsidR="00B00782">
            <w:rPr>
              <w:lang w:eastAsia="es-ES"/>
            </w:rPr>
            <w:fldChar w:fldCharType="separate"/>
          </w:r>
          <w:r w:rsidR="003A799D">
            <w:rPr>
              <w:noProof/>
              <w:lang w:val="es-AR" w:eastAsia="es-ES"/>
            </w:rPr>
            <w:t>(4)</w:t>
          </w:r>
          <w:r w:rsidR="00B00782">
            <w:rPr>
              <w:lang w:eastAsia="es-ES"/>
            </w:rPr>
            <w:fldChar w:fldCharType="end"/>
          </w:r>
        </w:sdtContent>
      </w:sdt>
      <w:r w:rsidR="00E0553D">
        <w:rPr>
          <w:lang w:eastAsia="es-ES"/>
        </w:rPr>
        <w:t>,</w:t>
      </w:r>
      <w:sdt>
        <w:sdtPr>
          <w:rPr>
            <w:lang w:eastAsia="es-ES"/>
          </w:rPr>
          <w:id w:val="-1765757978"/>
          <w:citation/>
        </w:sdtPr>
        <w:sdtContent>
          <w:r w:rsidR="00B00782">
            <w:rPr>
              <w:lang w:eastAsia="es-ES"/>
            </w:rPr>
            <w:fldChar w:fldCharType="begin"/>
          </w:r>
          <w:r w:rsidR="00E0553D">
            <w:rPr>
              <w:lang w:val="es-AR" w:eastAsia="es-ES"/>
            </w:rPr>
            <w:instrText xml:space="preserve"> CITATION Erk09 \l 11274 </w:instrText>
          </w:r>
          <w:r w:rsidR="00B00782">
            <w:rPr>
              <w:lang w:eastAsia="es-ES"/>
            </w:rPr>
            <w:fldChar w:fldCharType="separate"/>
          </w:r>
          <w:r w:rsidR="003A799D">
            <w:rPr>
              <w:noProof/>
              <w:lang w:val="es-AR" w:eastAsia="es-ES"/>
            </w:rPr>
            <w:t xml:space="preserve"> (5)</w:t>
          </w:r>
          <w:r w:rsidR="00B00782">
            <w:rPr>
              <w:lang w:eastAsia="es-ES"/>
            </w:rPr>
            <w:fldChar w:fldCharType="end"/>
          </w:r>
        </w:sdtContent>
      </w:sdt>
      <w:r w:rsidR="00E0553D">
        <w:rPr>
          <w:lang w:eastAsia="es-ES"/>
        </w:rPr>
        <w:t>,</w:t>
      </w:r>
      <w:sdt>
        <w:sdtPr>
          <w:rPr>
            <w:lang w:eastAsia="es-ES"/>
          </w:rPr>
          <w:id w:val="60214683"/>
          <w:citation/>
        </w:sdtPr>
        <w:sdtContent>
          <w:r w:rsidR="00B00782">
            <w:rPr>
              <w:lang w:eastAsia="es-ES"/>
            </w:rPr>
            <w:fldChar w:fldCharType="begin"/>
          </w:r>
          <w:r w:rsidR="00E0553D">
            <w:rPr>
              <w:lang w:val="es-AR" w:eastAsia="es-ES"/>
            </w:rPr>
            <w:instrText xml:space="preserve"> CITATION JCL05 \l 11274 </w:instrText>
          </w:r>
          <w:r w:rsidR="00B00782">
            <w:rPr>
              <w:lang w:eastAsia="es-ES"/>
            </w:rPr>
            <w:fldChar w:fldCharType="separate"/>
          </w:r>
          <w:r w:rsidR="003A799D">
            <w:rPr>
              <w:noProof/>
              <w:lang w:val="es-AR" w:eastAsia="es-ES"/>
            </w:rPr>
            <w:t xml:space="preserve"> (6)</w:t>
          </w:r>
          <w:r w:rsidR="00B00782">
            <w:rPr>
              <w:lang w:eastAsia="es-ES"/>
            </w:rPr>
            <w:fldChar w:fldCharType="end"/>
          </w:r>
        </w:sdtContent>
      </w:sdt>
      <w:r w:rsidR="00E0553D">
        <w:rPr>
          <w:lang w:eastAsia="es-ES"/>
        </w:rPr>
        <w:t xml:space="preserve">, </w:t>
      </w:r>
      <w:sdt>
        <w:sdtPr>
          <w:rPr>
            <w:lang w:eastAsia="es-ES"/>
          </w:rPr>
          <w:id w:val="615951293"/>
          <w:citation/>
        </w:sdtPr>
        <w:sdtContent>
          <w:r w:rsidR="00B00782">
            <w:rPr>
              <w:lang w:eastAsia="es-ES"/>
            </w:rPr>
            <w:fldChar w:fldCharType="begin"/>
          </w:r>
          <w:r w:rsidR="00E0553D">
            <w:rPr>
              <w:lang w:val="es-AR" w:eastAsia="es-ES"/>
            </w:rPr>
            <w:instrText xml:space="preserve"> CITATION SLR96 \l 11274 </w:instrText>
          </w:r>
          <w:r w:rsidR="00B00782">
            <w:rPr>
              <w:lang w:eastAsia="es-ES"/>
            </w:rPr>
            <w:fldChar w:fldCharType="separate"/>
          </w:r>
          <w:r w:rsidR="003A799D">
            <w:rPr>
              <w:noProof/>
              <w:lang w:val="es-AR" w:eastAsia="es-ES"/>
            </w:rPr>
            <w:t>(7)</w:t>
          </w:r>
          <w:r w:rsidR="00B00782">
            <w:rPr>
              <w:lang w:eastAsia="es-ES"/>
            </w:rPr>
            <w:fldChar w:fldCharType="end"/>
          </w:r>
        </w:sdtContent>
      </w:sdt>
      <w:r w:rsidR="00E0553D">
        <w:rPr>
          <w:lang w:eastAsia="es-ES"/>
        </w:rPr>
        <w:t xml:space="preserve">. Además, mayor actividad que tocoferoles en aceite de maíz </w:t>
      </w:r>
      <w:sdt>
        <w:sdtPr>
          <w:rPr>
            <w:lang w:eastAsia="es-ES"/>
          </w:rPr>
          <w:id w:val="608863206"/>
          <w:citation/>
        </w:sdtPr>
        <w:sdtContent>
          <w:r w:rsidR="00B00782">
            <w:rPr>
              <w:lang w:eastAsia="es-ES"/>
            </w:rPr>
            <w:fldChar w:fldCharType="begin"/>
          </w:r>
          <w:r w:rsidR="00E0553D">
            <w:rPr>
              <w:lang w:val="es-AR" w:eastAsia="es-ES"/>
            </w:rPr>
            <w:instrText xml:space="preserve"> CITATION Cuv94 \l 11274 </w:instrText>
          </w:r>
          <w:r w:rsidR="00B00782">
            <w:rPr>
              <w:lang w:eastAsia="es-ES"/>
            </w:rPr>
            <w:fldChar w:fldCharType="separate"/>
          </w:r>
          <w:r w:rsidR="003A799D">
            <w:rPr>
              <w:noProof/>
              <w:lang w:val="es-AR" w:eastAsia="es-ES"/>
            </w:rPr>
            <w:t>(4)</w:t>
          </w:r>
          <w:r w:rsidR="00B00782">
            <w:rPr>
              <w:lang w:eastAsia="es-ES"/>
            </w:rPr>
            <w:fldChar w:fldCharType="end"/>
          </w:r>
        </w:sdtContent>
      </w:sdt>
      <w:r w:rsidR="00E0553D">
        <w:rPr>
          <w:lang w:eastAsia="es-ES"/>
        </w:rPr>
        <w:t>.</w:t>
      </w:r>
    </w:p>
    <w:p w14:paraId="5BEBCF2B" w14:textId="77777777" w:rsidR="00570ED8" w:rsidRDefault="00570ED8" w:rsidP="00513F74">
      <w:pPr>
        <w:rPr>
          <w:lang w:eastAsia="es-ES"/>
        </w:rPr>
      </w:pPr>
      <w:r>
        <w:rPr>
          <w:lang w:eastAsia="es-ES"/>
        </w:rPr>
        <w:t>Los extractos de romero son utilizados como antioxidantes en la industria alimenticia desde hace más de 20 años, la identificación del ácido carnósico como el posible contribuidor principal de la actividad antioxidante de estos extractos lo volvió el indicador a utilizar para la estandarización de estos extractos</w:t>
      </w:r>
      <w:sdt>
        <w:sdtPr>
          <w:rPr>
            <w:lang w:eastAsia="es-ES"/>
          </w:rPr>
          <w:id w:val="1465543021"/>
          <w:citation/>
        </w:sdtPr>
        <w:sdtContent>
          <w:r w:rsidR="00B00782">
            <w:rPr>
              <w:lang w:eastAsia="es-ES"/>
            </w:rPr>
            <w:fldChar w:fldCharType="begin"/>
          </w:r>
          <w:r>
            <w:rPr>
              <w:lang w:eastAsia="es-ES"/>
            </w:rPr>
            <w:instrText xml:space="preserve"> CITATION Sim15 \l 3082 </w:instrText>
          </w:r>
          <w:r w:rsidR="00B00782">
            <w:rPr>
              <w:lang w:eastAsia="es-ES"/>
            </w:rPr>
            <w:fldChar w:fldCharType="separate"/>
          </w:r>
          <w:r w:rsidR="003A799D">
            <w:rPr>
              <w:noProof/>
              <w:lang w:eastAsia="es-ES"/>
            </w:rPr>
            <w:t xml:space="preserve"> (1)</w:t>
          </w:r>
          <w:r w:rsidR="00B00782">
            <w:rPr>
              <w:lang w:eastAsia="es-ES"/>
            </w:rPr>
            <w:fldChar w:fldCharType="end"/>
          </w:r>
        </w:sdtContent>
      </w:sdt>
      <w:r>
        <w:rPr>
          <w:lang w:eastAsia="es-ES"/>
        </w:rPr>
        <w:t>. En reconocimiento de</w:t>
      </w:r>
      <w:r w:rsidR="004538D6">
        <w:rPr>
          <w:lang w:eastAsia="es-ES"/>
        </w:rPr>
        <w:t xml:space="preserve"> su eficiencia fueron clasificados como aditivos alimentarios por la Comisión Europea bajo el número E392</w:t>
      </w:r>
      <w:r w:rsidR="00412014">
        <w:rPr>
          <w:lang w:eastAsia="es-ES"/>
        </w:rPr>
        <w:t>, donde se</w:t>
      </w:r>
      <w:ins w:id="66" w:author="NN" w:date="2019-02-12T18:54:00Z">
        <w:r w:rsidR="008A133A">
          <w:rPr>
            <w:lang w:eastAsia="es-ES"/>
          </w:rPr>
          <w:t xml:space="preserve"> </w:t>
        </w:r>
      </w:ins>
      <w:r w:rsidR="00412014">
        <w:rPr>
          <w:lang w:eastAsia="es-ES"/>
        </w:rPr>
        <w:t xml:space="preserve">especifican los límites de </w:t>
      </w:r>
      <w:r w:rsidR="00427B35">
        <w:rPr>
          <w:lang w:eastAsia="es-ES"/>
        </w:rPr>
        <w:t>adición</w:t>
      </w:r>
      <w:r w:rsidR="00412014">
        <w:rPr>
          <w:lang w:eastAsia="es-ES"/>
        </w:rPr>
        <w:t xml:space="preserve"> en función de la cantidad de ácido carnósico y carnosol</w:t>
      </w:r>
      <w:r w:rsidR="00C97060">
        <w:rPr>
          <w:lang w:eastAsia="es-ES"/>
        </w:rPr>
        <w:t xml:space="preserve"> según la matriz alimenticia</w:t>
      </w:r>
      <w:sdt>
        <w:sdtPr>
          <w:rPr>
            <w:lang w:eastAsia="es-ES"/>
          </w:rPr>
          <w:id w:val="1472168016"/>
          <w:citation/>
        </w:sdtPr>
        <w:sdtContent>
          <w:r w:rsidR="00B00782">
            <w:rPr>
              <w:lang w:eastAsia="es-ES"/>
            </w:rPr>
            <w:fldChar w:fldCharType="begin"/>
          </w:r>
          <w:r w:rsidR="00412014">
            <w:rPr>
              <w:lang w:eastAsia="es-ES"/>
            </w:rPr>
            <w:instrText xml:space="preserve"> CITATION Eur08 \l 3082 </w:instrText>
          </w:r>
          <w:r w:rsidR="00B00782">
            <w:rPr>
              <w:lang w:eastAsia="es-ES"/>
            </w:rPr>
            <w:fldChar w:fldCharType="separate"/>
          </w:r>
          <w:r w:rsidR="003A799D">
            <w:rPr>
              <w:noProof/>
              <w:lang w:eastAsia="es-ES"/>
            </w:rPr>
            <w:t xml:space="preserve"> (8)</w:t>
          </w:r>
          <w:r w:rsidR="00B00782">
            <w:rPr>
              <w:lang w:eastAsia="es-ES"/>
            </w:rPr>
            <w:fldChar w:fldCharType="end"/>
          </w:r>
        </w:sdtContent>
      </w:sdt>
      <w:r w:rsidR="00412014">
        <w:rPr>
          <w:lang w:eastAsia="es-ES"/>
        </w:rPr>
        <w:t>.</w:t>
      </w:r>
      <w:r w:rsidR="00427B35">
        <w:rPr>
          <w:lang w:eastAsia="es-ES"/>
        </w:rPr>
        <w:t xml:space="preserve"> Las principales matrices alimenticias en que se utiliza son aceites, grasas animales, salsas, productos de panificación</w:t>
      </w:r>
      <w:r w:rsidR="005405EF">
        <w:rPr>
          <w:lang w:eastAsia="es-ES"/>
        </w:rPr>
        <w:t>, carnes, pescado, entre otros.</w:t>
      </w:r>
    </w:p>
    <w:p w14:paraId="5BEBCF2C" w14:textId="77777777" w:rsidR="00427B35" w:rsidRDefault="00427B35" w:rsidP="00513F74">
      <w:pPr>
        <w:rPr>
          <w:lang w:eastAsia="es-ES"/>
        </w:rPr>
      </w:pPr>
    </w:p>
    <w:p w14:paraId="5BEBCF2D" w14:textId="77777777" w:rsidR="005A40F8" w:rsidRDefault="00791D81" w:rsidP="005A40F8">
      <w:pPr>
        <w:pStyle w:val="Heading3"/>
      </w:pPr>
      <w:bookmarkStart w:id="67" w:name="_Toc535446892"/>
      <w:r>
        <w:t>Potenciales r</w:t>
      </w:r>
      <w:r w:rsidR="005A40F8">
        <w:t>oles medicinales</w:t>
      </w:r>
      <w:bookmarkEnd w:id="67"/>
    </w:p>
    <w:p w14:paraId="5BEBCF2E" w14:textId="77777777" w:rsidR="005A40F8" w:rsidRDefault="1B8C96E7" w:rsidP="1B8C96E7">
      <w:pPr>
        <w:pStyle w:val="Heading4"/>
        <w:rPr>
          <w:lang w:eastAsia="es-ES"/>
        </w:rPr>
      </w:pPr>
      <w:r w:rsidRPr="1B8C96E7">
        <w:rPr>
          <w:lang w:eastAsia="es-ES"/>
        </w:rPr>
        <w:t xml:space="preserve">Efectos </w:t>
      </w:r>
      <w:proofErr w:type="spellStart"/>
      <w:r w:rsidRPr="1B8C96E7">
        <w:rPr>
          <w:lang w:eastAsia="es-ES"/>
        </w:rPr>
        <w:t>anticáncer</w:t>
      </w:r>
      <w:proofErr w:type="spellEnd"/>
    </w:p>
    <w:p w14:paraId="5BEBCF2F" w14:textId="77777777" w:rsidR="1B8C96E7" w:rsidRDefault="1B8C96E7" w:rsidP="1B8C96E7">
      <w:r w:rsidRPr="1B8C96E7">
        <w:t xml:space="preserve">Diversos estudios evidencian la actividad </w:t>
      </w:r>
      <w:proofErr w:type="spellStart"/>
      <w:r w:rsidRPr="1B8C96E7">
        <w:t>anticarcinogénica</w:t>
      </w:r>
      <w:proofErr w:type="spellEnd"/>
      <w:r w:rsidRPr="1B8C96E7">
        <w:t xml:space="preserve"> y anticancerosa del ácido carnósico, entre las más notorias se encuentran:</w:t>
      </w:r>
    </w:p>
    <w:p w14:paraId="5BEBCF30" w14:textId="77777777" w:rsidR="1B8C96E7" w:rsidDel="00537EC6" w:rsidRDefault="1B8C96E7" w:rsidP="0034682B">
      <w:pPr>
        <w:pStyle w:val="ListParagraph"/>
        <w:numPr>
          <w:ilvl w:val="0"/>
          <w:numId w:val="18"/>
        </w:numPr>
        <w:rPr>
          <w:del w:id="68" w:author="NN" w:date="2019-02-12T20:04:00Z"/>
        </w:rPr>
      </w:pPr>
      <w:r w:rsidRPr="1B8C96E7">
        <w:t xml:space="preserve">Inhibición </w:t>
      </w:r>
      <w:r w:rsidRPr="1B8C96E7">
        <w:rPr>
          <w:i/>
          <w:iCs/>
        </w:rPr>
        <w:t xml:space="preserve">in </w:t>
      </w:r>
      <w:proofErr w:type="spellStart"/>
      <w:r w:rsidRPr="1B8C96E7">
        <w:rPr>
          <w:i/>
          <w:iCs/>
        </w:rPr>
        <w:t>vitrio</w:t>
      </w:r>
      <w:proofErr w:type="spellEnd"/>
      <w:r w:rsidRPr="1B8C96E7">
        <w:t xml:space="preserve"> de células originadas por cáncer de colon: </w:t>
      </w:r>
      <w:ins w:id="69" w:author="NN" w:date="2019-02-12T20:04:00Z">
        <w:r w:rsidR="00537EC6">
          <w:t>e</w:t>
        </w:r>
      </w:ins>
    </w:p>
    <w:p w14:paraId="5BEBCF31" w14:textId="77777777" w:rsidR="00D52830" w:rsidRDefault="1B8C96E7" w:rsidP="0034682B">
      <w:pPr>
        <w:pStyle w:val="ListParagraph"/>
        <w:numPr>
          <w:ilvl w:val="0"/>
          <w:numId w:val="18"/>
        </w:numPr>
      </w:pPr>
      <w:del w:id="70" w:author="NN" w:date="2019-02-12T20:04:00Z">
        <w:r w:rsidRPr="1B8C96E7" w:rsidDel="00537EC6">
          <w:delText>E</w:delText>
        </w:r>
      </w:del>
      <w:r w:rsidRPr="1B8C96E7">
        <w:t>studios so</w:t>
      </w:r>
      <w:r w:rsidR="00B00782" w:rsidRPr="00B00782">
        <w:rPr>
          <w:i/>
          <w:iCs/>
          <w:rPrChange w:id="71" w:author="NN" w:date="2019-02-12T20:04:00Z">
            <w:rPr/>
          </w:rPrChange>
        </w:rPr>
        <w:t>bre célul</w:t>
      </w:r>
      <w:r w:rsidRPr="1B8C96E7">
        <w:t xml:space="preserve">as de cáncer </w:t>
      </w:r>
      <w:proofErr w:type="spellStart"/>
      <w:r w:rsidRPr="1B8C96E7">
        <w:t>colorectal</w:t>
      </w:r>
      <w:proofErr w:type="spellEnd"/>
      <w:r w:rsidRPr="1B8C96E7">
        <w:t xml:space="preserve"> revelaron una reducción dosis-dependiente en la viabilidad de estas células al ser tratadas con ácido carnósico. La muerte celular fue seguida de la inducción de apoptosis (método utilizado por los organismos para deshacerse de células innecesarias o anormales, normalmente inhibido en el caso de células tumorales) </w:t>
      </w:r>
      <w:sdt>
        <w:sdtPr>
          <w:id w:val="828407971"/>
          <w:citation/>
        </w:sdtPr>
        <w:sdtContent>
          <w:r w:rsidR="00B00782">
            <w:fldChar w:fldCharType="begin"/>
          </w:r>
          <w:r w:rsidR="00D52830">
            <w:rPr>
              <w:lang w:val="es-AR"/>
            </w:rPr>
            <w:instrText xml:space="preserve"> CITATION Bar12 \l 11274 </w:instrText>
          </w:r>
          <w:r w:rsidR="00B00782">
            <w:fldChar w:fldCharType="separate"/>
          </w:r>
          <w:r w:rsidR="00D52830">
            <w:rPr>
              <w:noProof/>
              <w:lang w:val="es-AR"/>
            </w:rPr>
            <w:t>(9)</w:t>
          </w:r>
          <w:r w:rsidR="00B00782">
            <w:fldChar w:fldCharType="end"/>
          </w:r>
        </w:sdtContent>
      </w:sdt>
    </w:p>
    <w:p w14:paraId="5BEBCF32" w14:textId="77777777" w:rsidR="1B8C96E7" w:rsidRDefault="1B8C96E7" w:rsidP="0034682B">
      <w:pPr>
        <w:pStyle w:val="ListParagraph"/>
        <w:numPr>
          <w:ilvl w:val="0"/>
          <w:numId w:val="18"/>
        </w:numPr>
      </w:pPr>
      <w:r w:rsidRPr="1B8C96E7">
        <w:t xml:space="preserve">Actividad </w:t>
      </w:r>
      <w:proofErr w:type="spellStart"/>
      <w:r w:rsidRPr="1B8C96E7">
        <w:t>anticáncer</w:t>
      </w:r>
      <w:proofErr w:type="spellEnd"/>
      <w:r w:rsidRPr="1B8C96E7">
        <w:t xml:space="preserve"> en células </w:t>
      </w:r>
      <w:r w:rsidR="00B00782" w:rsidRPr="00B00782">
        <w:rPr>
          <w:lang w:val="es-AR"/>
          <w:rPrChange w:id="72" w:author="NN" w:date="2019-02-12T20:04:00Z">
            <w:rPr/>
          </w:rPrChange>
        </w:rPr>
        <w:t xml:space="preserve">originadas por cáncer de </w:t>
      </w:r>
      <w:r w:rsidRPr="1B8C96E7">
        <w:t>h</w:t>
      </w:r>
      <w:r w:rsidR="00B00782" w:rsidRPr="00B00782">
        <w:rPr>
          <w:noProof/>
          <w:lang w:val="es-AR"/>
          <w:rPrChange w:id="73" w:author="NN" w:date="2019-02-12T20:04:00Z">
            <w:rPr/>
          </w:rPrChange>
        </w:rPr>
        <w:t>íga</w:t>
      </w:r>
      <w:r w:rsidRPr="1B8C96E7">
        <w:t>do:</w:t>
      </w:r>
    </w:p>
    <w:p w14:paraId="5BEBCF33" w14:textId="77777777" w:rsidR="00D52830" w:rsidRDefault="1B8C96E7" w:rsidP="00791D81">
      <w:pPr>
        <w:pStyle w:val="ListParagraph"/>
        <w:numPr>
          <w:ilvl w:val="1"/>
          <w:numId w:val="26"/>
        </w:numPr>
      </w:pPr>
      <w:r w:rsidRPr="1B8C96E7">
        <w:t xml:space="preserve">Inducción de autofagia (formación de vesículas que digieren distintas partes de la célula, desde agregados proteicos hasta orgánulos dañados) en células de </w:t>
      </w:r>
      <w:proofErr w:type="spellStart"/>
      <w:r w:rsidRPr="1B8C96E7">
        <w:t>hepatoma</w:t>
      </w:r>
      <w:proofErr w:type="spellEnd"/>
      <w:r w:rsidRPr="1B8C96E7">
        <w:t xml:space="preserve"> humanas, dependiente del tiempo y dosis de ácido carnósico. </w:t>
      </w:r>
      <w:sdt>
        <w:sdtPr>
          <w:id w:val="1455061499"/>
          <w:citation/>
        </w:sdtPr>
        <w:sdtContent>
          <w:r w:rsidR="00B00782">
            <w:fldChar w:fldCharType="begin"/>
          </w:r>
          <w:r w:rsidR="00D52830">
            <w:rPr>
              <w:lang w:val="es-AR"/>
            </w:rPr>
            <w:instrText xml:space="preserve"> CITATION Gao14 \l 11274 </w:instrText>
          </w:r>
          <w:r w:rsidR="00B00782">
            <w:fldChar w:fldCharType="separate"/>
          </w:r>
          <w:r w:rsidR="00D52830">
            <w:rPr>
              <w:noProof/>
              <w:lang w:val="es-AR"/>
            </w:rPr>
            <w:t>(10)</w:t>
          </w:r>
          <w:r w:rsidR="00B00782">
            <w:fldChar w:fldCharType="end"/>
          </w:r>
        </w:sdtContent>
      </w:sdt>
    </w:p>
    <w:p w14:paraId="5BEBCF34" w14:textId="77777777" w:rsidR="00D52830" w:rsidRDefault="1B8C96E7" w:rsidP="00791D81">
      <w:pPr>
        <w:pStyle w:val="ListParagraph"/>
        <w:numPr>
          <w:ilvl w:val="1"/>
          <w:numId w:val="26"/>
        </w:numPr>
      </w:pPr>
      <w:r w:rsidRPr="1B8C96E7">
        <w:t xml:space="preserve">Reducción de viabilidad de células de </w:t>
      </w:r>
      <w:proofErr w:type="spellStart"/>
      <w:r w:rsidRPr="1B8C96E7">
        <w:t>hepatoma</w:t>
      </w:r>
      <w:proofErr w:type="spellEnd"/>
      <w:r w:rsidRPr="1B8C96E7">
        <w:t xml:space="preserve"> por inducción de apoptosis, dependiendo de la dosis de ácido carnósico. </w:t>
      </w:r>
      <w:sdt>
        <w:sdtPr>
          <w:id w:val="250008943"/>
          <w:citation/>
        </w:sdtPr>
        <w:sdtContent>
          <w:r w:rsidR="00B00782">
            <w:fldChar w:fldCharType="begin"/>
          </w:r>
          <w:r w:rsidR="00D52830">
            <w:rPr>
              <w:lang w:val="es-AR"/>
            </w:rPr>
            <w:instrText xml:space="preserve"> CITATION Xia15 \l 11274 </w:instrText>
          </w:r>
          <w:r w:rsidR="00B00782">
            <w:fldChar w:fldCharType="separate"/>
          </w:r>
          <w:r w:rsidR="00D52830">
            <w:rPr>
              <w:noProof/>
              <w:lang w:val="es-AR"/>
            </w:rPr>
            <w:t>(11)</w:t>
          </w:r>
          <w:r w:rsidR="00B00782">
            <w:fldChar w:fldCharType="end"/>
          </w:r>
        </w:sdtContent>
      </w:sdt>
    </w:p>
    <w:p w14:paraId="5BEBCF35" w14:textId="77777777" w:rsidR="1B8C96E7" w:rsidRDefault="1B8C96E7" w:rsidP="00791D81">
      <w:pPr>
        <w:pStyle w:val="ListParagraph"/>
        <w:numPr>
          <w:ilvl w:val="1"/>
          <w:numId w:val="26"/>
        </w:numPr>
      </w:pPr>
      <w:r w:rsidRPr="1B8C96E7">
        <w:t>Protección y contrarresto de agentes carcinogénicos. Evidenciando también un rol preventivo de esta molécula.</w:t>
      </w:r>
      <w:sdt>
        <w:sdtPr>
          <w:id w:val="1295415386"/>
          <w:citation/>
        </w:sdtPr>
        <w:sdtContent>
          <w:r w:rsidR="00B00782">
            <w:fldChar w:fldCharType="begin"/>
          </w:r>
          <w:r w:rsidR="00D52830">
            <w:rPr>
              <w:lang w:val="es-AR"/>
            </w:rPr>
            <w:instrText xml:space="preserve"> CITATION Cos06 \l 11274 </w:instrText>
          </w:r>
          <w:r w:rsidR="00B00782">
            <w:fldChar w:fldCharType="separate"/>
          </w:r>
          <w:r w:rsidR="00D52830">
            <w:rPr>
              <w:noProof/>
              <w:lang w:val="es-AR"/>
            </w:rPr>
            <w:t xml:space="preserve"> (12)</w:t>
          </w:r>
          <w:r w:rsidR="00B00782">
            <w:fldChar w:fldCharType="end"/>
          </w:r>
        </w:sdtContent>
      </w:sdt>
    </w:p>
    <w:p w14:paraId="5BEBCF36" w14:textId="77777777" w:rsidR="1B8C96E7" w:rsidDel="00537EC6" w:rsidRDefault="1B8C96E7" w:rsidP="0034682B">
      <w:pPr>
        <w:pStyle w:val="ListParagraph"/>
        <w:numPr>
          <w:ilvl w:val="0"/>
          <w:numId w:val="18"/>
        </w:numPr>
        <w:rPr>
          <w:del w:id="74" w:author="NN" w:date="2019-02-12T20:04:00Z"/>
        </w:rPr>
      </w:pPr>
      <w:r w:rsidRPr="1B8C96E7">
        <w:t>Efecto de protección ante leucemia:</w:t>
      </w:r>
      <w:ins w:id="75" w:author="NN" w:date="2019-02-12T20:04:00Z">
        <w:r w:rsidR="00537EC6">
          <w:t xml:space="preserve"> </w:t>
        </w:r>
      </w:ins>
    </w:p>
    <w:p w14:paraId="5BEBCF37" w14:textId="77777777" w:rsidR="1B8C96E7" w:rsidRDefault="00537EC6" w:rsidP="00791D81">
      <w:pPr>
        <w:pStyle w:val="ListParagraph"/>
        <w:numPr>
          <w:ilvl w:val="1"/>
          <w:numId w:val="25"/>
        </w:numPr>
      </w:pPr>
      <w:ins w:id="76" w:author="NN" w:date="2019-02-12T20:04:00Z">
        <w:r>
          <w:t>i</w:t>
        </w:r>
      </w:ins>
      <w:del w:id="77" w:author="NN" w:date="2019-02-12T20:04:00Z">
        <w:r w:rsidR="1B8C96E7" w:rsidRPr="1B8C96E7" w:rsidDel="00537EC6">
          <w:delText>I</w:delText>
        </w:r>
      </w:del>
      <w:r w:rsidR="1B8C96E7" w:rsidRPr="1B8C96E7">
        <w:t>nhibición de la proliferación de células humanas de leucemia por detención de estas en el primer punto de control del ciclo celular (los puntos de control son mecanismos moleculares que verifican el cumplimiento de las condiciones necesarias para permitir el paso de una fase del ciclo celular a otra)</w:t>
      </w:r>
      <w:sdt>
        <w:sdtPr>
          <w:id w:val="-329682897"/>
          <w:citation/>
        </w:sdtPr>
        <w:sdtContent>
          <w:r w:rsidR="00B00782">
            <w:fldChar w:fldCharType="begin"/>
          </w:r>
          <w:r w:rsidR="00D52830">
            <w:rPr>
              <w:lang w:val="es-AR"/>
            </w:rPr>
            <w:instrText xml:space="preserve"> CITATION Ste01 \l 11274 </w:instrText>
          </w:r>
          <w:r w:rsidR="00B00782">
            <w:fldChar w:fldCharType="separate"/>
          </w:r>
          <w:r w:rsidR="00D52830">
            <w:rPr>
              <w:noProof/>
              <w:lang w:val="es-AR"/>
            </w:rPr>
            <w:t xml:space="preserve"> (13)</w:t>
          </w:r>
          <w:r w:rsidR="00B00782">
            <w:fldChar w:fldCharType="end"/>
          </w:r>
        </w:sdtContent>
      </w:sdt>
    </w:p>
    <w:p w14:paraId="5BEBCF38" w14:textId="77777777" w:rsidR="1B8C96E7" w:rsidRPr="00537EC6" w:rsidRDefault="1B8C96E7" w:rsidP="0034682B">
      <w:pPr>
        <w:pStyle w:val="ListParagraph"/>
        <w:numPr>
          <w:ilvl w:val="0"/>
          <w:numId w:val="18"/>
        </w:numPr>
        <w:rPr>
          <w:lang w:val="es-AR"/>
          <w:rPrChange w:id="78" w:author="NN" w:date="2019-02-12T20:04:00Z">
            <w:rPr/>
          </w:rPrChange>
        </w:rPr>
      </w:pPr>
      <w:r w:rsidRPr="1B8C96E7">
        <w:t>Ot</w:t>
      </w:r>
      <w:r w:rsidR="00B00782" w:rsidRPr="00B00782">
        <w:rPr>
          <w:lang w:val="es-AR"/>
          <w:rPrChange w:id="79" w:author="NN" w:date="2019-02-12T20:04:00Z">
            <w:rPr/>
          </w:rPrChange>
        </w:rPr>
        <w:t>ras propiedades:</w:t>
      </w:r>
    </w:p>
    <w:p w14:paraId="5BEBCF39" w14:textId="77777777" w:rsidR="1B8C96E7" w:rsidRDefault="00B00782" w:rsidP="00791D81">
      <w:pPr>
        <w:pStyle w:val="ListParagraph"/>
        <w:numPr>
          <w:ilvl w:val="1"/>
          <w:numId w:val="20"/>
        </w:numPr>
      </w:pPr>
      <w:r w:rsidRPr="00B00782">
        <w:rPr>
          <w:lang w:val="es-AR"/>
          <w:rPrChange w:id="80" w:author="NN" w:date="2019-02-12T20:04:00Z">
            <w:rPr/>
          </w:rPrChange>
        </w:rPr>
        <w:lastRenderedPageBreak/>
        <w:t>El ácido</w:t>
      </w:r>
      <w:r w:rsidR="1B8C96E7" w:rsidRPr="1B8C96E7">
        <w:t xml:space="preserve"> </w:t>
      </w:r>
      <w:r w:rsidRPr="00B00782">
        <w:rPr>
          <w:noProof/>
          <w:lang w:val="es-AR"/>
          <w:rPrChange w:id="81" w:author="NN" w:date="2019-02-12T20:04:00Z">
            <w:rPr/>
          </w:rPrChange>
        </w:rPr>
        <w:t>carnó</w:t>
      </w:r>
      <w:proofErr w:type="spellStart"/>
      <w:r w:rsidR="1B8C96E7" w:rsidRPr="1B8C96E7">
        <w:t>sico</w:t>
      </w:r>
      <w:proofErr w:type="spellEnd"/>
      <w:r w:rsidR="1B8C96E7" w:rsidRPr="1B8C96E7">
        <w:t xml:space="preserve"> presenta otras virtudes terapéuticas al eliminar o reducir el crecimiento de varias líneas celulares de cáncer y por el tratamiento de malignidades relacionadas a la angiogénesis (crecimiento de vasos sanguíneos nuevos que los tumores requieren para crecer), proceso que aparenta ser importante en el crecimiento de crecimiento de tumores </w:t>
      </w:r>
      <w:r w:rsidR="00D52830" w:rsidRPr="1B8C96E7">
        <w:t>malignos</w:t>
      </w:r>
      <w:r w:rsidR="1B8C96E7" w:rsidRPr="1B8C96E7">
        <w:t xml:space="preserve"> y metástasis</w:t>
      </w:r>
      <w:r w:rsidR="00D52830">
        <w:t xml:space="preserve">.  </w:t>
      </w:r>
      <w:sdt>
        <w:sdtPr>
          <w:id w:val="-532882570"/>
          <w:citation/>
        </w:sdtPr>
        <w:sdtContent>
          <w:r>
            <w:fldChar w:fldCharType="begin"/>
          </w:r>
          <w:r w:rsidR="00377EC0">
            <w:rPr>
              <w:lang w:val="es-AR"/>
            </w:rPr>
            <w:instrText xml:space="preserve">CITATION Lóp13 \l 11274 </w:instrText>
          </w:r>
          <w:r>
            <w:fldChar w:fldCharType="separate"/>
          </w:r>
          <w:r w:rsidR="00377EC0">
            <w:rPr>
              <w:noProof/>
              <w:lang w:val="es-AR"/>
            </w:rPr>
            <w:t>(14)</w:t>
          </w:r>
          <w:r>
            <w:fldChar w:fldCharType="end"/>
          </w:r>
        </w:sdtContent>
      </w:sdt>
    </w:p>
    <w:p w14:paraId="5BEBCF3A" w14:textId="77777777" w:rsidR="005A40F8" w:rsidRPr="005A40F8" w:rsidRDefault="1B8C96E7" w:rsidP="00791D81">
      <w:pPr>
        <w:pStyle w:val="ListParagraph"/>
        <w:numPr>
          <w:ilvl w:val="1"/>
          <w:numId w:val="20"/>
        </w:numPr>
        <w:rPr>
          <w:lang w:eastAsia="es-ES"/>
        </w:rPr>
      </w:pPr>
      <w:r w:rsidRPr="1B8C96E7">
        <w:t>Prevención de adhesión y migración de células de melanoma</w:t>
      </w:r>
      <w:sdt>
        <w:sdtPr>
          <w:id w:val="-536268888"/>
          <w:citation/>
        </w:sdtPr>
        <w:sdtContent>
          <w:r w:rsidR="00B00782">
            <w:fldChar w:fldCharType="begin"/>
          </w:r>
          <w:r w:rsidR="00D52830">
            <w:rPr>
              <w:lang w:val="es-AR"/>
            </w:rPr>
            <w:instrText xml:space="preserve"> CITATION Par14 \l 11274 </w:instrText>
          </w:r>
          <w:r w:rsidR="00B00782">
            <w:fldChar w:fldCharType="separate"/>
          </w:r>
          <w:r w:rsidR="00D52830">
            <w:rPr>
              <w:noProof/>
              <w:lang w:val="es-AR"/>
            </w:rPr>
            <w:t>(15)</w:t>
          </w:r>
          <w:r w:rsidR="00B00782">
            <w:fldChar w:fldCharType="end"/>
          </w:r>
        </w:sdtContent>
      </w:sdt>
    </w:p>
    <w:p w14:paraId="5BEBCF3B" w14:textId="77777777" w:rsidR="005A40F8" w:rsidRDefault="1B8C96E7" w:rsidP="005A40F8">
      <w:pPr>
        <w:pStyle w:val="Heading4"/>
        <w:rPr>
          <w:lang w:eastAsia="es-ES"/>
        </w:rPr>
      </w:pPr>
      <w:r w:rsidRPr="1B8C96E7">
        <w:rPr>
          <w:lang w:eastAsia="es-ES"/>
        </w:rPr>
        <w:t>Tratamiento de desórdenes</w:t>
      </w:r>
    </w:p>
    <w:p w14:paraId="5BEBCF3C" w14:textId="77777777" w:rsidR="005A40F8" w:rsidRPr="005A40F8" w:rsidDel="00537EC6" w:rsidRDefault="1B8C96E7" w:rsidP="1B8C96E7">
      <w:pPr>
        <w:pStyle w:val="ListParagraph"/>
        <w:numPr>
          <w:ilvl w:val="0"/>
          <w:numId w:val="3"/>
        </w:numPr>
        <w:rPr>
          <w:del w:id="82" w:author="NN" w:date="2019-02-12T20:04:00Z"/>
          <w:lang w:eastAsia="es-ES"/>
        </w:rPr>
      </w:pPr>
      <w:r w:rsidRPr="1B8C96E7">
        <w:rPr>
          <w:lang w:eastAsia="es-ES"/>
        </w:rPr>
        <w:t>Daños de hígado:</w:t>
      </w:r>
      <w:ins w:id="83" w:author="NN" w:date="2019-02-12T20:04:00Z">
        <w:r w:rsidR="00537EC6">
          <w:rPr>
            <w:lang w:eastAsia="es-ES"/>
          </w:rPr>
          <w:t xml:space="preserve"> e</w:t>
        </w:r>
      </w:ins>
    </w:p>
    <w:p w14:paraId="5BEBCF3D" w14:textId="77777777" w:rsidR="00B00782" w:rsidRDefault="1B8C96E7">
      <w:pPr>
        <w:pStyle w:val="ListParagraph"/>
        <w:numPr>
          <w:ilvl w:val="0"/>
          <w:numId w:val="3"/>
        </w:numPr>
        <w:rPr>
          <w:lang w:eastAsia="es-ES"/>
        </w:rPr>
        <w:pPrChange w:id="84" w:author="NN" w:date="2019-02-12T20:06:00Z">
          <w:pPr>
            <w:pStyle w:val="ListParagraph"/>
            <w:numPr>
              <w:ilvl w:val="1"/>
              <w:numId w:val="21"/>
            </w:numPr>
            <w:ind w:left="1440"/>
          </w:pPr>
        </w:pPrChange>
      </w:pPr>
      <w:del w:id="85" w:author="NN" w:date="2019-02-12T20:04:00Z">
        <w:r w:rsidRPr="1B8C96E7" w:rsidDel="00537EC6">
          <w:rPr>
            <w:lang w:eastAsia="es-ES"/>
          </w:rPr>
          <w:delText>E</w:delText>
        </w:r>
      </w:del>
      <w:r w:rsidRPr="1B8C96E7">
        <w:rPr>
          <w:lang w:eastAsia="es-ES"/>
        </w:rPr>
        <w:t>l ácido carnósico ha sido estudiado en modelos de hepatotoxicidad en ratas inducida por lipopolisacáridos</w:t>
      </w:r>
      <w:sdt>
        <w:sdtPr>
          <w:rPr>
            <w:lang w:eastAsia="es-ES"/>
          </w:rPr>
          <w:id w:val="-1893029145"/>
          <w:citation/>
        </w:sdtPr>
        <w:sdtEndPr>
          <w:rPr>
            <w:lang w:val="es-AR"/>
          </w:rPr>
        </w:sdtEndPr>
        <w:sdtContent>
          <w:r w:rsidR="00B00782" w:rsidRPr="00B00782">
            <w:rPr>
              <w:lang w:eastAsia="es-ES"/>
            </w:rPr>
            <w:fldChar w:fldCharType="begin"/>
          </w:r>
          <w:r w:rsidR="00664F01">
            <w:rPr>
              <w:lang w:val="es-AR" w:eastAsia="es-ES"/>
            </w:rPr>
            <w:instrText xml:space="preserve"> CITATION Xia13 \l</w:instrText>
          </w:r>
          <w:r w:rsidR="00C11428">
            <w:rPr>
              <w:lang w:val="es-AR" w:eastAsia="es-ES"/>
            </w:rPr>
            <w:instrText xml:space="preserve"> 11274 </w:instrText>
          </w:r>
          <w:r w:rsidR="00B00782" w:rsidRPr="00B00782">
            <w:rPr>
              <w:lang w:val="es-AR" w:eastAsia="es-ES"/>
              <w:rPrChange w:id="86" w:author="NN" w:date="2019-02-12T20:04:00Z">
                <w:rPr>
                  <w:lang w:eastAsia="es-ES"/>
                </w:rPr>
              </w:rPrChange>
            </w:rPr>
            <w:fldChar w:fldCharType="separate"/>
          </w:r>
          <w:r w:rsidR="00664F01" w:rsidRPr="00537EC6">
            <w:rPr>
              <w:noProof/>
              <w:lang w:val="es-AR" w:eastAsia="es-ES"/>
            </w:rPr>
            <w:t xml:space="preserve"> (16)</w:t>
          </w:r>
          <w:r w:rsidR="00B00782" w:rsidRPr="00B00782">
            <w:rPr>
              <w:lang w:val="es-AR" w:eastAsia="es-ES"/>
              <w:rPrChange w:id="87" w:author="NN" w:date="2019-02-12T20:04:00Z">
                <w:rPr>
                  <w:lang w:eastAsia="es-ES"/>
                </w:rPr>
              </w:rPrChange>
            </w:rPr>
            <w:fldChar w:fldCharType="end"/>
          </w:r>
        </w:sdtContent>
      </w:sdt>
      <w:r w:rsidR="00B00782" w:rsidRPr="00B00782">
        <w:rPr>
          <w:lang w:val="es-AR" w:eastAsia="es-ES"/>
          <w:rPrChange w:id="88" w:author="NN" w:date="2019-02-12T20:04:00Z">
            <w:rPr>
              <w:lang w:eastAsia="es-ES"/>
            </w:rPr>
          </w:rPrChange>
        </w:rPr>
        <w:t>, etanol</w:t>
      </w:r>
      <w:sdt>
        <w:sdtPr>
          <w:rPr>
            <w:lang w:val="es-AR" w:eastAsia="es-ES"/>
          </w:rPr>
          <w:id w:val="1067230406"/>
          <w:citation/>
        </w:sdtPr>
        <w:sdtContent>
          <w:r w:rsidR="00B00782" w:rsidRPr="00B00782">
            <w:rPr>
              <w:lang w:val="es-AR" w:eastAsia="es-ES"/>
              <w:rPrChange w:id="89" w:author="NN" w:date="2019-02-12T20:04:00Z">
                <w:rPr>
                  <w:lang w:eastAsia="es-ES"/>
                </w:rPr>
              </w:rPrChange>
            </w:rPr>
            <w:fldChar w:fldCharType="begin"/>
          </w:r>
          <w:r w:rsidR="00664F01">
            <w:rPr>
              <w:lang w:val="es-AR" w:eastAsia="es-ES"/>
            </w:rPr>
            <w:instrText xml:space="preserve"> </w:instrText>
          </w:r>
          <w:r w:rsidR="00B00782">
            <w:rPr>
              <w:noProof/>
              <w:lang w:val="es-AR" w:eastAsia="es-ES"/>
              <w:rPrChange w:id="90" w:author="NN" w:date="2019-02-12T20:04:00Z">
                <w:rPr>
                  <w:lang w:val="es-AR" w:eastAsia="es-ES"/>
                </w:rPr>
              </w:rPrChange>
            </w:rPr>
            <w:instrText>CITAT</w:instrText>
          </w:r>
          <w:r w:rsidR="00664F01">
            <w:rPr>
              <w:lang w:val="es-AR" w:eastAsia="es-ES"/>
            </w:rPr>
            <w:instrText>ION XTi16 \l</w:instrText>
          </w:r>
          <w:r w:rsidR="00C11428">
            <w:rPr>
              <w:lang w:val="es-AR" w:eastAsia="es-ES"/>
            </w:rPr>
            <w:instrText xml:space="preserve"> 11274 </w:instrText>
          </w:r>
          <w:r w:rsidR="00B00782" w:rsidRPr="00B00782">
            <w:rPr>
              <w:lang w:val="es-AR" w:eastAsia="es-ES"/>
              <w:rPrChange w:id="91" w:author="NN" w:date="2019-02-12T20:04:00Z">
                <w:rPr>
                  <w:lang w:eastAsia="es-ES"/>
                </w:rPr>
              </w:rPrChange>
            </w:rPr>
            <w:fldChar w:fldCharType="separate"/>
          </w:r>
          <w:r w:rsidR="00C11428">
            <w:rPr>
              <w:noProof/>
              <w:lang w:val="es-AR" w:eastAsia="es-ES"/>
            </w:rPr>
            <w:t xml:space="preserve"> (17)</w:t>
          </w:r>
          <w:r w:rsidR="00B00782" w:rsidRPr="00B00782">
            <w:rPr>
              <w:lang w:val="es-AR" w:eastAsia="es-ES"/>
              <w:rPrChange w:id="92" w:author="NN" w:date="2019-02-12T20:04:00Z">
                <w:rPr>
                  <w:lang w:eastAsia="es-ES"/>
                </w:rPr>
              </w:rPrChange>
            </w:rPr>
            <w:fldChar w:fldCharType="end"/>
          </w:r>
        </w:sdtContent>
      </w:sdt>
      <w:r w:rsidR="00B00782" w:rsidRPr="00B00782">
        <w:rPr>
          <w:lang w:val="es-AR" w:eastAsia="es-ES"/>
          <w:rPrChange w:id="93" w:author="NN" w:date="2019-02-12T20:04:00Z">
            <w:rPr>
              <w:lang w:eastAsia="es-ES"/>
            </w:rPr>
          </w:rPrChange>
        </w:rPr>
        <w:t xml:space="preserve"> y </w:t>
      </w:r>
      <w:proofErr w:type="spellStart"/>
      <w:r w:rsidR="00B00782" w:rsidRPr="00B00782">
        <w:rPr>
          <w:lang w:val="es-AR" w:eastAsia="es-ES"/>
          <w:rPrChange w:id="94" w:author="NN" w:date="2019-02-12T20:04:00Z">
            <w:rPr>
              <w:lang w:eastAsia="es-ES"/>
            </w:rPr>
          </w:rPrChange>
        </w:rPr>
        <w:t>acetomi</w:t>
      </w:r>
      <w:proofErr w:type="spellEnd"/>
      <w:r w:rsidRPr="1B8C96E7">
        <w:rPr>
          <w:lang w:eastAsia="es-ES"/>
        </w:rPr>
        <w:t>n</w:t>
      </w:r>
      <w:r w:rsidR="00B00782" w:rsidRPr="00B00782">
        <w:rPr>
          <w:noProof/>
          <w:lang w:val="es-AR" w:eastAsia="es-ES"/>
          <w:rPrChange w:id="95" w:author="NN" w:date="2019-02-12T20:04:00Z">
            <w:rPr>
              <w:lang w:eastAsia="es-ES"/>
            </w:rPr>
          </w:rPrChange>
        </w:rPr>
        <w:t>ofen</w:t>
      </w:r>
      <w:sdt>
        <w:sdtPr>
          <w:rPr>
            <w:noProof/>
            <w:lang w:val="es-AR" w:eastAsia="es-ES"/>
          </w:rPr>
          <w:id w:val="-1139181722"/>
          <w:citation/>
        </w:sdtPr>
        <w:sdtEndPr>
          <w:rPr>
            <w:noProof w:val="0"/>
          </w:rPr>
        </w:sdtEndPr>
        <w:sdtContent>
          <w:r w:rsidR="00B00782" w:rsidRPr="00B00782">
            <w:rPr>
              <w:lang w:eastAsia="es-ES"/>
            </w:rPr>
            <w:fldChar w:fldCharType="begin"/>
          </w:r>
          <w:r w:rsidR="00664F01">
            <w:rPr>
              <w:lang w:val="es-AR" w:eastAsia="es-ES"/>
            </w:rPr>
            <w:instrText xml:space="preserve"> CITATION Guo16 \l</w:instrText>
          </w:r>
          <w:r w:rsidR="00C11428">
            <w:rPr>
              <w:lang w:val="es-AR" w:eastAsia="es-ES"/>
            </w:rPr>
            <w:instrText xml:space="preserve"> 11274 </w:instrText>
          </w:r>
          <w:r w:rsidR="00B00782" w:rsidRPr="00B00782">
            <w:rPr>
              <w:lang w:val="es-AR" w:eastAsia="es-ES"/>
              <w:rPrChange w:id="96" w:author="NN" w:date="2019-02-12T20:04:00Z">
                <w:rPr>
                  <w:lang w:eastAsia="es-ES"/>
                </w:rPr>
              </w:rPrChange>
            </w:rPr>
            <w:fldChar w:fldCharType="separate"/>
          </w:r>
          <w:r w:rsidR="00664F01" w:rsidRPr="00537EC6">
            <w:rPr>
              <w:noProof/>
              <w:lang w:val="es-AR" w:eastAsia="es-ES"/>
            </w:rPr>
            <w:t xml:space="preserve"> (18)</w:t>
          </w:r>
          <w:r w:rsidR="00B00782" w:rsidRPr="00B00782">
            <w:rPr>
              <w:lang w:val="es-AR" w:eastAsia="es-ES"/>
              <w:rPrChange w:id="97" w:author="NN" w:date="2019-02-12T20:04:00Z">
                <w:rPr>
                  <w:lang w:eastAsia="es-ES"/>
                </w:rPr>
              </w:rPrChange>
            </w:rPr>
            <w:fldChar w:fldCharType="end"/>
          </w:r>
        </w:sdtContent>
      </w:sdt>
      <w:r w:rsidR="00B00782" w:rsidRPr="00B00782">
        <w:rPr>
          <w:lang w:val="es-AR" w:eastAsia="es-ES"/>
          <w:rPrChange w:id="98" w:author="NN" w:date="2019-02-12T20:04:00Z">
            <w:rPr>
              <w:lang w:eastAsia="es-ES"/>
            </w:rPr>
          </w:rPrChange>
        </w:rPr>
        <w:t>. Este nor</w:t>
      </w:r>
      <w:r w:rsidRPr="1B8C96E7">
        <w:rPr>
          <w:lang w:eastAsia="es-ES"/>
        </w:rPr>
        <w:t>m</w:t>
      </w:r>
      <w:r w:rsidR="00B00782" w:rsidRPr="00B00782">
        <w:rPr>
          <w:noProof/>
          <w:lang w:val="es-AR" w:eastAsia="es-ES"/>
          <w:rPrChange w:id="99" w:author="NN" w:date="2019-02-12T20:04:00Z">
            <w:rPr>
              <w:lang w:eastAsia="es-ES"/>
            </w:rPr>
          </w:rPrChange>
        </w:rPr>
        <w:t>alizó</w:t>
      </w:r>
      <w:r w:rsidRPr="1B8C96E7">
        <w:rPr>
          <w:lang w:eastAsia="es-ES"/>
        </w:rPr>
        <w:t xml:space="preserve"> la mayoría de los signos patológicos, incluyendo daño histológico, metabolismo de lípidos y estrés oxidativo/</w:t>
      </w:r>
      <w:proofErr w:type="spellStart"/>
      <w:r w:rsidRPr="1B8C96E7">
        <w:rPr>
          <w:lang w:eastAsia="es-ES"/>
        </w:rPr>
        <w:t>nitrosativo</w:t>
      </w:r>
      <w:proofErr w:type="spellEnd"/>
      <w:r w:rsidRPr="1B8C96E7">
        <w:rPr>
          <w:lang w:eastAsia="es-ES"/>
        </w:rPr>
        <w:t>.</w:t>
      </w:r>
    </w:p>
    <w:p w14:paraId="5BEBCF3E" w14:textId="77777777" w:rsidR="1B8C96E7" w:rsidDel="00537EC6" w:rsidRDefault="1B8C96E7" w:rsidP="1B8C96E7">
      <w:pPr>
        <w:pStyle w:val="ListParagraph"/>
        <w:numPr>
          <w:ilvl w:val="0"/>
          <w:numId w:val="3"/>
        </w:numPr>
        <w:rPr>
          <w:del w:id="100" w:author="NN" w:date="2019-02-12T20:04:00Z"/>
          <w:lang w:eastAsia="es-ES"/>
        </w:rPr>
      </w:pPr>
      <w:r w:rsidRPr="1B8C96E7">
        <w:rPr>
          <w:lang w:eastAsia="es-ES"/>
        </w:rPr>
        <w:t>Arterioesclerosis:</w:t>
      </w:r>
      <w:ins w:id="101" w:author="NN" w:date="2019-02-12T20:04:00Z">
        <w:r w:rsidR="00537EC6">
          <w:rPr>
            <w:lang w:eastAsia="es-ES"/>
          </w:rPr>
          <w:t xml:space="preserve"> l</w:t>
        </w:r>
      </w:ins>
    </w:p>
    <w:p w14:paraId="5BEBCF3F" w14:textId="77777777" w:rsidR="00B00782" w:rsidRPr="00B00782" w:rsidRDefault="1B8C96E7">
      <w:pPr>
        <w:pStyle w:val="ListParagraph"/>
        <w:numPr>
          <w:ilvl w:val="0"/>
          <w:numId w:val="3"/>
        </w:numPr>
        <w:rPr>
          <w:lang w:val="es-AR" w:eastAsia="es-ES"/>
          <w:rPrChange w:id="102" w:author="NN" w:date="2019-02-12T20:04:00Z">
            <w:rPr>
              <w:lang w:eastAsia="es-ES"/>
            </w:rPr>
          </w:rPrChange>
        </w:rPr>
        <w:pPrChange w:id="103" w:author="NN" w:date="2019-02-12T20:06:00Z">
          <w:pPr>
            <w:pStyle w:val="ListParagraph"/>
            <w:numPr>
              <w:ilvl w:val="1"/>
              <w:numId w:val="24"/>
            </w:numPr>
            <w:ind w:left="1440"/>
          </w:pPr>
        </w:pPrChange>
      </w:pPr>
      <w:del w:id="104" w:author="NN" w:date="2019-02-12T20:04:00Z">
        <w:r w:rsidRPr="1B8C96E7" w:rsidDel="00537EC6">
          <w:rPr>
            <w:lang w:eastAsia="es-ES"/>
          </w:rPr>
          <w:delText>L</w:delText>
        </w:r>
      </w:del>
      <w:r w:rsidRPr="1B8C96E7">
        <w:rPr>
          <w:lang w:eastAsia="es-ES"/>
        </w:rPr>
        <w:t>a Arterioesclerosis a menudo viene acompañada de la deposición de lípidos en la pared interna de arterias. En el tiempo, estos depósitos se ven impregnados progresivamente por fibrinógeno, plaquetas, células sanguíneas y calcio, luego se solidifican causando el bloqueo de arterias</w:t>
      </w:r>
      <w:sdt>
        <w:sdtPr>
          <w:rPr>
            <w:lang w:eastAsia="es-ES"/>
          </w:rPr>
          <w:id w:val="324559498"/>
          <w:citation/>
        </w:sdtPr>
        <w:sdtEndPr>
          <w:rPr>
            <w:lang w:val="es-AR"/>
          </w:rPr>
        </w:sdtEndPr>
        <w:sdtContent>
          <w:r w:rsidR="00B00782" w:rsidRPr="00B00782">
            <w:rPr>
              <w:lang w:eastAsia="es-ES"/>
            </w:rPr>
            <w:fldChar w:fldCharType="begin"/>
          </w:r>
          <w:r w:rsidR="00664F01">
            <w:rPr>
              <w:lang w:val="es-AR" w:eastAsia="es-ES"/>
            </w:rPr>
            <w:instrText xml:space="preserve"> CITATION Bah16 \l 1</w:instrText>
          </w:r>
          <w:r w:rsidR="00C11428">
            <w:rPr>
              <w:lang w:val="es-AR" w:eastAsia="es-ES"/>
            </w:rPr>
            <w:instrText xml:space="preserve">1274 </w:instrText>
          </w:r>
          <w:r w:rsidR="00B00782" w:rsidRPr="00B00782">
            <w:rPr>
              <w:lang w:val="es-AR" w:eastAsia="es-ES"/>
              <w:rPrChange w:id="105" w:author="NN" w:date="2019-02-12T20:04:00Z">
                <w:rPr>
                  <w:lang w:eastAsia="es-ES"/>
                </w:rPr>
              </w:rPrChange>
            </w:rPr>
            <w:fldChar w:fldCharType="separate"/>
          </w:r>
          <w:r w:rsidR="00664F01" w:rsidRPr="00537EC6">
            <w:rPr>
              <w:noProof/>
              <w:lang w:val="es-AR" w:eastAsia="es-ES"/>
            </w:rPr>
            <w:t>(19)</w:t>
          </w:r>
          <w:r w:rsidR="00B00782" w:rsidRPr="00B00782">
            <w:rPr>
              <w:lang w:val="es-AR" w:eastAsia="es-ES"/>
              <w:rPrChange w:id="106" w:author="NN" w:date="2019-02-12T20:04:00Z">
                <w:rPr>
                  <w:lang w:eastAsia="es-ES"/>
                </w:rPr>
              </w:rPrChange>
            </w:rPr>
            <w:fldChar w:fldCharType="end"/>
          </w:r>
        </w:sdtContent>
      </w:sdt>
      <w:r w:rsidR="00B00782" w:rsidRPr="00B00782">
        <w:rPr>
          <w:lang w:val="es-AR" w:eastAsia="es-ES"/>
          <w:rPrChange w:id="107" w:author="NN" w:date="2019-02-12T20:04:00Z">
            <w:rPr>
              <w:lang w:eastAsia="es-ES"/>
            </w:rPr>
          </w:rPrChange>
        </w:rPr>
        <w:t>. Estudios mo</w:t>
      </w:r>
      <w:r w:rsidRPr="1B8C96E7">
        <w:rPr>
          <w:lang w:eastAsia="es-ES"/>
        </w:rPr>
        <w:t>s</w:t>
      </w:r>
      <w:r w:rsidR="00B00782" w:rsidRPr="00B00782">
        <w:rPr>
          <w:noProof/>
          <w:lang w:val="es-AR" w:eastAsia="es-ES"/>
          <w:rPrChange w:id="108" w:author="NN" w:date="2019-02-12T20:04:00Z">
            <w:rPr>
              <w:lang w:eastAsia="es-ES"/>
            </w:rPr>
          </w:rPrChange>
        </w:rPr>
        <w:t>trar</w:t>
      </w:r>
      <w:r w:rsidRPr="1B8C96E7">
        <w:rPr>
          <w:lang w:eastAsia="es-ES"/>
        </w:rPr>
        <w:t xml:space="preserve">on que el ácido carnósico suprime la expresión de moléculas causantes de la adhesión de células en el endotelio </w:t>
      </w:r>
      <w:sdt>
        <w:sdtPr>
          <w:rPr>
            <w:lang w:eastAsia="es-ES"/>
          </w:rPr>
          <w:id w:val="-1361043103"/>
          <w:citation/>
        </w:sdtPr>
        <w:sdtEndPr>
          <w:rPr>
            <w:lang w:val="es-AR"/>
          </w:rPr>
        </w:sdtEndPr>
        <w:sdtContent>
          <w:r w:rsidR="00B00782" w:rsidRPr="00B00782">
            <w:rPr>
              <w:lang w:eastAsia="es-ES"/>
            </w:rPr>
            <w:fldChar w:fldCharType="begin"/>
          </w:r>
          <w:r w:rsidR="00664F01">
            <w:rPr>
              <w:lang w:val="es-AR" w:eastAsia="es-ES"/>
            </w:rPr>
            <w:instrText xml:space="preserve"> CITATION YuY09 \l 1</w:instrText>
          </w:r>
          <w:r w:rsidR="00C11428">
            <w:rPr>
              <w:lang w:val="es-AR" w:eastAsia="es-ES"/>
            </w:rPr>
            <w:instrText xml:space="preserve">1274 </w:instrText>
          </w:r>
          <w:r w:rsidR="00B00782" w:rsidRPr="00B00782">
            <w:rPr>
              <w:lang w:val="es-AR" w:eastAsia="es-ES"/>
              <w:rPrChange w:id="109" w:author="NN" w:date="2019-02-12T20:04:00Z">
                <w:rPr>
                  <w:lang w:eastAsia="es-ES"/>
                </w:rPr>
              </w:rPrChange>
            </w:rPr>
            <w:fldChar w:fldCharType="separate"/>
          </w:r>
          <w:r w:rsidR="00664F01" w:rsidRPr="00537EC6">
            <w:rPr>
              <w:noProof/>
              <w:lang w:val="es-AR" w:eastAsia="es-ES"/>
            </w:rPr>
            <w:t>(20)</w:t>
          </w:r>
          <w:r w:rsidR="00B00782" w:rsidRPr="00B00782">
            <w:rPr>
              <w:lang w:val="es-AR" w:eastAsia="es-ES"/>
              <w:rPrChange w:id="110" w:author="NN" w:date="2019-02-12T20:04:00Z">
                <w:rPr>
                  <w:lang w:eastAsia="es-ES"/>
                </w:rPr>
              </w:rPrChange>
            </w:rPr>
            <w:fldChar w:fldCharType="end"/>
          </w:r>
        </w:sdtContent>
      </w:sdt>
    </w:p>
    <w:p w14:paraId="5BEBCF40" w14:textId="77777777" w:rsidR="1B8C96E7" w:rsidRDefault="00B00782" w:rsidP="1B8C96E7">
      <w:pPr>
        <w:pStyle w:val="ListParagraph"/>
        <w:numPr>
          <w:ilvl w:val="0"/>
          <w:numId w:val="3"/>
        </w:numPr>
        <w:rPr>
          <w:lang w:eastAsia="es-ES"/>
        </w:rPr>
      </w:pPr>
      <w:r w:rsidRPr="00B00782">
        <w:rPr>
          <w:lang w:val="es-AR" w:eastAsia="es-ES"/>
          <w:rPrChange w:id="111" w:author="NN" w:date="2019-02-12T20:04:00Z">
            <w:rPr>
              <w:lang w:eastAsia="es-ES"/>
            </w:rPr>
          </w:rPrChange>
        </w:rPr>
        <w:t>Daños cerebr</w:t>
      </w:r>
      <w:r w:rsidR="1B8C96E7" w:rsidRPr="1B8C96E7">
        <w:rPr>
          <w:lang w:eastAsia="es-ES"/>
        </w:rPr>
        <w:t>a</w:t>
      </w:r>
      <w:r w:rsidRPr="00B00782">
        <w:rPr>
          <w:noProof/>
          <w:lang w:val="es-AR" w:eastAsia="es-ES"/>
          <w:rPrChange w:id="112" w:author="NN" w:date="2019-02-12T20:04:00Z">
            <w:rPr>
              <w:lang w:eastAsia="es-ES"/>
            </w:rPr>
          </w:rPrChange>
        </w:rPr>
        <w:t>les:</w:t>
      </w:r>
    </w:p>
    <w:p w14:paraId="5BEBCF41" w14:textId="77777777" w:rsidR="1B8C96E7" w:rsidDel="00537EC6" w:rsidRDefault="1B8C96E7" w:rsidP="00791D81">
      <w:pPr>
        <w:pStyle w:val="ListParagraph"/>
        <w:numPr>
          <w:ilvl w:val="1"/>
          <w:numId w:val="22"/>
        </w:numPr>
        <w:rPr>
          <w:del w:id="113" w:author="NN" w:date="2019-02-12T20:05:00Z"/>
          <w:lang w:eastAsia="es-ES"/>
        </w:rPr>
      </w:pPr>
      <w:r w:rsidRPr="1B8C96E7">
        <w:rPr>
          <w:lang w:eastAsia="es-ES"/>
        </w:rPr>
        <w:t>Enfermedad de Parkinson:</w:t>
      </w:r>
      <w:ins w:id="114" w:author="NN" w:date="2019-02-12T20:05:00Z">
        <w:r w:rsidR="00537EC6">
          <w:rPr>
            <w:lang w:eastAsia="es-ES"/>
          </w:rPr>
          <w:t xml:space="preserve"> a</w:t>
        </w:r>
      </w:ins>
    </w:p>
    <w:p w14:paraId="5BEBCF42" w14:textId="77777777" w:rsidR="00B00782" w:rsidRPr="00B00782" w:rsidRDefault="1B8C96E7">
      <w:pPr>
        <w:pStyle w:val="ListParagraph"/>
        <w:numPr>
          <w:ilvl w:val="1"/>
          <w:numId w:val="23"/>
        </w:numPr>
        <w:rPr>
          <w:lang w:val="es-AR" w:eastAsia="es-ES"/>
          <w:rPrChange w:id="115" w:author="NN" w:date="2019-02-12T20:05:00Z">
            <w:rPr>
              <w:lang w:eastAsia="es-ES"/>
            </w:rPr>
          </w:rPrChange>
        </w:rPr>
        <w:pPrChange w:id="116" w:author="NN" w:date="2019-02-12T20:05:00Z">
          <w:pPr>
            <w:pStyle w:val="ListParagraph"/>
            <w:numPr>
              <w:ilvl w:val="2"/>
              <w:numId w:val="3"/>
            </w:numPr>
            <w:ind w:left="2160"/>
          </w:pPr>
        </w:pPrChange>
      </w:pPr>
      <w:del w:id="117" w:author="NN" w:date="2019-02-12T20:05:00Z">
        <w:r w:rsidRPr="1B8C96E7" w:rsidDel="00537EC6">
          <w:rPr>
            <w:lang w:eastAsia="es-ES"/>
          </w:rPr>
          <w:delText>A</w:delText>
        </w:r>
      </w:del>
      <w:r w:rsidRPr="1B8C96E7">
        <w:rPr>
          <w:lang w:eastAsia="es-ES"/>
        </w:rPr>
        <w:t xml:space="preserve">nte diversos modelos de Parkinson inducido el ácido carnósico presentó un efecto </w:t>
      </w:r>
      <w:proofErr w:type="spellStart"/>
      <w:r w:rsidRPr="1B8C96E7">
        <w:rPr>
          <w:lang w:eastAsia="es-ES"/>
        </w:rPr>
        <w:t>neuroprotectivo</w:t>
      </w:r>
      <w:proofErr w:type="spellEnd"/>
      <w:r w:rsidRPr="1B8C96E7">
        <w:rPr>
          <w:lang w:eastAsia="es-ES"/>
        </w:rPr>
        <w:t xml:space="preserve"> dependiente de la dosis.</w:t>
      </w:r>
      <w:sdt>
        <w:sdtPr>
          <w:rPr>
            <w:lang w:eastAsia="es-ES"/>
          </w:rPr>
          <w:id w:val="-598950566"/>
          <w:citation/>
        </w:sdtPr>
        <w:sdtEndPr>
          <w:rPr>
            <w:lang w:val="es-AR"/>
          </w:rPr>
        </w:sdtEndPr>
        <w:sdtContent>
          <w:r w:rsidR="00B00782" w:rsidRPr="00B00782">
            <w:rPr>
              <w:lang w:eastAsia="es-ES"/>
            </w:rPr>
            <w:fldChar w:fldCharType="begin"/>
          </w:r>
          <w:r w:rsidR="00664F01">
            <w:rPr>
              <w:lang w:val="es-AR" w:eastAsia="es-ES"/>
            </w:rPr>
            <w:instrText xml:space="preserve"> CITATION Bah16 \l 11274 </w:instrText>
          </w:r>
          <w:r w:rsidR="00B00782" w:rsidRPr="00B00782">
            <w:rPr>
              <w:lang w:eastAsia="es-ES"/>
            </w:rPr>
            <w:fldChar w:fldCharType="separate"/>
          </w:r>
          <w:r w:rsidR="00664F01" w:rsidRPr="00537EC6">
            <w:rPr>
              <w:noProof/>
              <w:lang w:val="es-AR" w:eastAsia="es-ES"/>
            </w:rPr>
            <w:t xml:space="preserve"> (19)</w:t>
          </w:r>
          <w:r w:rsidR="00B00782" w:rsidRPr="00B00782">
            <w:rPr>
              <w:lang w:val="es-AR" w:eastAsia="es-ES"/>
              <w:rPrChange w:id="118" w:author="NN" w:date="2019-02-12T20:05:00Z">
                <w:rPr>
                  <w:lang w:eastAsia="es-ES"/>
                </w:rPr>
              </w:rPrChange>
            </w:rPr>
            <w:fldChar w:fldCharType="end"/>
          </w:r>
        </w:sdtContent>
      </w:sdt>
    </w:p>
    <w:p w14:paraId="5BEBCF43" w14:textId="77777777" w:rsidR="1B8C96E7" w:rsidDel="00537EC6" w:rsidRDefault="00B00782" w:rsidP="00791D81">
      <w:pPr>
        <w:pStyle w:val="ListParagraph"/>
        <w:numPr>
          <w:ilvl w:val="1"/>
          <w:numId w:val="23"/>
        </w:numPr>
        <w:rPr>
          <w:del w:id="119" w:author="NN" w:date="2019-02-12T20:05:00Z"/>
          <w:lang w:eastAsia="es-ES"/>
        </w:rPr>
      </w:pPr>
      <w:r w:rsidRPr="00B00782">
        <w:rPr>
          <w:lang w:val="es-AR" w:eastAsia="es-ES"/>
          <w:rPrChange w:id="120" w:author="NN" w:date="2019-02-12T20:05:00Z">
            <w:rPr>
              <w:lang w:eastAsia="es-ES"/>
            </w:rPr>
          </w:rPrChange>
        </w:rPr>
        <w:t>Enfermedad de Alz</w:t>
      </w:r>
      <w:r w:rsidR="1B8C96E7" w:rsidRPr="1B8C96E7">
        <w:rPr>
          <w:lang w:eastAsia="es-ES"/>
        </w:rPr>
        <w:t>h</w:t>
      </w:r>
      <w:r w:rsidRPr="00B00782">
        <w:rPr>
          <w:noProof/>
          <w:lang w:val="es-AR" w:eastAsia="es-ES"/>
          <w:rPrChange w:id="121" w:author="NN" w:date="2019-02-12T20:05:00Z">
            <w:rPr>
              <w:lang w:eastAsia="es-ES"/>
            </w:rPr>
          </w:rPrChange>
        </w:rPr>
        <w:t>eimer</w:t>
      </w:r>
      <w:r w:rsidR="1B8C96E7" w:rsidRPr="1B8C96E7">
        <w:rPr>
          <w:lang w:eastAsia="es-ES"/>
        </w:rPr>
        <w:t>:</w:t>
      </w:r>
      <w:ins w:id="122" w:author="NN" w:date="2019-02-12T20:05:00Z">
        <w:r w:rsidR="00537EC6">
          <w:rPr>
            <w:lang w:eastAsia="es-ES"/>
          </w:rPr>
          <w:t xml:space="preserve"> e</w:t>
        </w:r>
      </w:ins>
    </w:p>
    <w:p w14:paraId="5BEBCF44" w14:textId="77777777" w:rsidR="00B00782" w:rsidRPr="00B00782" w:rsidRDefault="00B00782">
      <w:pPr>
        <w:pStyle w:val="ListParagraph"/>
        <w:numPr>
          <w:ilvl w:val="1"/>
          <w:numId w:val="23"/>
        </w:numPr>
        <w:rPr>
          <w:lang w:val="es-AR" w:eastAsia="es-ES"/>
          <w:rPrChange w:id="123" w:author="NN" w:date="2019-02-12T20:05:00Z">
            <w:rPr>
              <w:lang w:eastAsia="es-ES"/>
            </w:rPr>
          </w:rPrChange>
        </w:rPr>
        <w:pPrChange w:id="124" w:author="NN" w:date="2019-02-12T20:05:00Z">
          <w:pPr>
            <w:pStyle w:val="ListParagraph"/>
            <w:numPr>
              <w:numId w:val="3"/>
            </w:numPr>
            <w:ind w:left="720"/>
          </w:pPr>
        </w:pPrChange>
      </w:pPr>
      <w:del w:id="125" w:author="NN" w:date="2019-02-12T20:05:00Z">
        <w:r w:rsidRPr="00B00782">
          <w:rPr>
            <w:lang w:val="es-AR" w:eastAsia="es-ES"/>
            <w:rPrChange w:id="126" w:author="NN" w:date="2019-02-12T20:05:00Z">
              <w:rPr>
                <w:lang w:eastAsia="es-ES"/>
              </w:rPr>
            </w:rPrChange>
          </w:rPr>
          <w:delText>E</w:delText>
        </w:r>
      </w:del>
      <w:r w:rsidRPr="00B00782">
        <w:rPr>
          <w:lang w:val="es-AR" w:eastAsia="es-ES"/>
          <w:rPrChange w:id="127" w:author="NN" w:date="2019-02-12T20:05:00Z">
            <w:rPr>
              <w:lang w:eastAsia="es-ES"/>
            </w:rPr>
          </w:rPrChange>
        </w:rPr>
        <w:t>l Alzheimer es u</w:t>
      </w:r>
      <w:r w:rsidR="1B8C96E7" w:rsidRPr="1B8C96E7">
        <w:rPr>
          <w:lang w:eastAsia="es-ES"/>
        </w:rPr>
        <w:t>n</w:t>
      </w:r>
      <w:r w:rsidRPr="00B00782">
        <w:rPr>
          <w:noProof/>
          <w:lang w:val="es-AR" w:eastAsia="es-ES"/>
          <w:rPrChange w:id="128" w:author="NN" w:date="2019-02-12T20:05:00Z">
            <w:rPr>
              <w:lang w:eastAsia="es-ES"/>
            </w:rPr>
          </w:rPrChange>
        </w:rPr>
        <w:t>a enf</w:t>
      </w:r>
      <w:proofErr w:type="spellStart"/>
      <w:r w:rsidR="1B8C96E7" w:rsidRPr="1B8C96E7">
        <w:rPr>
          <w:lang w:eastAsia="es-ES"/>
        </w:rPr>
        <w:t>eremdad</w:t>
      </w:r>
      <w:proofErr w:type="spellEnd"/>
      <w:r w:rsidR="1B8C96E7" w:rsidRPr="1B8C96E7">
        <w:rPr>
          <w:lang w:eastAsia="es-ES"/>
        </w:rPr>
        <w:t xml:space="preserve"> degenerativa que causa la disminución de la capacidad cognitiva y memoria que emerge debido a la </w:t>
      </w:r>
      <w:r w:rsidR="00664F01" w:rsidRPr="1B8C96E7">
        <w:rPr>
          <w:lang w:eastAsia="es-ES"/>
        </w:rPr>
        <w:t>excesiva</w:t>
      </w:r>
      <w:r w:rsidR="1B8C96E7" w:rsidRPr="1B8C96E7">
        <w:rPr>
          <w:lang w:eastAsia="es-ES"/>
        </w:rPr>
        <w:t xml:space="preserve"> producción y acumulación de proteínas beta-amiloideas en algunas </w:t>
      </w:r>
      <w:r w:rsidR="00D52830" w:rsidRPr="1B8C96E7">
        <w:rPr>
          <w:lang w:eastAsia="es-ES"/>
        </w:rPr>
        <w:t>áreas</w:t>
      </w:r>
      <w:r w:rsidR="1B8C96E7" w:rsidRPr="1B8C96E7">
        <w:rPr>
          <w:lang w:eastAsia="es-ES"/>
        </w:rPr>
        <w:t xml:space="preserve"> del cerebro. El mecanismo patológico de esta enfermedad implica además el estrés oxidativo e inflamación, estudios demostraron que el ácido carnósico previno la neurodegeneración inducida por beta-amiloide. </w:t>
      </w:r>
      <w:sdt>
        <w:sdtPr>
          <w:rPr>
            <w:lang w:eastAsia="es-ES"/>
          </w:rPr>
          <w:id w:val="-938757285"/>
          <w:citation/>
        </w:sdtPr>
        <w:sdtEndPr>
          <w:rPr>
            <w:lang w:val="es-AR"/>
          </w:rPr>
        </w:sdtEndPr>
        <w:sdtContent>
          <w:r w:rsidRPr="00B00782">
            <w:rPr>
              <w:lang w:eastAsia="es-ES"/>
            </w:rPr>
            <w:fldChar w:fldCharType="begin"/>
          </w:r>
          <w:r w:rsidR="00664F01">
            <w:rPr>
              <w:lang w:val="es-AR" w:eastAsia="es-ES"/>
            </w:rPr>
            <w:instrText xml:space="preserve"> CITATION Bah16 \l 11274 </w:instrText>
          </w:r>
          <w:r w:rsidRPr="00B00782">
            <w:rPr>
              <w:lang w:eastAsia="es-ES"/>
            </w:rPr>
            <w:fldChar w:fldCharType="separate"/>
          </w:r>
          <w:r w:rsidR="00664F01" w:rsidRPr="00537EC6">
            <w:rPr>
              <w:noProof/>
              <w:lang w:val="es-AR" w:eastAsia="es-ES"/>
            </w:rPr>
            <w:t>(19)</w:t>
          </w:r>
          <w:r w:rsidRPr="00B00782">
            <w:rPr>
              <w:lang w:val="es-AR" w:eastAsia="es-ES"/>
              <w:rPrChange w:id="129" w:author="NN" w:date="2019-02-12T20:05:00Z">
                <w:rPr>
                  <w:lang w:eastAsia="es-ES"/>
                </w:rPr>
              </w:rPrChange>
            </w:rPr>
            <w:fldChar w:fldCharType="end"/>
          </w:r>
        </w:sdtContent>
      </w:sdt>
    </w:p>
    <w:p w14:paraId="5BEBCF45" w14:textId="77777777" w:rsidR="1B8C96E7" w:rsidRPr="00537EC6" w:rsidDel="00537EC6" w:rsidRDefault="00B00782" w:rsidP="007F29B0">
      <w:pPr>
        <w:pStyle w:val="ListParagraph"/>
        <w:numPr>
          <w:ilvl w:val="0"/>
          <w:numId w:val="3"/>
        </w:numPr>
        <w:rPr>
          <w:del w:id="130" w:author="NN" w:date="2019-02-12T20:06:00Z"/>
          <w:lang w:val="es-AR" w:eastAsia="es-ES"/>
          <w:rPrChange w:id="131" w:author="NN" w:date="2019-02-12T20:05:00Z">
            <w:rPr>
              <w:del w:id="132" w:author="NN" w:date="2019-02-12T20:06:00Z"/>
              <w:lang w:eastAsia="es-ES"/>
            </w:rPr>
          </w:rPrChange>
        </w:rPr>
      </w:pPr>
      <w:r w:rsidRPr="00B00782">
        <w:rPr>
          <w:lang w:val="es-AR" w:eastAsia="es-ES"/>
          <w:rPrChange w:id="133" w:author="NN" w:date="2019-02-12T20:05:00Z">
            <w:rPr>
              <w:lang w:eastAsia="es-ES"/>
            </w:rPr>
          </w:rPrChange>
        </w:rPr>
        <w:t>Obesidad:</w:t>
      </w:r>
      <w:ins w:id="134" w:author="NN" w:date="2019-02-12T20:06:00Z">
        <w:r w:rsidR="00537EC6">
          <w:rPr>
            <w:lang w:val="es-AR" w:eastAsia="es-ES"/>
          </w:rPr>
          <w:t xml:space="preserve"> l</w:t>
        </w:r>
      </w:ins>
    </w:p>
    <w:p w14:paraId="5BEBCF46" w14:textId="77777777" w:rsidR="00B00782" w:rsidRPr="00B00782" w:rsidRDefault="00B00782">
      <w:pPr>
        <w:pStyle w:val="ListParagraph"/>
        <w:numPr>
          <w:ilvl w:val="0"/>
          <w:numId w:val="3"/>
        </w:numPr>
        <w:rPr>
          <w:lang w:val="es-AR" w:eastAsia="es-ES"/>
          <w:rPrChange w:id="135" w:author="NN" w:date="2019-02-12T20:06:00Z">
            <w:rPr>
              <w:lang w:eastAsia="es-ES"/>
            </w:rPr>
          </w:rPrChange>
        </w:rPr>
        <w:pPrChange w:id="136" w:author="NN" w:date="2019-02-12T20:06:00Z">
          <w:pPr>
            <w:pStyle w:val="ListParagraph"/>
            <w:numPr>
              <w:ilvl w:val="1"/>
              <w:numId w:val="24"/>
            </w:numPr>
            <w:ind w:left="1440"/>
          </w:pPr>
        </w:pPrChange>
      </w:pPr>
      <w:del w:id="137" w:author="NN" w:date="2019-02-12T20:06:00Z">
        <w:r w:rsidRPr="00B00782">
          <w:rPr>
            <w:lang w:val="es-AR" w:eastAsia="es-ES"/>
            <w:rPrChange w:id="138" w:author="NN" w:date="2019-02-12T20:06:00Z">
              <w:rPr>
                <w:lang w:eastAsia="es-ES"/>
              </w:rPr>
            </w:rPrChange>
          </w:rPr>
          <w:delText>L</w:delText>
        </w:r>
      </w:del>
      <w:r w:rsidRPr="00B00782">
        <w:rPr>
          <w:lang w:val="es-AR" w:eastAsia="es-ES"/>
          <w:rPrChange w:id="139" w:author="NN" w:date="2019-02-12T20:06:00Z">
            <w:rPr>
              <w:lang w:eastAsia="es-ES"/>
            </w:rPr>
          </w:rPrChange>
        </w:rPr>
        <w:t>a obesid</w:t>
      </w:r>
      <w:r w:rsidRPr="00B00782">
        <w:rPr>
          <w:noProof/>
          <w:lang w:val="es-AR" w:eastAsia="es-ES"/>
          <w:rPrChange w:id="140" w:author="NN" w:date="2019-02-12T20:06:00Z">
            <w:rPr>
              <w:lang w:eastAsia="es-ES"/>
            </w:rPr>
          </w:rPrChange>
        </w:rPr>
        <w:t>ad e</w:t>
      </w:r>
      <w:r w:rsidRPr="00B00782">
        <w:rPr>
          <w:lang w:val="es-AR" w:eastAsia="es-ES"/>
          <w:rPrChange w:id="141" w:author="NN" w:date="2019-02-12T20:06:00Z">
            <w:rPr>
              <w:lang w:eastAsia="es-ES"/>
            </w:rPr>
          </w:rPrChange>
        </w:rPr>
        <w:t>s un de</w:t>
      </w:r>
      <w:r w:rsidR="1B8C96E7" w:rsidRPr="1B8C96E7">
        <w:rPr>
          <w:lang w:eastAsia="es-ES"/>
        </w:rPr>
        <w:t>s</w:t>
      </w:r>
      <w:r w:rsidRPr="00B00782">
        <w:rPr>
          <w:noProof/>
          <w:lang w:val="es-AR" w:eastAsia="es-ES"/>
          <w:rPrChange w:id="142" w:author="NN" w:date="2019-02-12T20:06:00Z">
            <w:rPr>
              <w:lang w:eastAsia="es-ES"/>
            </w:rPr>
          </w:rPrChange>
        </w:rPr>
        <w:t>orde</w:t>
      </w:r>
      <w:r w:rsidR="1B8C96E7" w:rsidRPr="1B8C96E7">
        <w:rPr>
          <w:lang w:eastAsia="es-ES"/>
        </w:rPr>
        <w:t xml:space="preserve">n de la salud causado por la acumulación excesiva de grasas que puede incrementar el riesgo de otras enfermedades como la diabetes, artritis, problemas cardíacos y cáncer. Tratamientos que limitan el progreso de la adipogénesis pueden ser una buena estrategia para curar enfermedades relacionadas a la obesidad. La mayoría de los estudios experimentales han demostrado que el ácido carnósico es un prometedor agente para atenuar desórdenes metabólicos mediante la regulación del metabolismo de ácidos grasos, acumulación de grasa hepática y tolerancia a la glucosa. </w:t>
      </w:r>
      <w:sdt>
        <w:sdtPr>
          <w:rPr>
            <w:lang w:eastAsia="es-ES"/>
          </w:rPr>
          <w:id w:val="-1929412639"/>
          <w:citation/>
        </w:sdtPr>
        <w:sdtEndPr>
          <w:rPr>
            <w:lang w:val="es-AR"/>
          </w:rPr>
        </w:sdtEndPr>
        <w:sdtContent>
          <w:r w:rsidRPr="00B00782">
            <w:rPr>
              <w:lang w:eastAsia="es-ES"/>
            </w:rPr>
            <w:fldChar w:fldCharType="begin"/>
          </w:r>
          <w:r w:rsidR="00664F01">
            <w:rPr>
              <w:lang w:val="es-AR" w:eastAsia="es-ES"/>
            </w:rPr>
            <w:instrText xml:space="preserve"> CITATION Ba</w:instrText>
          </w:r>
          <w:r w:rsidR="00C11428">
            <w:rPr>
              <w:lang w:val="es-AR" w:eastAsia="es-ES"/>
            </w:rPr>
            <w:instrText xml:space="preserve">h16 \l 11274 </w:instrText>
          </w:r>
          <w:r w:rsidRPr="00B00782">
            <w:rPr>
              <w:lang w:val="es-AR" w:eastAsia="es-ES"/>
              <w:rPrChange w:id="143" w:author="NN" w:date="2019-02-12T20:06:00Z">
                <w:rPr>
                  <w:lang w:eastAsia="es-ES"/>
                </w:rPr>
              </w:rPrChange>
            </w:rPr>
            <w:fldChar w:fldCharType="separate"/>
          </w:r>
          <w:r w:rsidR="00664F01" w:rsidRPr="00537EC6">
            <w:rPr>
              <w:noProof/>
              <w:lang w:val="es-AR" w:eastAsia="es-ES"/>
            </w:rPr>
            <w:t>(19)</w:t>
          </w:r>
          <w:r w:rsidRPr="00B00782">
            <w:rPr>
              <w:lang w:val="es-AR" w:eastAsia="es-ES"/>
              <w:rPrChange w:id="144" w:author="NN" w:date="2019-02-12T20:06:00Z">
                <w:rPr>
                  <w:lang w:eastAsia="es-ES"/>
                </w:rPr>
              </w:rPrChange>
            </w:rPr>
            <w:fldChar w:fldCharType="end"/>
          </w:r>
        </w:sdtContent>
      </w:sdt>
    </w:p>
    <w:p w14:paraId="5BEBCF47" w14:textId="77777777" w:rsidR="1B8C96E7" w:rsidRPr="00537EC6" w:rsidRDefault="1B8C96E7" w:rsidP="1B8C96E7">
      <w:pPr>
        <w:ind w:left="1800" w:hanging="360"/>
        <w:rPr>
          <w:lang w:val="es-AR" w:eastAsia="es-ES"/>
          <w:rPrChange w:id="145" w:author="NN" w:date="2019-02-12T20:06:00Z">
            <w:rPr>
              <w:lang w:eastAsia="es-ES"/>
            </w:rPr>
          </w:rPrChange>
        </w:rPr>
      </w:pPr>
    </w:p>
    <w:p w14:paraId="5BEBCF48" w14:textId="77777777" w:rsidR="008C7F3B" w:rsidRDefault="00B00782" w:rsidP="008C7F3B">
      <w:pPr>
        <w:pStyle w:val="Heading2"/>
      </w:pPr>
      <w:bookmarkStart w:id="146" w:name="_Toc535446893"/>
      <w:r w:rsidRPr="00B00782">
        <w:rPr>
          <w:lang w:val="es-AR" w:eastAsia="es-ES"/>
          <w:rPrChange w:id="147" w:author="NN" w:date="2019-02-12T20:06:00Z">
            <w:rPr/>
          </w:rPrChange>
        </w:rPr>
        <w:t>Mat</w:t>
      </w:r>
      <w:r w:rsidR="1B8C96E7">
        <w:rPr>
          <w:lang w:eastAsia="es-ES"/>
        </w:rPr>
        <w:t>e</w:t>
      </w:r>
      <w:r w:rsidRPr="00B00782">
        <w:rPr>
          <w:noProof/>
          <w:lang w:val="es-AR" w:eastAsia="es-ES"/>
          <w:rPrChange w:id="148" w:author="NN" w:date="2019-02-12T20:06:00Z">
            <w:rPr/>
          </w:rPrChange>
        </w:rPr>
        <w:t>rias</w:t>
      </w:r>
      <w:r w:rsidR="1B8C96E7">
        <w:rPr>
          <w:lang w:eastAsia="es-ES"/>
        </w:rPr>
        <w:t xml:space="preserve"> </w:t>
      </w:r>
      <w:r w:rsidR="1B8C96E7">
        <w:t>P</w:t>
      </w:r>
      <w:r w:rsidR="1B8C96E7">
        <w:rPr>
          <w:lang w:eastAsia="es-ES"/>
        </w:rPr>
        <w:t>r</w:t>
      </w:r>
      <w:r w:rsidR="1B8C96E7">
        <w:t>imas</w:t>
      </w:r>
      <w:bookmarkEnd w:id="146"/>
    </w:p>
    <w:p w14:paraId="5BEBCF49" w14:textId="77777777" w:rsidR="00F43E8A" w:rsidRDefault="00F43E8A" w:rsidP="00F43E8A">
      <w:r>
        <w:t xml:space="preserve">Hasta el momento solo se ha reportado presencia de ácido carnósico en ocho géneros distintos de plantas, </w:t>
      </w:r>
      <w:r>
        <w:rPr>
          <w:i/>
        </w:rPr>
        <w:t xml:space="preserve">Salvia, </w:t>
      </w:r>
      <w:proofErr w:type="spellStart"/>
      <w:r>
        <w:rPr>
          <w:i/>
        </w:rPr>
        <w:t>Rosmarinus</w:t>
      </w:r>
      <w:proofErr w:type="spellEnd"/>
      <w:r>
        <w:rPr>
          <w:i/>
        </w:rPr>
        <w:t xml:space="preserve">, </w:t>
      </w:r>
      <w:proofErr w:type="spellStart"/>
      <w:r>
        <w:rPr>
          <w:i/>
        </w:rPr>
        <w:t>Lepechinia</w:t>
      </w:r>
      <w:proofErr w:type="spellEnd"/>
      <w:r>
        <w:rPr>
          <w:i/>
        </w:rPr>
        <w:t xml:space="preserve">, </w:t>
      </w:r>
      <w:proofErr w:type="spellStart"/>
      <w:r>
        <w:rPr>
          <w:i/>
        </w:rPr>
        <w:t>Oreganum</w:t>
      </w:r>
      <w:proofErr w:type="spellEnd"/>
      <w:r>
        <w:rPr>
          <w:i/>
        </w:rPr>
        <w:t xml:space="preserve">, </w:t>
      </w:r>
      <w:proofErr w:type="spellStart"/>
      <w:r>
        <w:rPr>
          <w:i/>
        </w:rPr>
        <w:t>Thymus</w:t>
      </w:r>
      <w:proofErr w:type="spellEnd"/>
      <w:r>
        <w:rPr>
          <w:i/>
        </w:rPr>
        <w:t xml:space="preserve">, </w:t>
      </w:r>
      <w:proofErr w:type="spellStart"/>
      <w:r>
        <w:rPr>
          <w:i/>
        </w:rPr>
        <w:t>Hyssopus</w:t>
      </w:r>
      <w:proofErr w:type="spellEnd"/>
      <w:r>
        <w:rPr>
          <w:i/>
        </w:rPr>
        <w:t xml:space="preserve">, Melissa y </w:t>
      </w:r>
      <w:proofErr w:type="spellStart"/>
      <w:r>
        <w:rPr>
          <w:i/>
        </w:rPr>
        <w:t>Ocimum</w:t>
      </w:r>
      <w:proofErr w:type="spellEnd"/>
      <w:r>
        <w:t xml:space="preserve">; todas </w:t>
      </w:r>
      <w:r>
        <w:lastRenderedPageBreak/>
        <w:t>pertenecientes a la</w:t>
      </w:r>
      <w:r w:rsidR="00EE06EE">
        <w:t xml:space="preserve"> familia de las </w:t>
      </w:r>
      <w:r w:rsidR="00EE06EE">
        <w:rPr>
          <w:i/>
        </w:rPr>
        <w:t>Lamiaceae</w:t>
      </w:r>
      <w:r w:rsidR="00EE06EE">
        <w:t>. Dentro de estas, las dos primeras se destacan sobre el resto debido a su mayor contenido de ácido carnósico, rondando los 3 a 50 mg g</w:t>
      </w:r>
      <w:r w:rsidR="00EE06EE">
        <w:rPr>
          <w:vertAlign w:val="superscript"/>
        </w:rPr>
        <w:t>-1</w:t>
      </w:r>
      <w:r w:rsidR="00EE06EE">
        <w:t xml:space="preserve"> en la especie </w:t>
      </w:r>
      <w:proofErr w:type="spellStart"/>
      <w:r w:rsidR="00EE06EE">
        <w:rPr>
          <w:i/>
        </w:rPr>
        <w:t>Rosmarinus</w:t>
      </w:r>
      <w:proofErr w:type="spellEnd"/>
      <w:ins w:id="149" w:author="NN" w:date="2019-02-12T18:56:00Z">
        <w:r w:rsidR="008A133A">
          <w:rPr>
            <w:i/>
          </w:rPr>
          <w:t xml:space="preserve"> </w:t>
        </w:r>
      </w:ins>
      <w:proofErr w:type="spellStart"/>
      <w:r w:rsidR="00EE06EE">
        <w:rPr>
          <w:i/>
        </w:rPr>
        <w:t>officinalis</w:t>
      </w:r>
      <w:proofErr w:type="spellEnd"/>
      <w:r w:rsidR="00EE06EE">
        <w:t xml:space="preserve"> y de 0,1 a 21,8 mg g</w:t>
      </w:r>
      <w:r w:rsidR="00EE06EE">
        <w:rPr>
          <w:vertAlign w:val="superscript"/>
        </w:rPr>
        <w:t>-1</w:t>
      </w:r>
      <w:r w:rsidR="00EE06EE">
        <w:t xml:space="preserve"> en el caso de </w:t>
      </w:r>
      <w:r w:rsidR="00EE06EE">
        <w:rPr>
          <w:i/>
        </w:rPr>
        <w:t>Salvia</w:t>
      </w:r>
      <w:r w:rsidR="00EE06EE">
        <w:t xml:space="preserve"> y se encuentra principalmente en las hojas de estas plantas</w:t>
      </w:r>
      <w:sdt>
        <w:sdtPr>
          <w:id w:val="-649518586"/>
          <w:citation/>
        </w:sdtPr>
        <w:sdtContent>
          <w:r w:rsidR="00B00782">
            <w:fldChar w:fldCharType="begin"/>
          </w:r>
          <w:r w:rsidR="00EE06EE">
            <w:instrText xml:space="preserve"> CITATION Sim15 \l 3082 </w:instrText>
          </w:r>
          <w:r w:rsidR="00B00782">
            <w:fldChar w:fldCharType="separate"/>
          </w:r>
          <w:r w:rsidR="003A799D">
            <w:rPr>
              <w:noProof/>
            </w:rPr>
            <w:t xml:space="preserve"> (1)</w:t>
          </w:r>
          <w:r w:rsidR="00B00782">
            <w:fldChar w:fldCharType="end"/>
          </w:r>
        </w:sdtContent>
      </w:sdt>
      <w:r w:rsidR="00EE06EE">
        <w:t>.</w:t>
      </w:r>
    </w:p>
    <w:p w14:paraId="5BEBCF4A" w14:textId="77777777" w:rsidR="008D5840" w:rsidRDefault="00EE06EE" w:rsidP="008D5840">
      <w:r>
        <w:t xml:space="preserve">El </w:t>
      </w:r>
      <w:proofErr w:type="spellStart"/>
      <w:r>
        <w:rPr>
          <w:i/>
        </w:rPr>
        <w:t>R</w:t>
      </w:r>
      <w:r w:rsidR="005A64D8">
        <w:rPr>
          <w:i/>
        </w:rPr>
        <w:t>osmarinus</w:t>
      </w:r>
      <w:proofErr w:type="spellEnd"/>
      <w:ins w:id="150" w:author="NN" w:date="2019-02-12T18:57:00Z">
        <w:r w:rsidR="008A133A">
          <w:rPr>
            <w:i/>
          </w:rPr>
          <w:t xml:space="preserve"> </w:t>
        </w:r>
      </w:ins>
      <w:proofErr w:type="spellStart"/>
      <w:r>
        <w:rPr>
          <w:i/>
        </w:rPr>
        <w:t>Officinalis</w:t>
      </w:r>
      <w:proofErr w:type="spellEnd"/>
      <w:ins w:id="151" w:author="NN" w:date="2019-02-12T18:57:00Z">
        <w:r w:rsidR="008A133A">
          <w:rPr>
            <w:i/>
          </w:rPr>
          <w:t xml:space="preserve"> </w:t>
        </w:r>
      </w:ins>
      <w:r w:rsidR="00EF1B8A">
        <w:t>(Fig. -X-)</w:t>
      </w:r>
      <w:r>
        <w:rPr>
          <w:i/>
        </w:rPr>
        <w:t xml:space="preserve">, </w:t>
      </w:r>
      <w:r>
        <w:t>conocido normalmente como romero, es un arbusto aromático, leñoso, de hojas perennes muy ramificado y ocasionalmente achaparrado. Sus hojas</w:t>
      </w:r>
      <w:ins w:id="152" w:author="NN" w:date="2019-02-12T18:57:00Z">
        <w:r w:rsidR="008A133A">
          <w:t>,</w:t>
        </w:r>
      </w:ins>
      <w:del w:id="153" w:author="NN" w:date="2019-02-12T18:57:00Z">
        <w:r w:rsidDel="008A133A">
          <w:delText xml:space="preserve"> son</w:delText>
        </w:r>
      </w:del>
      <w:r>
        <w:t xml:space="preserve"> pequeñas y muy abundantes, presentan forma lineal</w:t>
      </w:r>
      <w:r w:rsidR="002023CF">
        <w:t>. Si bien es originario de</w:t>
      </w:r>
      <w:ins w:id="154" w:author="NN" w:date="2019-02-12T18:58:00Z">
        <w:r w:rsidR="00D55ED2">
          <w:t xml:space="preserve"> </w:t>
        </w:r>
      </w:ins>
      <w:r w:rsidR="002023CF">
        <w:t>l</w:t>
      </w:r>
      <w:ins w:id="155" w:author="NN" w:date="2019-02-12T18:58:00Z">
        <w:r w:rsidR="00D55ED2">
          <w:t>a regi</w:t>
        </w:r>
      </w:ins>
      <w:ins w:id="156" w:author="NN" w:date="2019-02-12T18:59:00Z">
        <w:r w:rsidR="00D55ED2">
          <w:t>ón del</w:t>
        </w:r>
      </w:ins>
      <w:r w:rsidR="002023CF">
        <w:t xml:space="preserve"> </w:t>
      </w:r>
      <w:ins w:id="157" w:author="NN" w:date="2019-02-12T18:59:00Z">
        <w:r w:rsidR="00D55ED2">
          <w:t>M</w:t>
        </w:r>
      </w:ins>
      <w:del w:id="158" w:author="NN" w:date="2019-02-12T18:59:00Z">
        <w:r w:rsidR="002023CF" w:rsidDel="00D55ED2">
          <w:delText>m</w:delText>
        </w:r>
      </w:del>
      <w:r w:rsidR="002023CF">
        <w:t>editerráneo, se cría en todo tipo de suelos, preferiblemente los secos y algo arenosos permeables, adaptándose muy bien a los suelos pobres</w:t>
      </w:r>
      <w:r w:rsidR="005A64D8">
        <w:t>;</w:t>
      </w:r>
      <w:ins w:id="159" w:author="NN" w:date="2019-02-12T18:59:00Z">
        <w:r w:rsidR="00D55ED2">
          <w:t xml:space="preserve"> </w:t>
        </w:r>
      </w:ins>
      <w:r w:rsidR="005A64D8">
        <w:t>c</w:t>
      </w:r>
      <w:r w:rsidR="002023CF">
        <w:t xml:space="preserve">rece en zonas litorales y de </w:t>
      </w:r>
      <w:r w:rsidR="00B00782" w:rsidRPr="00B00782">
        <w:rPr>
          <w:highlight w:val="yellow"/>
          <w:rPrChange w:id="160" w:author="NN" w:date="2019-02-12T19:01:00Z">
            <w:rPr/>
          </w:rPrChange>
        </w:rPr>
        <w:t>montaña</w:t>
      </w:r>
      <w:ins w:id="161" w:author="NN" w:date="2019-02-12T19:01:00Z">
        <w:r w:rsidR="00B00782" w:rsidRPr="00B00782">
          <w:rPr>
            <w:highlight w:val="yellow"/>
            <w:rPrChange w:id="162" w:author="NN" w:date="2019-02-12T19:01:00Z">
              <w:rPr/>
            </w:rPrChange>
          </w:rPr>
          <w:t>s</w:t>
        </w:r>
      </w:ins>
      <w:r w:rsidR="00B00782" w:rsidRPr="00B00782">
        <w:rPr>
          <w:highlight w:val="yellow"/>
          <w:rPrChange w:id="163" w:author="NN" w:date="2019-02-12T19:01:00Z">
            <w:rPr/>
          </w:rPrChange>
        </w:rPr>
        <w:t xml:space="preserve"> baña</w:t>
      </w:r>
      <w:ins w:id="164" w:author="NN" w:date="2019-02-12T19:01:00Z">
        <w:r w:rsidR="00B00782" w:rsidRPr="00B00782">
          <w:rPr>
            <w:highlight w:val="yellow"/>
            <w:rPrChange w:id="165" w:author="NN" w:date="2019-02-12T19:01:00Z">
              <w:rPr/>
            </w:rPrChange>
          </w:rPr>
          <w:t>s ¿bajas?</w:t>
        </w:r>
      </w:ins>
      <w:r w:rsidR="005A64D8">
        <w:t>; e</w:t>
      </w:r>
      <w:r w:rsidR="002023CF">
        <w:t>s una planta de fácil cultivo</w:t>
      </w:r>
      <w:r w:rsidR="005A64D8">
        <w:t xml:space="preserve"> ya que</w:t>
      </w:r>
      <w:r w:rsidR="002023CF">
        <w:t xml:space="preserve"> no necesita de grandes cantidades de agua y requiere un bajo tratamiento con químicos y abono. </w:t>
      </w:r>
      <w:sdt>
        <w:sdtPr>
          <w:id w:val="209783673"/>
          <w:citation/>
        </w:sdtPr>
        <w:sdtContent>
          <w:r w:rsidR="00B00782">
            <w:fldChar w:fldCharType="begin"/>
          </w:r>
          <w:r w:rsidR="008D5840">
            <w:instrText xml:space="preserve"> CITATION Ros1 \l 3082 </w:instrText>
          </w:r>
          <w:r w:rsidR="00B00782">
            <w:fldChar w:fldCharType="separate"/>
          </w:r>
          <w:r w:rsidR="003A799D">
            <w:rPr>
              <w:noProof/>
            </w:rPr>
            <w:t>(9)</w:t>
          </w:r>
          <w:r w:rsidR="00B00782">
            <w:fldChar w:fldCharType="end"/>
          </w:r>
        </w:sdtContent>
      </w:sdt>
    </w:p>
    <w:p w14:paraId="5BEBCF4B" w14:textId="77777777" w:rsidR="008D5840" w:rsidRDefault="008D5840" w:rsidP="008D5840"/>
    <w:p w14:paraId="5BEBCF4C" w14:textId="77777777" w:rsidR="00971190" w:rsidRDefault="00971190" w:rsidP="006907A2"/>
    <w:p w14:paraId="5BEBCF4D" w14:textId="77777777" w:rsidR="00971190" w:rsidRDefault="00971190" w:rsidP="00971190">
      <w:pPr>
        <w:keepNext/>
        <w:jc w:val="center"/>
      </w:pPr>
      <w:r>
        <w:rPr>
          <w:noProof/>
          <w:lang w:eastAsia="es-ES"/>
        </w:rPr>
        <w:drawing>
          <wp:inline distT="0" distB="0" distL="0" distR="0" wp14:anchorId="5BEBD15F" wp14:editId="5BEBD160">
            <wp:extent cx="3076575" cy="4005108"/>
            <wp:effectExtent l="0" t="0" r="0" b="0"/>
            <wp:docPr id="853488001" name="Imagen 853488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email">
                      <a:extLst>
                        <a:ext uri="{28A0092B-C50C-407E-A947-70E740481C1C}">
                          <a14:useLocalDpi xmlns:a14="http://schemas.microsoft.com/office/drawing/2010/main" val="0"/>
                        </a:ext>
                      </a:extLst>
                    </a:blip>
                    <a:stretch>
                      <a:fillRect/>
                    </a:stretch>
                  </pic:blipFill>
                  <pic:spPr>
                    <a:xfrm>
                      <a:off x="0" y="0"/>
                      <a:ext cx="3076575" cy="4005108"/>
                    </a:xfrm>
                    <a:prstGeom prst="rect">
                      <a:avLst/>
                    </a:prstGeom>
                  </pic:spPr>
                </pic:pic>
              </a:graphicData>
            </a:graphic>
          </wp:inline>
        </w:drawing>
      </w:r>
    </w:p>
    <w:p w14:paraId="5BEBCF4E" w14:textId="77777777" w:rsidR="00971190" w:rsidRDefault="00971190" w:rsidP="00971190">
      <w:pPr>
        <w:pStyle w:val="Caption"/>
        <w:jc w:val="center"/>
      </w:pPr>
      <w:r>
        <w:t xml:space="preserve">Figura </w:t>
      </w:r>
      <w:r w:rsidR="00B00782">
        <w:fldChar w:fldCharType="begin"/>
      </w:r>
      <w:r>
        <w:instrText xml:space="preserve"> SEQ Figura \* ARABIC </w:instrText>
      </w:r>
      <w:r w:rsidR="00B00782">
        <w:fldChar w:fldCharType="separate"/>
      </w:r>
      <w:r w:rsidR="00ED0EF7">
        <w:rPr>
          <w:noProof/>
        </w:rPr>
        <w:t>2</w:t>
      </w:r>
      <w:r w:rsidR="00B00782">
        <w:fldChar w:fldCharType="end"/>
      </w:r>
      <w:r>
        <w:t xml:space="preserve">Rosmarinusofficinalis en </w:t>
      </w:r>
      <w:proofErr w:type="spellStart"/>
      <w:r>
        <w:t>Köhler's</w:t>
      </w:r>
      <w:proofErr w:type="spellEnd"/>
      <w:r>
        <w:t xml:space="preserve"> Medicinal </w:t>
      </w:r>
      <w:proofErr w:type="spellStart"/>
      <w:r>
        <w:t>Plants</w:t>
      </w:r>
      <w:proofErr w:type="spellEnd"/>
    </w:p>
    <w:p w14:paraId="5BEBCF4F" w14:textId="77777777" w:rsidR="008D5840" w:rsidRDefault="008D5840" w:rsidP="008D5840">
      <w:pPr>
        <w:pStyle w:val="Heading3"/>
      </w:pPr>
      <w:bookmarkStart w:id="166" w:name="_Toc535446894"/>
      <w:r>
        <w:t>Cultivo</w:t>
      </w:r>
      <w:bookmarkEnd w:id="166"/>
    </w:p>
    <w:p w14:paraId="5BEBCF50" w14:textId="77777777" w:rsidR="008D5840" w:rsidRDefault="008D5840" w:rsidP="008D5840">
      <w:r>
        <w:t xml:space="preserve">Los cultivos de romero pueden realizarse por semillas o por estacas, siendo el segundo el más recomendable para realizar a grandes escalas. El cultivo por estacas consiste en cortar ramas de 0,2 m de largo las cuales se colocan en vivero en épocas entre otoño y primavera, se colocan en hileras distanciadas </w:t>
      </w:r>
      <w:del w:id="167" w:author="NN" w:date="2019-02-12T19:01:00Z">
        <w:r w:rsidDel="00D55ED2">
          <w:delText xml:space="preserve">por </w:delText>
        </w:r>
      </w:del>
      <w:r>
        <w:t xml:space="preserve">0,2 m y se deja un espacio de 0,15 m entre plantas. La densidad de la plantación es de unas </w:t>
      </w:r>
      <w:r>
        <w:lastRenderedPageBreak/>
        <w:t>10 a 15 mil plantas por hectárea. Una vez que las plantas emitan raíces</w:t>
      </w:r>
      <w:del w:id="168" w:author="NN" w:date="2019-02-12T19:02:00Z">
        <w:r w:rsidDel="00D55ED2">
          <w:delText xml:space="preserve"> y</w:delText>
        </w:r>
      </w:del>
      <w:r>
        <w:t xml:space="preserve"> se realiza su trasplante al campo. </w:t>
      </w:r>
      <w:sdt>
        <w:sdtPr>
          <w:id w:val="-79451317"/>
          <w:citation/>
        </w:sdtPr>
        <w:sdtContent>
          <w:r w:rsidR="00B00782">
            <w:fldChar w:fldCharType="begin"/>
          </w:r>
          <w:r>
            <w:rPr>
              <w:lang w:val="es-AR"/>
            </w:rPr>
            <w:instrText xml:space="preserve"> CITATION Her \l 11274 </w:instrText>
          </w:r>
          <w:r w:rsidR="00B00782">
            <w:fldChar w:fldCharType="separate"/>
          </w:r>
          <w:r w:rsidR="003A799D">
            <w:rPr>
              <w:noProof/>
              <w:lang w:val="es-AR"/>
            </w:rPr>
            <w:t>(10)</w:t>
          </w:r>
          <w:r w:rsidR="00B00782">
            <w:fldChar w:fldCharType="end"/>
          </w:r>
        </w:sdtContent>
      </w:sdt>
    </w:p>
    <w:p w14:paraId="5BEBCF51" w14:textId="77777777" w:rsidR="00EC345E" w:rsidRDefault="006038BA" w:rsidP="008D5840">
      <w:r>
        <w:t xml:space="preserve">Los cuidados consisten básicamente </w:t>
      </w:r>
      <w:ins w:id="169" w:author="NN" w:date="2019-02-12T19:02:00Z">
        <w:r w:rsidR="00D55ED2">
          <w:t>en l</w:t>
        </w:r>
      </w:ins>
      <w:r>
        <w:t>a eliminación de malezas y</w:t>
      </w:r>
      <w:ins w:id="170" w:author="NN" w:date="2019-02-12T19:02:00Z">
        <w:r w:rsidR="00D55ED2">
          <w:t>,</w:t>
        </w:r>
      </w:ins>
      <w:r>
        <w:t xml:space="preserve"> </w:t>
      </w:r>
      <w:ins w:id="171" w:author="NN" w:date="2019-02-12T19:02:00Z">
        <w:r w:rsidR="00D55ED2">
          <w:t xml:space="preserve">de ser necesario, </w:t>
        </w:r>
      </w:ins>
      <w:r>
        <w:t>recubrir con tierra</w:t>
      </w:r>
      <w:del w:id="172" w:author="NN" w:date="2019-02-12T19:02:00Z">
        <w:r w:rsidDel="00D55ED2">
          <w:delText xml:space="preserve"> de ser necesario</w:delText>
        </w:r>
      </w:del>
      <w:r>
        <w:t>. Como es una planta resistente a las sequías, los riegos deben realizarse solo en casos necesarios y en el momento del trasplante, de todas formas, estudios sugieren que el estrés por incremento del ingreso de agua a causa de precipitaciones podría promover la producción de ácido carnósico en la planta.</w:t>
      </w:r>
      <w:sdt>
        <w:sdtPr>
          <w:id w:val="1318850680"/>
          <w:citation/>
        </w:sdtPr>
        <w:sdtContent>
          <w:r w:rsidR="00B00782">
            <w:fldChar w:fldCharType="begin"/>
          </w:r>
          <w:r>
            <w:rPr>
              <w:lang w:val="es-AR"/>
            </w:rPr>
            <w:instrText xml:space="preserve"> CITATION Mun00 \l 11274 </w:instrText>
          </w:r>
          <w:r w:rsidR="00B00782">
            <w:fldChar w:fldCharType="separate"/>
          </w:r>
          <w:r w:rsidR="003A799D">
            <w:rPr>
              <w:noProof/>
              <w:lang w:val="es-AR"/>
            </w:rPr>
            <w:t xml:space="preserve"> (11)</w:t>
          </w:r>
          <w:r w:rsidR="00B00782">
            <w:fldChar w:fldCharType="end"/>
          </w:r>
        </w:sdtContent>
      </w:sdt>
    </w:p>
    <w:p w14:paraId="5BEBCF52" w14:textId="77777777" w:rsidR="00EC345E" w:rsidRDefault="00EC345E" w:rsidP="00EC345E">
      <w:pPr>
        <w:keepNext/>
        <w:jc w:val="center"/>
      </w:pPr>
      <w:r>
        <w:rPr>
          <w:noProof/>
          <w:lang w:eastAsia="es-ES"/>
        </w:rPr>
        <w:drawing>
          <wp:inline distT="0" distB="0" distL="0" distR="0" wp14:anchorId="5BEBD161" wp14:editId="5BEBD162">
            <wp:extent cx="2543175" cy="3390900"/>
            <wp:effectExtent l="0" t="0" r="9525" b="0"/>
            <wp:docPr id="2044420976" name="Imagen 2044420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email">
                      <a:extLst>
                        <a:ext uri="{28A0092B-C50C-407E-A947-70E740481C1C}">
                          <a14:useLocalDpi xmlns:a14="http://schemas.microsoft.com/office/drawing/2010/main" val="0"/>
                        </a:ext>
                      </a:extLst>
                    </a:blip>
                    <a:stretch>
                      <a:fillRect/>
                    </a:stretch>
                  </pic:blipFill>
                  <pic:spPr>
                    <a:xfrm>
                      <a:off x="0" y="0"/>
                      <a:ext cx="2543175" cy="3390900"/>
                    </a:xfrm>
                    <a:prstGeom prst="rect">
                      <a:avLst/>
                    </a:prstGeom>
                  </pic:spPr>
                </pic:pic>
              </a:graphicData>
            </a:graphic>
          </wp:inline>
        </w:drawing>
      </w:r>
    </w:p>
    <w:p w14:paraId="5BEBCF53" w14:textId="77777777" w:rsidR="00EC345E" w:rsidRDefault="00EC345E" w:rsidP="00EC345E">
      <w:pPr>
        <w:pStyle w:val="Caption"/>
        <w:jc w:val="center"/>
      </w:pPr>
      <w:r>
        <w:t xml:space="preserve">Figura </w:t>
      </w:r>
      <w:r w:rsidR="00B00782">
        <w:fldChar w:fldCharType="begin"/>
      </w:r>
      <w:r>
        <w:instrText xml:space="preserve"> SEQ Figura \* ARABIC </w:instrText>
      </w:r>
      <w:r w:rsidR="00B00782">
        <w:fldChar w:fldCharType="separate"/>
      </w:r>
      <w:r w:rsidR="00ED0EF7">
        <w:rPr>
          <w:noProof/>
        </w:rPr>
        <w:t>3</w:t>
      </w:r>
      <w:r w:rsidR="00B00782">
        <w:fldChar w:fldCharType="end"/>
      </w:r>
      <w:r>
        <w:t xml:space="preserve"> Plantación de romero</w:t>
      </w:r>
    </w:p>
    <w:p w14:paraId="5BEBCF54" w14:textId="77777777" w:rsidR="008D5840" w:rsidRDefault="008D5840" w:rsidP="008D5840"/>
    <w:p w14:paraId="5BEBCF55" w14:textId="77777777" w:rsidR="008D5840" w:rsidRDefault="00EC345E" w:rsidP="008D5840">
      <w:pPr>
        <w:pStyle w:val="Heading3"/>
      </w:pPr>
      <w:bookmarkStart w:id="173" w:name="_Toc535446895"/>
      <w:r>
        <w:t>Cosecha</w:t>
      </w:r>
      <w:bookmarkEnd w:id="173"/>
    </w:p>
    <w:p w14:paraId="5BEBCF56" w14:textId="77777777" w:rsidR="00EC345E" w:rsidRDefault="00EC345E" w:rsidP="00EC345E">
      <w:pPr>
        <w:rPr>
          <w:lang w:eastAsia="es-ES"/>
        </w:rPr>
      </w:pPr>
      <w:r>
        <w:rPr>
          <w:lang w:eastAsia="es-ES"/>
        </w:rPr>
        <w:t>La cosecha se realiza a partir del segundo o tercer año, al comenzar la floración. Se cortan los tallos con tijeras, favoreciendo el posterior rebrote de matas con tallos jóvenes de poca madera y abundantes hojas. La cosecha puede realizarse anualmente, aunque es preferible realizarla cada año y medio para evitar perjudicar el crecimiento de la planta.</w:t>
      </w:r>
    </w:p>
    <w:p w14:paraId="5BEBCF57" w14:textId="77777777" w:rsidR="00585191" w:rsidRDefault="00585191" w:rsidP="00585191">
      <w:pPr>
        <w:pStyle w:val="Heading3"/>
      </w:pPr>
      <w:bookmarkStart w:id="174" w:name="_Toc535446896"/>
      <w:r>
        <w:t>Postcosecha</w:t>
      </w:r>
      <w:bookmarkEnd w:id="174"/>
    </w:p>
    <w:p w14:paraId="5BEBCF58" w14:textId="77777777" w:rsidR="00585191" w:rsidRPr="007165BE" w:rsidRDefault="00585191" w:rsidP="00585191">
      <w:pPr>
        <w:rPr>
          <w:b/>
          <w:lang w:eastAsia="es-ES"/>
        </w:rPr>
      </w:pPr>
      <w:r>
        <w:rPr>
          <w:lang w:eastAsia="es-ES"/>
        </w:rPr>
        <w:t xml:space="preserve">Una vez cosechadas las plantas, se realiza una operación de secado, lo normal es que </w:t>
      </w:r>
      <w:ins w:id="175" w:author="NN" w:date="2019-02-12T19:03:00Z">
        <w:r w:rsidR="00D55ED2">
          <w:rPr>
            <w:lang w:eastAsia="es-ES"/>
          </w:rPr>
          <w:t xml:space="preserve">se </w:t>
        </w:r>
      </w:ins>
      <w:r>
        <w:rPr>
          <w:lang w:eastAsia="es-ES"/>
        </w:rPr>
        <w:t>realice en bandejas, permitiendo el flujo transversal del aire por las hojas. Posteriormente se separan las hojas de los tallos, se limpian, clasifican, seleccionan y embalan. El rendimiento de producción es de entre 1200 a 1600 Kg/ha de hojas secas</w:t>
      </w:r>
      <w:sdt>
        <w:sdtPr>
          <w:rPr>
            <w:lang w:eastAsia="es-ES"/>
          </w:rPr>
          <w:id w:val="-120767529"/>
          <w:citation/>
        </w:sdtPr>
        <w:sdtContent>
          <w:r w:rsidR="00B00782">
            <w:rPr>
              <w:lang w:eastAsia="es-ES"/>
            </w:rPr>
            <w:fldChar w:fldCharType="begin"/>
          </w:r>
          <w:r>
            <w:rPr>
              <w:lang w:val="es-AR" w:eastAsia="es-ES"/>
            </w:rPr>
            <w:instrText xml:space="preserve"> CITATION Her \l 11274 </w:instrText>
          </w:r>
          <w:r w:rsidR="00B00782">
            <w:rPr>
              <w:lang w:eastAsia="es-ES"/>
            </w:rPr>
            <w:fldChar w:fldCharType="separate"/>
          </w:r>
          <w:r w:rsidR="003A799D">
            <w:rPr>
              <w:noProof/>
              <w:lang w:val="es-AR" w:eastAsia="es-ES"/>
            </w:rPr>
            <w:t xml:space="preserve"> (10)</w:t>
          </w:r>
          <w:r w:rsidR="00B00782">
            <w:rPr>
              <w:lang w:eastAsia="es-ES"/>
            </w:rPr>
            <w:fldChar w:fldCharType="end"/>
          </w:r>
        </w:sdtContent>
      </w:sdt>
      <w:r>
        <w:rPr>
          <w:lang w:eastAsia="es-ES"/>
        </w:rPr>
        <w:t xml:space="preserve">. </w:t>
      </w:r>
      <w:r w:rsidR="007165BE">
        <w:rPr>
          <w:lang w:eastAsia="es-ES"/>
        </w:rPr>
        <w:t xml:space="preserve">Actualmente la producción de romero en el país se centra principalmente en las provincias de Córdoba y Mendoza, ocupando entre ambas 45 hectáreas de cultivos </w:t>
      </w:r>
      <w:r w:rsidR="007165BE">
        <w:rPr>
          <w:lang w:eastAsia="es-ES"/>
        </w:rPr>
        <w:lastRenderedPageBreak/>
        <w:t xml:space="preserve">de romero </w:t>
      </w:r>
      <w:sdt>
        <w:sdtPr>
          <w:rPr>
            <w:lang w:eastAsia="es-ES"/>
          </w:rPr>
          <w:id w:val="-95866897"/>
          <w:citation/>
        </w:sdtPr>
        <w:sdtContent>
          <w:r w:rsidR="00B00782">
            <w:rPr>
              <w:lang w:eastAsia="es-ES"/>
            </w:rPr>
            <w:fldChar w:fldCharType="begin"/>
          </w:r>
          <w:r w:rsidR="007165BE">
            <w:rPr>
              <w:b/>
              <w:lang w:val="es-AR" w:eastAsia="es-ES"/>
            </w:rPr>
            <w:instrText xml:space="preserve"> CITATION Ign17 \l 11274 </w:instrText>
          </w:r>
          <w:r w:rsidR="00B00782">
            <w:rPr>
              <w:lang w:eastAsia="es-ES"/>
            </w:rPr>
            <w:fldChar w:fldCharType="separate"/>
          </w:r>
          <w:r w:rsidR="003A799D">
            <w:rPr>
              <w:noProof/>
              <w:lang w:val="es-AR" w:eastAsia="es-ES"/>
            </w:rPr>
            <w:t>(12)</w:t>
          </w:r>
          <w:r w:rsidR="00B00782">
            <w:rPr>
              <w:lang w:eastAsia="es-ES"/>
            </w:rPr>
            <w:fldChar w:fldCharType="end"/>
          </w:r>
        </w:sdtContent>
      </w:sdt>
      <w:r w:rsidR="007165BE">
        <w:rPr>
          <w:lang w:eastAsia="es-ES"/>
        </w:rPr>
        <w:t>, esto resultaría en la producción anual de entre 36000 y 48000 Kg de hojas secas de romero.</w:t>
      </w:r>
    </w:p>
    <w:p w14:paraId="5BEBCF59" w14:textId="77777777" w:rsidR="00971190" w:rsidRDefault="00971190" w:rsidP="00971190">
      <w:pPr>
        <w:keepNext/>
      </w:pPr>
    </w:p>
    <w:p w14:paraId="5BEBCF5A" w14:textId="77777777" w:rsidR="008C7F3B" w:rsidRDefault="008C7F3B" w:rsidP="006907A2">
      <w:pPr>
        <w:pStyle w:val="Heading2"/>
      </w:pPr>
      <w:bookmarkStart w:id="176" w:name="_Toc535446897"/>
      <w:r>
        <w:t>Métodos extractivos</w:t>
      </w:r>
      <w:bookmarkEnd w:id="176"/>
    </w:p>
    <w:p w14:paraId="5BEBCF5B" w14:textId="41357B35" w:rsidR="004427C4" w:rsidRDefault="00AE0D00" w:rsidP="004427C4">
      <w:r>
        <w:t xml:space="preserve">La extracción de productos naturales probablemente ha existido desde antes de la conformación de las primeras civilizaciones. </w:t>
      </w:r>
      <w:ins w:id="177" w:author="Federico Ezequiel Benelli" w:date="2019-02-15T18:57:00Z">
        <w:r w:rsidR="000E2AF4">
          <w:t>e</w:t>
        </w:r>
      </w:ins>
      <w:del w:id="178" w:author="Federico Ezequiel Benelli" w:date="2019-02-15T18:57:00Z">
        <w:r w:rsidDel="000E2AF4">
          <w:delText>E</w:delText>
        </w:r>
      </w:del>
      <w:r>
        <w:t xml:space="preserve">gipcios, </w:t>
      </w:r>
      <w:commentRangeStart w:id="179"/>
      <w:del w:id="180" w:author="Federico Ezequiel Benelli" w:date="2019-02-15T18:57:00Z">
        <w:r w:rsidDel="000E2AF4">
          <w:delText>F</w:delText>
        </w:r>
      </w:del>
      <w:proofErr w:type="spellStart"/>
      <w:ins w:id="181" w:author="Federico Ezequiel Benelli" w:date="2019-02-15T18:57:00Z">
        <w:r w:rsidR="000E2AF4">
          <w:t>e</w:t>
        </w:r>
      </w:ins>
      <w:r>
        <w:t>enicios</w:t>
      </w:r>
      <w:proofErr w:type="spellEnd"/>
      <w:r>
        <w:t xml:space="preserve">, </w:t>
      </w:r>
      <w:del w:id="182" w:author="Federico Ezequiel Benelli" w:date="2019-02-15T18:57:00Z">
        <w:r w:rsidDel="000E2AF4">
          <w:delText>J</w:delText>
        </w:r>
      </w:del>
      <w:ins w:id="183" w:author="Federico Ezequiel Benelli" w:date="2019-02-15T18:57:00Z">
        <w:r w:rsidR="000E2AF4">
          <w:t>j</w:t>
        </w:r>
      </w:ins>
      <w:r>
        <w:t xml:space="preserve">udíos, </w:t>
      </w:r>
      <w:del w:id="184" w:author="Federico Ezequiel Benelli" w:date="2019-02-15T18:57:00Z">
        <w:r w:rsidRPr="1D1D2373" w:rsidDel="000E2AF4">
          <w:rPr>
            <w:rFonts w:eastAsia="Arial"/>
          </w:rPr>
          <w:delText>Á</w:delText>
        </w:r>
      </w:del>
      <w:ins w:id="185" w:author="Federico Ezequiel Benelli" w:date="2019-02-15T18:57:00Z">
        <w:r w:rsidR="000E2AF4">
          <w:rPr>
            <w:rFonts w:eastAsia="Arial"/>
          </w:rPr>
          <w:t>á</w:t>
        </w:r>
      </w:ins>
      <w:r w:rsidRPr="1D1D2373">
        <w:rPr>
          <w:rFonts w:eastAsia="Arial"/>
        </w:rPr>
        <w:t xml:space="preserve">rabes, </w:t>
      </w:r>
      <w:del w:id="186" w:author="Federico Ezequiel Benelli" w:date="2019-02-15T18:57:00Z">
        <w:r w:rsidRPr="1D1D2373" w:rsidDel="000E2AF4">
          <w:rPr>
            <w:rFonts w:eastAsia="Arial"/>
          </w:rPr>
          <w:delText>I</w:delText>
        </w:r>
      </w:del>
      <w:ins w:id="187" w:author="Federico Ezequiel Benelli" w:date="2019-02-15T18:57:00Z">
        <w:r w:rsidR="000E2AF4">
          <w:rPr>
            <w:rFonts w:eastAsia="Arial"/>
          </w:rPr>
          <w:t>i</w:t>
        </w:r>
      </w:ins>
      <w:r w:rsidRPr="1D1D2373">
        <w:rPr>
          <w:rFonts w:eastAsia="Arial"/>
        </w:rPr>
        <w:t xml:space="preserve">ndios, </w:t>
      </w:r>
      <w:del w:id="188" w:author="Federico Ezequiel Benelli" w:date="2019-02-15T18:57:00Z">
        <w:r w:rsidRPr="1D1D2373" w:rsidDel="000E2AF4">
          <w:rPr>
            <w:rFonts w:eastAsia="Arial"/>
          </w:rPr>
          <w:delText>C</w:delText>
        </w:r>
      </w:del>
      <w:ins w:id="189" w:author="Federico Ezequiel Benelli" w:date="2019-02-15T18:57:00Z">
        <w:r w:rsidR="000E2AF4">
          <w:rPr>
            <w:rFonts w:eastAsia="Arial"/>
          </w:rPr>
          <w:t>c</w:t>
        </w:r>
      </w:ins>
      <w:r w:rsidRPr="1D1D2373">
        <w:rPr>
          <w:rFonts w:eastAsia="Arial"/>
        </w:rPr>
        <w:t xml:space="preserve">hinos, </w:t>
      </w:r>
      <w:del w:id="190" w:author="Federico Ezequiel Benelli" w:date="2019-02-15T18:57:00Z">
        <w:r w:rsidRPr="1D1D2373" w:rsidDel="000E2AF4">
          <w:rPr>
            <w:rFonts w:eastAsia="Arial"/>
          </w:rPr>
          <w:delText>G</w:delText>
        </w:r>
      </w:del>
      <w:ins w:id="191" w:author="Federico Ezequiel Benelli" w:date="2019-02-15T18:57:00Z">
        <w:r w:rsidR="000E2AF4">
          <w:rPr>
            <w:rFonts w:eastAsia="Arial"/>
          </w:rPr>
          <w:t>g</w:t>
        </w:r>
      </w:ins>
      <w:r w:rsidRPr="1D1D2373">
        <w:rPr>
          <w:rFonts w:eastAsia="Arial"/>
        </w:rPr>
        <w:t xml:space="preserve">riegos, </w:t>
      </w:r>
      <w:ins w:id="192" w:author="Federico Ezequiel Benelli" w:date="2019-02-15T18:57:00Z">
        <w:r w:rsidR="000E2AF4">
          <w:rPr>
            <w:rFonts w:eastAsia="Arial"/>
          </w:rPr>
          <w:t>r</w:t>
        </w:r>
      </w:ins>
      <w:del w:id="193" w:author="Federico Ezequiel Benelli" w:date="2019-02-15T18:57:00Z">
        <w:r w:rsidRPr="1D1D2373" w:rsidDel="000E2AF4">
          <w:rPr>
            <w:rFonts w:eastAsia="Arial"/>
          </w:rPr>
          <w:delText>R</w:delText>
        </w:r>
      </w:del>
      <w:r w:rsidRPr="1D1D2373">
        <w:rPr>
          <w:rFonts w:eastAsia="Arial"/>
        </w:rPr>
        <w:t xml:space="preserve">omanos, </w:t>
      </w:r>
      <w:del w:id="194" w:author="Federico Ezequiel Benelli" w:date="2019-02-15T18:57:00Z">
        <w:r w:rsidRPr="1D1D2373" w:rsidDel="000E2AF4">
          <w:rPr>
            <w:rFonts w:eastAsia="Arial"/>
          </w:rPr>
          <w:delText>M</w:delText>
        </w:r>
      </w:del>
      <w:ins w:id="195" w:author="Federico Ezequiel Benelli" w:date="2019-02-15T18:57:00Z">
        <w:r w:rsidR="000E2AF4">
          <w:rPr>
            <w:rFonts w:eastAsia="Arial"/>
          </w:rPr>
          <w:t>m</w:t>
        </w:r>
      </w:ins>
      <w:r w:rsidRPr="1D1D2373">
        <w:rPr>
          <w:rFonts w:eastAsia="Arial"/>
        </w:rPr>
        <w:t xml:space="preserve">ayas y </w:t>
      </w:r>
      <w:del w:id="196" w:author="Federico Ezequiel Benelli" w:date="2019-02-15T18:57:00Z">
        <w:r w:rsidRPr="1D1D2373" w:rsidDel="000E2AF4">
          <w:rPr>
            <w:rFonts w:eastAsia="Arial"/>
          </w:rPr>
          <w:delText>A</w:delText>
        </w:r>
      </w:del>
      <w:ins w:id="197" w:author="Federico Ezequiel Benelli" w:date="2019-02-15T18:57:00Z">
        <w:r w:rsidR="000E2AF4">
          <w:rPr>
            <w:rFonts w:eastAsia="Arial"/>
          </w:rPr>
          <w:t>a</w:t>
        </w:r>
      </w:ins>
      <w:r w:rsidRPr="1D1D2373">
        <w:rPr>
          <w:rFonts w:eastAsia="Arial"/>
        </w:rPr>
        <w:t>ztecas</w:t>
      </w:r>
      <w:commentRangeEnd w:id="179"/>
      <w:r w:rsidR="00D55ED2">
        <w:rPr>
          <w:rStyle w:val="CommentReference"/>
        </w:rPr>
        <w:commentReference w:id="179"/>
      </w:r>
      <w:r w:rsidRPr="1D1D2373">
        <w:rPr>
          <w:rFonts w:eastAsia="Arial"/>
        </w:rPr>
        <w:t>, todos poseían procesos innovativos de extracción, como la maceración y la destilación en</w:t>
      </w:r>
      <w:ins w:id="198" w:author="NN" w:date="2019-02-12T19:04:00Z">
        <w:r w:rsidR="00D55ED2">
          <w:rPr>
            <w:rFonts w:eastAsia="Arial"/>
          </w:rPr>
          <w:t xml:space="preserve"> </w:t>
        </w:r>
      </w:ins>
      <w:r w:rsidR="00BC6F8F">
        <w:t>alambiques, utilizados para elaboración de perfumes, medicinas o alimentos</w:t>
      </w:r>
      <w:sdt>
        <w:sdtPr>
          <w:id w:val="-874228471"/>
          <w:citation/>
        </w:sdtPr>
        <w:sdtContent>
          <w:r w:rsidR="00B00782">
            <w:fldChar w:fldCharType="begin"/>
          </w:r>
          <w:r w:rsidR="00BC6F8F">
            <w:instrText xml:space="preserve"> CITATION Far12 \l 3082 </w:instrText>
          </w:r>
          <w:r w:rsidR="00B00782">
            <w:fldChar w:fldCharType="separate"/>
          </w:r>
          <w:r w:rsidR="003A799D">
            <w:rPr>
              <w:noProof/>
            </w:rPr>
            <w:t xml:space="preserve"> (13)</w:t>
          </w:r>
          <w:r w:rsidR="00B00782">
            <w:fldChar w:fldCharType="end"/>
          </w:r>
        </w:sdtContent>
      </w:sdt>
      <w:r w:rsidR="00BC6F8F" w:rsidRPr="1B8C96E7">
        <w:t xml:space="preserve">. </w:t>
      </w:r>
      <w:r w:rsidR="00C37CBD">
        <w:t xml:space="preserve">La maceración es una extracción sólido-líquido donde la materia prima sólida se trata con un solvente </w:t>
      </w:r>
      <w:del w:id="199" w:author="NN" w:date="2019-02-12T19:04:00Z">
        <w:r w:rsidR="00C37CBD" w:rsidDel="00D55ED2">
          <w:delText>el cual</w:delText>
        </w:r>
      </w:del>
      <w:ins w:id="200" w:author="NN" w:date="2019-02-12T19:04:00Z">
        <w:r w:rsidR="00D55ED2">
          <w:t>que</w:t>
        </w:r>
      </w:ins>
      <w:r w:rsidR="00C37CBD">
        <w:t xml:space="preserve"> extrae los compuestos solubles presentes en la misma</w:t>
      </w:r>
      <w:r w:rsidR="00406A64">
        <w:t>, mientras que las destilaciones en alambiques consisten en tratar a la materia prima con vapor de agua, el cual arrastra los compuestos volátiles (comúnmente llamados aceites esenciales en el caso de los productos vegetales), separándolos del sólido inicial.</w:t>
      </w:r>
    </w:p>
    <w:p w14:paraId="5BEBCF5C" w14:textId="77777777" w:rsidR="004427C4" w:rsidRDefault="004427C4" w:rsidP="004427C4">
      <w:pPr>
        <w:pStyle w:val="Heading3"/>
      </w:pPr>
      <w:r>
        <w:t>Factores que influyen en la extracción</w:t>
      </w:r>
    </w:p>
    <w:p w14:paraId="5BEBCF5D" w14:textId="77777777" w:rsidR="004427C4" w:rsidRDefault="00CB44EE" w:rsidP="004427C4">
      <w:pPr>
        <w:pStyle w:val="ListParagraph"/>
        <w:numPr>
          <w:ilvl w:val="0"/>
          <w:numId w:val="19"/>
        </w:numPr>
        <w:rPr>
          <w:lang w:eastAsia="es-ES"/>
        </w:rPr>
      </w:pPr>
      <w:r>
        <w:rPr>
          <w:lang w:eastAsia="es-ES"/>
        </w:rPr>
        <w:t>Propiedades de la materia prima</w:t>
      </w:r>
    </w:p>
    <w:p w14:paraId="5BEBCF5E" w14:textId="77777777" w:rsidR="00411442" w:rsidRDefault="004427C4" w:rsidP="00411442">
      <w:pPr>
        <w:rPr>
          <w:lang w:eastAsia="es-ES"/>
        </w:rPr>
      </w:pPr>
      <w:r>
        <w:rPr>
          <w:lang w:eastAsia="es-ES"/>
        </w:rPr>
        <w:t>Las propiedades propias de la materia prima (humedad, porosidad, tamaño de partícula, etc.) influyen en la velocidad de extracción</w:t>
      </w:r>
      <w:r w:rsidR="00411442">
        <w:rPr>
          <w:lang w:eastAsia="es-ES"/>
        </w:rPr>
        <w:t xml:space="preserve">. Normalmente se parte del material molido y deshidratado </w:t>
      </w:r>
      <w:del w:id="201" w:author="NN" w:date="2019-02-12T19:05:00Z">
        <w:r w:rsidR="00411442" w:rsidDel="00D55ED2">
          <w:rPr>
            <w:lang w:eastAsia="es-ES"/>
          </w:rPr>
          <w:delText>con el fin de</w:delText>
        </w:r>
      </w:del>
      <w:ins w:id="202" w:author="NN" w:date="2019-02-12T19:05:00Z">
        <w:r w:rsidR="00D55ED2">
          <w:rPr>
            <w:lang w:eastAsia="es-ES"/>
          </w:rPr>
          <w:t>para</w:t>
        </w:r>
      </w:ins>
      <w:r w:rsidR="00411442">
        <w:rPr>
          <w:lang w:eastAsia="es-ES"/>
        </w:rPr>
        <w:t xml:space="preserve"> </w:t>
      </w:r>
      <w:del w:id="203" w:author="NN" w:date="2019-02-12T19:06:00Z">
        <w:r w:rsidR="00411442" w:rsidDel="00D55ED2">
          <w:rPr>
            <w:lang w:eastAsia="es-ES"/>
          </w:rPr>
          <w:delText xml:space="preserve">la superficie de contacto sea la mayor posible, </w:delText>
        </w:r>
      </w:del>
      <w:r w:rsidR="00411442">
        <w:rPr>
          <w:lang w:eastAsia="es-ES"/>
        </w:rPr>
        <w:t>incrementa</w:t>
      </w:r>
      <w:ins w:id="204" w:author="NN" w:date="2019-02-12T19:06:00Z">
        <w:r w:rsidR="00D55ED2">
          <w:rPr>
            <w:lang w:eastAsia="es-ES"/>
          </w:rPr>
          <w:t>r</w:t>
        </w:r>
      </w:ins>
      <w:del w:id="205" w:author="NN" w:date="2019-02-12T19:06:00Z">
        <w:r w:rsidR="00411442" w:rsidDel="00D55ED2">
          <w:rPr>
            <w:lang w:eastAsia="es-ES"/>
          </w:rPr>
          <w:delText>ndo</w:delText>
        </w:r>
      </w:del>
      <w:r w:rsidR="00411442">
        <w:rPr>
          <w:lang w:eastAsia="es-ES"/>
        </w:rPr>
        <w:t xml:space="preserve"> el área de contacto entre la materia vegetal y el solvente, y evitando la formación de emulsiones entre el agua presente y el solvente. Mientras más pequeñas sean las partículas de la materia prima, mayor será el rendimiento de extracción debido a la mayor disponibilidad de los solutos gracias al fácil acceso del solvente al centro de la partícula</w:t>
      </w:r>
      <w:ins w:id="206" w:author="NN" w:date="2019-02-12T19:06:00Z">
        <w:r w:rsidR="00D55ED2">
          <w:rPr>
            <w:lang w:eastAsia="es-ES"/>
          </w:rPr>
          <w:t>,</w:t>
        </w:r>
      </w:ins>
      <w:del w:id="207" w:author="NN" w:date="2019-02-12T19:06:00Z">
        <w:r w:rsidR="00411442" w:rsidDel="00D55ED2">
          <w:rPr>
            <w:lang w:eastAsia="es-ES"/>
          </w:rPr>
          <w:delText>;</w:delText>
        </w:r>
      </w:del>
      <w:r w:rsidR="00411442">
        <w:rPr>
          <w:lang w:eastAsia="es-ES"/>
        </w:rPr>
        <w:t xml:space="preserve"> además, </w:t>
      </w:r>
      <w:r w:rsidR="00D871FF">
        <w:rPr>
          <w:lang w:eastAsia="es-ES"/>
        </w:rPr>
        <w:t>al incrementar el área de contacto entre el material y el solvente se incrementa la velocidad de extracción.</w:t>
      </w:r>
    </w:p>
    <w:p w14:paraId="5BEBCF5F" w14:textId="77777777" w:rsidR="00D871FF" w:rsidRDefault="00D871FF" w:rsidP="00D871FF">
      <w:pPr>
        <w:pStyle w:val="ListParagraph"/>
        <w:numPr>
          <w:ilvl w:val="0"/>
          <w:numId w:val="19"/>
        </w:numPr>
        <w:rPr>
          <w:lang w:eastAsia="es-ES"/>
        </w:rPr>
      </w:pPr>
      <w:r>
        <w:rPr>
          <w:lang w:eastAsia="es-ES"/>
        </w:rPr>
        <w:t>Naturaleza del solvente</w:t>
      </w:r>
    </w:p>
    <w:p w14:paraId="5BEBCF60" w14:textId="77777777" w:rsidR="00D871FF" w:rsidRDefault="00D871FF" w:rsidP="00D871FF">
      <w:pPr>
        <w:rPr>
          <w:lang w:eastAsia="es-ES"/>
        </w:rPr>
      </w:pPr>
      <w:r>
        <w:rPr>
          <w:lang w:eastAsia="es-ES"/>
        </w:rPr>
        <w:t>La selección del solvente es fundamental en el proceso extractivo ya que de este dependerá en primera medida el rendimiento de la extracción, en función de la afinidad que tenga con el soluto a extraer. Las principales características a tener en cuenta al momento de seleccionar el solvente son: un alto límite de saturación y selectividad con respecto a</w:t>
      </w:r>
      <w:r w:rsidR="00CB44EE">
        <w:rPr>
          <w:lang w:eastAsia="es-ES"/>
        </w:rPr>
        <w:t xml:space="preserve">l compuesto </w:t>
      </w:r>
      <w:r>
        <w:rPr>
          <w:lang w:eastAsia="es-ES"/>
        </w:rPr>
        <w:t xml:space="preserve">a extraer, </w:t>
      </w:r>
      <w:r w:rsidR="00C34A9D">
        <w:rPr>
          <w:lang w:eastAsia="es-ES"/>
        </w:rPr>
        <w:t xml:space="preserve">bajo costo, </w:t>
      </w:r>
      <w:r w:rsidR="00CB44EE">
        <w:rPr>
          <w:lang w:eastAsia="es-ES"/>
        </w:rPr>
        <w:t>fácil de manipular y recuperar, de mínimos riesgos ante una posible contaminación ambiental y seguro de utilizar.</w:t>
      </w:r>
    </w:p>
    <w:p w14:paraId="5BEBCF61" w14:textId="77777777" w:rsidR="00CB44EE" w:rsidRDefault="00CB44EE" w:rsidP="00CB44EE">
      <w:pPr>
        <w:pStyle w:val="ListParagraph"/>
        <w:numPr>
          <w:ilvl w:val="0"/>
          <w:numId w:val="19"/>
        </w:numPr>
        <w:rPr>
          <w:lang w:eastAsia="es-ES"/>
        </w:rPr>
      </w:pPr>
      <w:r>
        <w:rPr>
          <w:lang w:eastAsia="es-ES"/>
        </w:rPr>
        <w:t>Agitación</w:t>
      </w:r>
    </w:p>
    <w:p w14:paraId="5BEBCF62" w14:textId="77777777" w:rsidR="009B66B5" w:rsidRDefault="00CB44EE" w:rsidP="009B66B5">
      <w:pPr>
        <w:rPr>
          <w:lang w:eastAsia="es-ES"/>
        </w:rPr>
      </w:pPr>
      <w:r>
        <w:rPr>
          <w:lang w:eastAsia="es-ES"/>
        </w:rPr>
        <w:t>La agitación es de importancia ya que favorece la velocidad de transferencia de masa de</w:t>
      </w:r>
      <w:r w:rsidR="009B66B5">
        <w:rPr>
          <w:lang w:eastAsia="es-ES"/>
        </w:rPr>
        <w:t>sde la capa límite entre la materia vegetal y el solvente al mismo al incrementar el valor del número de Sherwood, número adimensional que describe la relación entre la transferencia de masa de manera convectiva y la transferencia de masa de manera difusiva (Ec. -X-).</w:t>
      </w:r>
      <w:r w:rsidR="00411029">
        <w:rPr>
          <w:lang w:eastAsia="es-ES"/>
        </w:rPr>
        <w:t xml:space="preserve"> </w:t>
      </w:r>
      <w:moveFromRangeStart w:id="208" w:author="NN" w:date="2019-02-12T19:09:00Z" w:name="move890966"/>
      <w:moveFrom w:id="209" w:author="NN" w:date="2019-02-12T19:09:00Z">
        <w:r w:rsidR="00411029" w:rsidDel="009E4C81">
          <w:rPr>
            <w:lang w:eastAsia="es-ES"/>
          </w:rPr>
          <w:t xml:space="preserve">El número de Sherwood </w:t>
        </w:r>
        <w:r w:rsidR="00BD2C0C" w:rsidDel="009E4C81">
          <w:rPr>
            <w:lang w:eastAsia="es-ES"/>
          </w:rPr>
          <w:t>aumenta</w:t>
        </w:r>
        <w:r w:rsidR="00411029" w:rsidDel="009E4C81">
          <w:rPr>
            <w:lang w:eastAsia="es-ES"/>
          </w:rPr>
          <w:t xml:space="preserve"> con los incrementos de la velocidad de agitación ya </w:t>
        </w:r>
        <w:r w:rsidR="00BD2C0C" w:rsidDel="009E4C81">
          <w:rPr>
            <w:lang w:eastAsia="es-ES"/>
          </w:rPr>
          <w:t xml:space="preserve">que </w:t>
        </w:r>
        <w:r w:rsidR="00411029" w:rsidDel="009E4C81">
          <w:rPr>
            <w:lang w:eastAsia="es-ES"/>
          </w:rPr>
          <w:t xml:space="preserve">es directamente proporcional al número de Reynolds, el cual </w:t>
        </w:r>
        <w:r w:rsidR="00BD2C0C" w:rsidDel="009E4C81">
          <w:rPr>
            <w:lang w:eastAsia="es-ES"/>
          </w:rPr>
          <w:t>aumenta</w:t>
        </w:r>
        <w:r w:rsidR="00411029" w:rsidDel="009E4C81">
          <w:rPr>
            <w:lang w:eastAsia="es-ES"/>
          </w:rPr>
          <w:t xml:space="preserve"> de manera lineal con respecto a la velocidad relativa entre el fluido y las partículas (Ec. -X-)</w:t>
        </w:r>
      </w:moveFrom>
      <w:moveFromRangeEnd w:id="208"/>
    </w:p>
    <w:p w14:paraId="5BEBCF63" w14:textId="2AD9A847" w:rsidR="00411029" w:rsidRPr="004427C4" w:rsidRDefault="00411029" w:rsidP="00411029">
      <w:pPr>
        <w:keepNext/>
        <w:rPr>
          <w:lang w:eastAsia="es-ES"/>
        </w:rPr>
      </w:pPr>
      <m:oMathPara>
        <m:oMath>
          <m:r>
            <w:rPr>
              <w:rFonts w:ascii="Cambria Math" w:hAnsi="Cambria Math"/>
              <w:lang w:eastAsia="es-ES"/>
            </w:rPr>
            <w:lastRenderedPageBreak/>
            <m:t>Sh=</m:t>
          </m:r>
          <m:f>
            <m:fPr>
              <m:ctrlPr>
                <w:rPr>
                  <w:rFonts w:ascii="Cambria Math" w:hAnsi="Cambria Math"/>
                  <w:i/>
                  <w:lang w:eastAsia="es-ES"/>
                </w:rPr>
              </m:ctrlPr>
            </m:fPr>
            <m:num>
              <m:r>
                <w:rPr>
                  <w:rFonts w:ascii="Cambria Math" w:hAnsi="Cambria Math"/>
                  <w:lang w:eastAsia="es-ES"/>
                </w:rPr>
                <m:t>Ks</m:t>
              </m:r>
            </m:num>
            <m:den>
              <m:r>
                <w:del w:id="210" w:author="Federico Ezequiel Benelli" w:date="2019-03-18T19:03:00Z">
                  <w:rPr>
                    <w:rFonts w:ascii="Cambria Math" w:hAnsi="Cambria Math"/>
                    <w:lang w:eastAsia="es-ES"/>
                  </w:rPr>
                  <m:t>D</m:t>
                </w:del>
              </m:r>
              <m:sSub>
                <m:sSubPr>
                  <m:ctrlPr>
                    <w:ins w:id="211" w:author="Federico Ezequiel Benelli" w:date="2019-03-18T19:03:00Z">
                      <w:rPr>
                        <w:rFonts w:ascii="Cambria Math" w:hAnsi="Cambria Math"/>
                        <w:i/>
                        <w:lang w:eastAsia="es-ES"/>
                      </w:rPr>
                    </w:ins>
                  </m:ctrlPr>
                </m:sSubPr>
                <m:e>
                  <m:r>
                    <w:ins w:id="212" w:author="Federico Ezequiel Benelli" w:date="2019-03-18T19:03:00Z">
                      <w:rPr>
                        <w:rFonts w:ascii="Cambria Math" w:hAnsi="Cambria Math"/>
                        <w:lang w:eastAsia="es-ES"/>
                      </w:rPr>
                      <m:t>D</m:t>
                    </w:ins>
                  </m:r>
                </m:e>
                <m:sub>
                  <m:r>
                    <w:ins w:id="213" w:author="Federico Ezequiel Benelli" w:date="2019-03-18T19:03:00Z">
                      <w:rPr>
                        <w:rFonts w:ascii="Cambria Math" w:hAnsi="Cambria Math"/>
                        <w:lang w:eastAsia="es-ES"/>
                      </w:rPr>
                      <m:t>AB</m:t>
                    </w:ins>
                  </m:r>
                </m:sub>
              </m:sSub>
              <m:r>
                <w:rPr>
                  <w:rFonts w:ascii="Cambria Math" w:hAnsi="Cambria Math"/>
                  <w:lang w:eastAsia="es-ES"/>
                </w:rPr>
                <m:t>/Lc</m:t>
              </m:r>
            </m:den>
          </m:f>
        </m:oMath>
      </m:oMathPara>
    </w:p>
    <w:p w14:paraId="5BEBCF64" w14:textId="77777777" w:rsidR="004427C4" w:rsidRDefault="00411029" w:rsidP="00411029">
      <w:pPr>
        <w:pStyle w:val="Caption"/>
        <w:jc w:val="center"/>
      </w:pPr>
      <w:r>
        <w:t xml:space="preserve">Ecuación </w:t>
      </w:r>
      <w:r w:rsidR="00B00782">
        <w:fldChar w:fldCharType="begin"/>
      </w:r>
      <w:r>
        <w:instrText xml:space="preserve"> SEQ Ecuación \* ARABIC </w:instrText>
      </w:r>
      <w:r w:rsidR="00B00782">
        <w:fldChar w:fldCharType="separate"/>
      </w:r>
      <w:r w:rsidR="0082242D">
        <w:rPr>
          <w:noProof/>
        </w:rPr>
        <w:t>1</w:t>
      </w:r>
      <w:r w:rsidR="00B00782">
        <w:fldChar w:fldCharType="end"/>
      </w:r>
      <w:r>
        <w:t xml:space="preserve"> Número de Sherwood</w:t>
      </w:r>
    </w:p>
    <w:p w14:paraId="5BEBCF65" w14:textId="388BF8E3" w:rsidR="00B00782" w:rsidRDefault="00D55ED2">
      <w:pPr>
        <w:ind w:firstLine="0"/>
        <w:rPr>
          <w:ins w:id="214" w:author="NN" w:date="2019-02-12T19:09:00Z"/>
          <w:lang w:eastAsia="es-ES"/>
        </w:rPr>
        <w:pPrChange w:id="215" w:author="NN" w:date="2019-02-12T19:08:00Z">
          <w:pPr/>
        </w:pPrChange>
      </w:pPr>
      <w:ins w:id="216" w:author="NN" w:date="2019-02-12T19:08:00Z">
        <w:r>
          <w:t>d</w:t>
        </w:r>
      </w:ins>
      <w:del w:id="217" w:author="NN" w:date="2019-02-12T19:08:00Z">
        <w:r w:rsidR="00411029" w:rsidDel="00D55ED2">
          <w:delText>D</w:delText>
        </w:r>
      </w:del>
      <w:r w:rsidR="00411029">
        <w:t xml:space="preserve">onde </w:t>
      </w:r>
      <w:r w:rsidR="00BD2C0C">
        <w:t>Ks</w:t>
      </w:r>
      <w:r w:rsidR="00411029">
        <w:t xml:space="preserve"> es el coeficiente de transferencia de masa entre la </w:t>
      </w:r>
      <w:del w:id="218" w:author="Federico Ezequiel Benelli" w:date="2019-03-18T19:00:00Z">
        <w:r w:rsidR="00411029" w:rsidDel="0029651B">
          <w:delText>materia sólida y el solvente</w:delText>
        </w:r>
      </w:del>
      <w:ins w:id="219" w:author="Federico Ezequiel Benelli" w:date="2019-03-18T19:00:00Z">
        <w:r w:rsidR="0029651B">
          <w:t>capa límite de solvente y el volumen total de este</w:t>
        </w:r>
      </w:ins>
      <w:r w:rsidR="00411029">
        <w:t xml:space="preserve">, </w:t>
      </w:r>
      <m:oMath>
        <m:sSub>
          <m:sSubPr>
            <m:ctrlPr>
              <w:ins w:id="220" w:author="Federico Ezequiel Benelli" w:date="2019-03-18T19:03:00Z">
                <w:rPr>
                  <w:rFonts w:ascii="Cambria Math" w:hAnsi="Cambria Math"/>
                  <w:i/>
                  <w:lang w:eastAsia="es-ES"/>
                </w:rPr>
              </w:ins>
            </m:ctrlPr>
          </m:sSubPr>
          <m:e>
            <m:r>
              <w:ins w:id="221" w:author="Federico Ezequiel Benelli" w:date="2019-03-18T19:03:00Z">
                <w:rPr>
                  <w:rFonts w:ascii="Cambria Math" w:hAnsi="Cambria Math"/>
                  <w:lang w:eastAsia="es-ES"/>
                </w:rPr>
                <m:t>D</m:t>
              </w:ins>
            </m:r>
          </m:e>
          <m:sub>
            <m:r>
              <w:ins w:id="222" w:author="Federico Ezequiel Benelli" w:date="2019-03-18T19:03:00Z">
                <w:rPr>
                  <w:rFonts w:ascii="Cambria Math" w:hAnsi="Cambria Math"/>
                  <w:lang w:eastAsia="es-ES"/>
                </w:rPr>
                <m:t>AB</m:t>
              </w:ins>
            </m:r>
          </m:sub>
        </m:sSub>
      </m:oMath>
      <w:del w:id="223" w:author="Federico Ezequiel Benelli" w:date="2019-03-18T19:03:00Z">
        <w:r w:rsidR="00411029" w:rsidDel="0029651B">
          <w:delText>D</w:delText>
        </w:r>
      </w:del>
      <w:r w:rsidR="00411029">
        <w:t xml:space="preserve"> el coeficiente de difusión </w:t>
      </w:r>
      <w:r w:rsidR="007511FF">
        <w:t>en la capa límite de solvente</w:t>
      </w:r>
      <w:r w:rsidR="005B7445">
        <w:t xml:space="preserve"> y </w:t>
      </w:r>
      <w:proofErr w:type="spellStart"/>
      <w:r w:rsidR="005B7445">
        <w:t>L</w:t>
      </w:r>
      <w:r w:rsidR="00F852F2">
        <w:t>c</w:t>
      </w:r>
      <w:proofErr w:type="spellEnd"/>
      <w:r w:rsidR="005B7445">
        <w:t xml:space="preserve"> la longitud característica de las partículas</w:t>
      </w:r>
      <w:r w:rsidR="00F852F2">
        <w:t>, definida como el volumen de la partícula sobre el área de intercambio de la misma</w:t>
      </w:r>
      <w:r w:rsidR="005B7445">
        <w:t>.</w:t>
      </w:r>
      <w:ins w:id="224" w:author="NN" w:date="2019-02-12T19:09:00Z">
        <w:r w:rsidR="009E4C81" w:rsidRPr="009E4C81">
          <w:rPr>
            <w:lang w:eastAsia="es-ES"/>
          </w:rPr>
          <w:t xml:space="preserve"> </w:t>
        </w:r>
      </w:ins>
    </w:p>
    <w:p w14:paraId="5BEBCF66" w14:textId="28CBD746" w:rsidR="00B00782" w:rsidRDefault="009E4C81">
      <w:pPr>
        <w:ind w:firstLine="0"/>
        <w:pPrChange w:id="225" w:author="NN" w:date="2019-02-12T19:08:00Z">
          <w:pPr/>
        </w:pPrChange>
      </w:pPr>
      <w:moveToRangeStart w:id="226" w:author="NN" w:date="2019-02-12T19:09:00Z" w:name="move890966"/>
      <w:moveTo w:id="227" w:author="NN" w:date="2019-02-12T19:09:00Z">
        <w:r>
          <w:rPr>
            <w:lang w:eastAsia="es-ES"/>
          </w:rPr>
          <w:t xml:space="preserve">El número de Sherwood aumenta con los incrementos de la velocidad de agitación ya que es </w:t>
        </w:r>
        <w:del w:id="228" w:author="Federico Ezequiel Benelli" w:date="2019-03-18T19:00:00Z">
          <w:r w:rsidDel="0029651B">
            <w:rPr>
              <w:lang w:eastAsia="es-ES"/>
            </w:rPr>
            <w:delText xml:space="preserve">directamente </w:delText>
          </w:r>
        </w:del>
        <w:r>
          <w:rPr>
            <w:lang w:eastAsia="es-ES"/>
          </w:rPr>
          <w:t>proporcional al número de Reynolds, el cual aumenta de manera lineal con respecto a la velocidad relativa entre el fluido y las partículas (Ec. -X-)</w:t>
        </w:r>
      </w:moveTo>
      <w:moveToRangeEnd w:id="226"/>
    </w:p>
    <w:p w14:paraId="5BEBCF67" w14:textId="77777777" w:rsidR="00411029" w:rsidRPr="00411029" w:rsidRDefault="00411029" w:rsidP="00411029">
      <w:pPr>
        <w:keepNext/>
        <w:rPr>
          <w:lang w:eastAsia="es-ES"/>
        </w:rPr>
      </w:pPr>
      <m:oMathPara>
        <m:oMath>
          <m:r>
            <w:rPr>
              <w:rFonts w:ascii="Cambria Math" w:hAnsi="Cambria Math"/>
              <w:lang w:eastAsia="es-ES"/>
            </w:rPr>
            <m:t>Re=</m:t>
          </m:r>
          <m:f>
            <m:fPr>
              <m:ctrlPr>
                <w:rPr>
                  <w:rFonts w:ascii="Cambria Math" w:hAnsi="Cambria Math"/>
                  <w:i/>
                  <w:lang w:eastAsia="es-ES"/>
                </w:rPr>
              </m:ctrlPr>
            </m:fPr>
            <m:num>
              <m:r>
                <w:rPr>
                  <w:rFonts w:ascii="Cambria Math" w:hAnsi="Cambria Math"/>
                  <w:lang w:eastAsia="es-ES"/>
                </w:rPr>
                <m:t>ρvLc</m:t>
              </m:r>
            </m:num>
            <m:den>
              <m:r>
                <w:rPr>
                  <w:rFonts w:ascii="Cambria Math" w:hAnsi="Cambria Math"/>
                  <w:lang w:eastAsia="es-ES"/>
                </w:rPr>
                <m:t>μ</m:t>
              </m:r>
            </m:den>
          </m:f>
        </m:oMath>
      </m:oMathPara>
    </w:p>
    <w:p w14:paraId="5BEBCF68" w14:textId="77777777" w:rsidR="00411029" w:rsidRDefault="00411029" w:rsidP="00411029">
      <w:pPr>
        <w:pStyle w:val="Caption"/>
        <w:jc w:val="center"/>
      </w:pPr>
      <w:bookmarkStart w:id="229" w:name="_Toc535446898"/>
      <w:r>
        <w:t xml:space="preserve">Ecuación </w:t>
      </w:r>
      <w:r w:rsidR="00B00782">
        <w:fldChar w:fldCharType="begin"/>
      </w:r>
      <w:r>
        <w:instrText xml:space="preserve"> SEQ Ecuación \* ARABIC </w:instrText>
      </w:r>
      <w:r w:rsidR="00B00782">
        <w:fldChar w:fldCharType="separate"/>
      </w:r>
      <w:r w:rsidR="0082242D">
        <w:rPr>
          <w:noProof/>
        </w:rPr>
        <w:t>2</w:t>
      </w:r>
      <w:r w:rsidR="00B00782">
        <w:fldChar w:fldCharType="end"/>
      </w:r>
      <w:r>
        <w:t xml:space="preserve"> Número de Reynolds</w:t>
      </w:r>
    </w:p>
    <w:p w14:paraId="5BEBCF69" w14:textId="77777777" w:rsidR="00B00782" w:rsidRDefault="009E4C81">
      <w:pPr>
        <w:ind w:firstLine="0"/>
        <w:rPr>
          <w:lang w:eastAsia="es-ES"/>
        </w:rPr>
        <w:pPrChange w:id="230" w:author="NN" w:date="2019-02-12T19:09:00Z">
          <w:pPr/>
        </w:pPrChange>
      </w:pPr>
      <w:ins w:id="231" w:author="NN" w:date="2019-02-12T19:09:00Z">
        <w:r>
          <w:t>d</w:t>
        </w:r>
      </w:ins>
      <w:del w:id="232" w:author="NN" w:date="2019-02-12T19:09:00Z">
        <w:r w:rsidR="005B7445" w:rsidDel="009E4C81">
          <w:delText>D</w:delText>
        </w:r>
      </w:del>
      <w:r w:rsidR="005B7445">
        <w:t xml:space="preserve">onde </w:t>
      </w:r>
      <m:oMath>
        <m:r>
          <w:rPr>
            <w:rFonts w:ascii="Cambria Math" w:hAnsi="Cambria Math"/>
            <w:lang w:eastAsia="es-ES"/>
          </w:rPr>
          <m:t>ρ</m:t>
        </m:r>
      </m:oMath>
      <w:r w:rsidR="005B7445">
        <w:rPr>
          <w:lang w:eastAsia="es-ES"/>
        </w:rPr>
        <w:t xml:space="preserve"> es la densidad del solvente, </w:t>
      </w:r>
      <m:oMath>
        <m:r>
          <w:rPr>
            <w:rFonts w:ascii="Cambria Math" w:hAnsi="Cambria Math"/>
            <w:lang w:eastAsia="es-ES"/>
          </w:rPr>
          <m:t>v</m:t>
        </m:r>
      </m:oMath>
      <w:r w:rsidR="005B7445">
        <w:rPr>
          <w:lang w:eastAsia="es-ES"/>
        </w:rPr>
        <w:t xml:space="preserve"> la velocidad relativa entre el solvente y las partículas, L</w:t>
      </w:r>
      <w:r w:rsidR="00F852F2">
        <w:rPr>
          <w:lang w:eastAsia="es-ES"/>
        </w:rPr>
        <w:t>c</w:t>
      </w:r>
      <w:r w:rsidR="005B7445">
        <w:rPr>
          <w:lang w:eastAsia="es-ES"/>
        </w:rPr>
        <w:t xml:space="preserve"> la longitud característica de las partículas y </w:t>
      </w:r>
      <w:r w:rsidR="005B7445">
        <w:rPr>
          <w:rFonts w:cs="Times New Roman"/>
          <w:lang w:eastAsia="es-ES"/>
        </w:rPr>
        <w:t>µ</w:t>
      </w:r>
      <w:r w:rsidR="005B7445">
        <w:rPr>
          <w:lang w:eastAsia="es-ES"/>
        </w:rPr>
        <w:t xml:space="preserve"> la viscosidad del solvente.</w:t>
      </w:r>
    </w:p>
    <w:p w14:paraId="5BEBCF6A" w14:textId="77777777" w:rsidR="005B7445" w:rsidRDefault="005B7445" w:rsidP="005B7445">
      <w:pPr>
        <w:pStyle w:val="ListParagraph"/>
        <w:numPr>
          <w:ilvl w:val="0"/>
          <w:numId w:val="19"/>
        </w:numPr>
      </w:pPr>
      <w:r>
        <w:t>Temperatura</w:t>
      </w:r>
    </w:p>
    <w:p w14:paraId="5BEBCF6B" w14:textId="77777777" w:rsidR="005B7445" w:rsidRDefault="005B7445" w:rsidP="005B7445">
      <w:r>
        <w:t>La temperatura es de suma importancia en los procesos extractivos ya que, en la mayoría de los casos, incrementos de la misma causan un aumento tanto del rendimiento de extracción como de la velocidad de la misma. En el caso de las extracciones de productos naturales es necesario tener</w:t>
      </w:r>
      <w:r w:rsidR="00791D81">
        <w:t xml:space="preserve"> los</w:t>
      </w:r>
      <w:ins w:id="233" w:author="NN" w:date="2019-02-12T19:09:00Z">
        <w:r w:rsidR="009E4C81">
          <w:t xml:space="preserve"> </w:t>
        </w:r>
      </w:ins>
      <w:r w:rsidR="00791D81">
        <w:t>cuidados necesarios según el compuesto que se desea extraer, ya que estos suelen degradarse a temperaturas elevadas.</w:t>
      </w:r>
    </w:p>
    <w:p w14:paraId="5BEBCF6C" w14:textId="77777777" w:rsidR="00411029" w:rsidRPr="00411029" w:rsidRDefault="00411029" w:rsidP="00411029"/>
    <w:p w14:paraId="5BEBCF6D" w14:textId="77777777" w:rsidR="1D1D2373" w:rsidRDefault="1D1D2373" w:rsidP="1D1D2373">
      <w:pPr>
        <w:pStyle w:val="Heading3"/>
      </w:pPr>
      <w:r w:rsidRPr="1D1D2373">
        <w:t>Operaciones en batch</w:t>
      </w:r>
      <w:bookmarkEnd w:id="229"/>
    </w:p>
    <w:p w14:paraId="5BEBCF6E" w14:textId="77777777" w:rsidR="1D1D2373" w:rsidRDefault="1D1D2373" w:rsidP="1D1D2373">
      <w:r w:rsidRPr="1D1D2373">
        <w:t xml:space="preserve">Los equipamientos más comunes para las extracciones con solventes en plantas son maceradores, los cuales consisten en tanques agitados con sistemas de control de temperatura. La maceración normalmente finaliza tras un tiempo determinado normalmente dependiente de coeficientes de partición, difusión y transferencia de masa, por lo que típicamente se realizan en etapas múltiples con el fin de alcanzar el máximo rendimiento posible, normalmente los maceradores están equipados con un doble fondo y un filtro para separar el líquido de los sólidos. </w:t>
      </w:r>
      <w:sdt>
        <w:sdtPr>
          <w:id w:val="133758536"/>
          <w:citation/>
        </w:sdtPr>
        <w:sdtContent>
          <w:r w:rsidR="00B00782">
            <w:fldChar w:fldCharType="begin"/>
          </w:r>
          <w:r w:rsidR="00CB08B1">
            <w:rPr>
              <w:lang w:val="es-AR"/>
            </w:rPr>
            <w:instrText xml:space="preserve"> CITATION Kas09 \l 11274 </w:instrText>
          </w:r>
          <w:r w:rsidR="00B00782">
            <w:fldChar w:fldCharType="separate"/>
          </w:r>
          <w:r w:rsidR="003A799D">
            <w:rPr>
              <w:noProof/>
              <w:lang w:val="es-AR"/>
            </w:rPr>
            <w:t>(14)</w:t>
          </w:r>
          <w:r w:rsidR="00B00782">
            <w:fldChar w:fldCharType="end"/>
          </w:r>
        </w:sdtContent>
      </w:sdt>
    </w:p>
    <w:p w14:paraId="5BEBCF6F" w14:textId="77777777" w:rsidR="1D1D2373" w:rsidRDefault="1D1D2373" w:rsidP="1D1D2373">
      <w:r w:rsidRPr="1D1D2373">
        <w:t>Otro método es el de percolación, el cual consiste en el flujo del solvente de extracción a través de un lecho fijo de la matriz sólida, normalmente favorecido por la gravedad. Presenta la ventaja de mantener siempre un alto gradiente de concentración debido al constante ingreso de solvente, lo cual permite un alto rendimiento de extracción.</w:t>
      </w:r>
    </w:p>
    <w:p w14:paraId="5BEBCF70" w14:textId="77777777" w:rsidR="1D1D2373" w:rsidRDefault="1D1D2373" w:rsidP="1D1D2373">
      <w:r w:rsidRPr="1D1D2373">
        <w:t xml:space="preserve">La extracción de material botánico utilizando fluidos supercríticos es una temática de creciente interés, ya que permite el procesamiento del material a bajas temperaturas y, por lo tanto, disminuyendo </w:t>
      </w:r>
      <w:r w:rsidRPr="1D1D2373">
        <w:lastRenderedPageBreak/>
        <w:t>la degradación térmica. La extracción utilizando gases comprimidos en condiciones críticas y cercanas a las críticas se basa en propiedades físicas, mientras sus densidades son similares a la de los líquidos</w:t>
      </w:r>
      <w:ins w:id="234" w:author="NN" w:date="2019-02-12T19:18:00Z">
        <w:r w:rsidR="00EB276C">
          <w:t>,</w:t>
        </w:r>
      </w:ins>
      <w:r w:rsidRPr="1D1D2373">
        <w:t xml:space="preserve"> presentan viscosidades bajas y coeficientes de difusión altos</w:t>
      </w:r>
      <w:del w:id="235" w:author="NN" w:date="2019-02-12T19:18:00Z">
        <w:r w:rsidRPr="1D1D2373" w:rsidDel="00EB276C">
          <w:delText>,</w:delText>
        </w:r>
      </w:del>
      <w:r w:rsidRPr="1D1D2373">
        <w:t xml:space="preserve"> como los gases. </w:t>
      </w:r>
      <w:sdt>
        <w:sdtPr>
          <w:id w:val="1052034636"/>
          <w:citation/>
        </w:sdtPr>
        <w:sdtContent>
          <w:r w:rsidR="00B00782">
            <w:fldChar w:fldCharType="begin"/>
          </w:r>
          <w:r w:rsidR="00CB08B1">
            <w:rPr>
              <w:lang w:val="es-AR"/>
            </w:rPr>
            <w:instrText xml:space="preserve"> CITATION Kas09 \l 11274 </w:instrText>
          </w:r>
          <w:r w:rsidR="00B00782">
            <w:fldChar w:fldCharType="separate"/>
          </w:r>
          <w:r w:rsidR="003A799D">
            <w:rPr>
              <w:noProof/>
              <w:lang w:val="es-AR"/>
            </w:rPr>
            <w:t>(14)</w:t>
          </w:r>
          <w:r w:rsidR="00B00782">
            <w:fldChar w:fldCharType="end"/>
          </w:r>
        </w:sdtContent>
      </w:sdt>
    </w:p>
    <w:p w14:paraId="5BEBCF71" w14:textId="77777777" w:rsidR="1D1D2373" w:rsidRDefault="1D1D2373" w:rsidP="1D1D2373"/>
    <w:p w14:paraId="5BEBCF72" w14:textId="77777777" w:rsidR="1D1D2373" w:rsidRDefault="1D1D2373" w:rsidP="1D1D2373">
      <w:pPr>
        <w:pStyle w:val="Heading3"/>
      </w:pPr>
      <w:bookmarkStart w:id="236" w:name="_Toc535446899"/>
      <w:r w:rsidRPr="1D1D2373">
        <w:t>Procesos continuos</w:t>
      </w:r>
      <w:bookmarkEnd w:id="236"/>
    </w:p>
    <w:p w14:paraId="5BEBCF73" w14:textId="77777777" w:rsidR="1D1D2373" w:rsidRDefault="1D1D2373" w:rsidP="1D1D2373">
      <w:r w:rsidRPr="1D1D2373">
        <w:t xml:space="preserve">Los procesos continuos son utilizados principalmente para producción a gran escala de productos individuales. Los extractores continuos presentan dimensiones relativamente pequeñas y diseños compactos. El diseño del proceso puede diferir según el sentido del flujo de los materiales, si tanto el solvente como el material a extraer se transportan en el mismo sentido, el proceso es </w:t>
      </w:r>
      <w:proofErr w:type="spellStart"/>
      <w:r w:rsidRPr="1D1D2373">
        <w:t>cocorriente</w:t>
      </w:r>
      <w:proofErr w:type="spellEnd"/>
      <w:r w:rsidRPr="1D1D2373">
        <w:t xml:space="preserve">, en el caso contrario se denominan contracorriente. </w:t>
      </w:r>
      <w:sdt>
        <w:sdtPr>
          <w:id w:val="164750270"/>
          <w:citation/>
        </w:sdtPr>
        <w:sdtContent>
          <w:r w:rsidR="00B00782">
            <w:fldChar w:fldCharType="begin"/>
          </w:r>
          <w:r w:rsidR="00CB08B1">
            <w:rPr>
              <w:lang w:val="es-AR"/>
            </w:rPr>
            <w:instrText xml:space="preserve"> CITATION Kas09 \l 11274 </w:instrText>
          </w:r>
          <w:r w:rsidR="00B00782">
            <w:fldChar w:fldCharType="separate"/>
          </w:r>
          <w:r w:rsidR="003A799D">
            <w:rPr>
              <w:noProof/>
              <w:lang w:val="es-AR"/>
            </w:rPr>
            <w:t>(14)</w:t>
          </w:r>
          <w:r w:rsidR="00B00782">
            <w:fldChar w:fldCharType="end"/>
          </w:r>
        </w:sdtContent>
      </w:sdt>
    </w:p>
    <w:p w14:paraId="5BEBCF74" w14:textId="77777777" w:rsidR="1D1D2373" w:rsidRPr="004427C4" w:rsidRDefault="1D1D2373" w:rsidP="004427C4">
      <w:r w:rsidRPr="1D1D2373">
        <w:t>La extracción contracorriente permite obtener productos de altas concentraciones y rendimientos gracias a que siempre mantiene un gra</w:t>
      </w:r>
      <w:del w:id="237" w:author="NN" w:date="2019-02-12T19:19:00Z">
        <w:r w:rsidRPr="1D1D2373" w:rsidDel="00EB276C">
          <w:delText>n</w:delText>
        </w:r>
      </w:del>
      <w:r w:rsidRPr="1D1D2373">
        <w:t>diente de concentración elevado entre la materia prima y el solvente</w:t>
      </w:r>
      <w:ins w:id="238" w:author="NN" w:date="2019-02-12T19:19:00Z">
        <w:r w:rsidR="00EB276C">
          <w:t>,</w:t>
        </w:r>
      </w:ins>
      <w:del w:id="239" w:author="NN" w:date="2019-02-12T19:19:00Z">
        <w:r w:rsidRPr="1D1D2373" w:rsidDel="00EB276C">
          <w:delText>;</w:delText>
        </w:r>
      </w:del>
      <w:r w:rsidRPr="1D1D2373">
        <w:t xml:space="preserve"> esto permite menores tiempos de extracción y productos finales de mayor calidad a comparación de los procesos batch. En la actualidad son pocas las empresas que manufacturan extractores continuos a contracorriente y la mayoría apunta a la extracción de aceite de oliva, en la tabla –X- se pueden observar los distintos tipos de extractores realizados por estas empresas. </w:t>
      </w:r>
      <w:sdt>
        <w:sdtPr>
          <w:id w:val="-1883247036"/>
          <w:citation/>
        </w:sdtPr>
        <w:sdtContent>
          <w:r w:rsidR="00B00782">
            <w:fldChar w:fldCharType="begin"/>
          </w:r>
          <w:r w:rsidR="00CB08B1">
            <w:rPr>
              <w:lang w:val="es-AR"/>
            </w:rPr>
            <w:instrText xml:space="preserve"> CITATION Kas09 \l 11274 </w:instrText>
          </w:r>
          <w:r w:rsidR="00B00782">
            <w:fldChar w:fldCharType="separate"/>
          </w:r>
          <w:r w:rsidR="003A799D">
            <w:rPr>
              <w:noProof/>
              <w:lang w:val="es-AR"/>
            </w:rPr>
            <w:t>(14)</w:t>
          </w:r>
          <w:r w:rsidR="00B00782">
            <w:fldChar w:fldCharType="end"/>
          </w:r>
        </w:sdtContent>
      </w:sdt>
      <w:r w:rsidR="00CA47C3">
        <w:br w:type="page"/>
      </w:r>
    </w:p>
    <w:tbl>
      <w:tblPr>
        <w:tblStyle w:val="TableGrid"/>
        <w:tblW w:w="5000" w:type="pct"/>
        <w:tblLook w:val="04A0" w:firstRow="1" w:lastRow="0" w:firstColumn="1" w:lastColumn="0" w:noHBand="0" w:noVBand="1"/>
      </w:tblPr>
      <w:tblGrid>
        <w:gridCol w:w="1068"/>
        <w:gridCol w:w="911"/>
        <w:gridCol w:w="2496"/>
        <w:gridCol w:w="991"/>
        <w:gridCol w:w="986"/>
        <w:gridCol w:w="1026"/>
        <w:gridCol w:w="823"/>
        <w:gridCol w:w="761"/>
      </w:tblGrid>
      <w:tr w:rsidR="00202EF4" w:rsidRPr="00085F48" w14:paraId="5BEBCF7B" w14:textId="77777777" w:rsidTr="59ACAEAB">
        <w:trPr>
          <w:trHeight w:val="903"/>
        </w:trPr>
        <w:tc>
          <w:tcPr>
            <w:tcW w:w="2306" w:type="pct"/>
            <w:gridSpan w:val="3"/>
            <w:vAlign w:val="center"/>
          </w:tcPr>
          <w:p w14:paraId="5BEBCF75" w14:textId="77777777" w:rsidR="00CA47C3" w:rsidRPr="00202EF4" w:rsidRDefault="00CA47C3" w:rsidP="00202EF4">
            <w:pPr>
              <w:ind w:firstLine="0"/>
              <w:jc w:val="center"/>
              <w:rPr>
                <w:b/>
                <w:sz w:val="16"/>
                <w:szCs w:val="16"/>
              </w:rPr>
            </w:pPr>
            <w:r w:rsidRPr="00202EF4">
              <w:rPr>
                <w:b/>
                <w:sz w:val="16"/>
                <w:szCs w:val="16"/>
              </w:rPr>
              <w:lastRenderedPageBreak/>
              <w:t>Extractor</w:t>
            </w:r>
          </w:p>
        </w:tc>
        <w:tc>
          <w:tcPr>
            <w:tcW w:w="759" w:type="pct"/>
            <w:vAlign w:val="center"/>
          </w:tcPr>
          <w:p w14:paraId="5BEBCF76" w14:textId="5466B4E0" w:rsidR="00CA47C3" w:rsidRPr="00202EF4" w:rsidRDefault="00CA47C3" w:rsidP="00202EF4">
            <w:pPr>
              <w:ind w:firstLine="0"/>
              <w:jc w:val="center"/>
              <w:rPr>
                <w:b/>
                <w:sz w:val="14"/>
                <w:szCs w:val="14"/>
              </w:rPr>
            </w:pPr>
            <w:r w:rsidRPr="00202EF4">
              <w:rPr>
                <w:b/>
                <w:sz w:val="14"/>
                <w:szCs w:val="14"/>
              </w:rPr>
              <w:t xml:space="preserve">Capacidad </w:t>
            </w:r>
            <w:del w:id="240" w:author="Federico Ezequiel Benelli" w:date="2019-06-24T19:07:00Z">
              <w:r w:rsidR="00B00782" w:rsidRPr="00B00782" w:rsidDel="00B725AD">
                <w:rPr>
                  <w:b/>
                  <w:sz w:val="14"/>
                  <w:szCs w:val="14"/>
                  <w:highlight w:val="yellow"/>
                  <w:rPrChange w:id="241" w:author="NN" w:date="2019-02-12T19:23:00Z">
                    <w:rPr>
                      <w:b/>
                      <w:sz w:val="14"/>
                      <w:szCs w:val="14"/>
                    </w:rPr>
                  </w:rPrChange>
                </w:rPr>
                <w:delText>(tpd)</w:delText>
              </w:r>
            </w:del>
            <w:ins w:id="242" w:author="NN" w:date="2019-02-12T19:21:00Z">
              <w:del w:id="243" w:author="Federico Ezequiel Benelli" w:date="2019-06-24T19:07:00Z">
                <w:r w:rsidR="00B00782" w:rsidRPr="00B00782" w:rsidDel="00B725AD">
                  <w:rPr>
                    <w:b/>
                    <w:sz w:val="14"/>
                    <w:szCs w:val="14"/>
                    <w:highlight w:val="yellow"/>
                    <w:rPrChange w:id="244" w:author="NN" w:date="2019-02-12T19:23:00Z">
                      <w:rPr>
                        <w:b/>
                        <w:sz w:val="14"/>
                        <w:szCs w:val="14"/>
                      </w:rPr>
                    </w:rPrChange>
                  </w:rPr>
                  <w:delText xml:space="preserve"> ¿toneladas por día? ¿de aceituna</w:delText>
                </w:r>
              </w:del>
            </w:ins>
            <w:ins w:id="245" w:author="NN" w:date="2019-02-12T19:23:00Z">
              <w:del w:id="246" w:author="Federico Ezequiel Benelli" w:date="2019-06-24T19:07:00Z">
                <w:r w:rsidR="00B00782" w:rsidRPr="00B00782" w:rsidDel="00B725AD">
                  <w:rPr>
                    <w:b/>
                    <w:sz w:val="14"/>
                    <w:szCs w:val="14"/>
                    <w:highlight w:val="yellow"/>
                    <w:rPrChange w:id="247" w:author="NN" w:date="2019-02-12T19:23:00Z">
                      <w:rPr>
                        <w:b/>
                        <w:sz w:val="14"/>
                        <w:szCs w:val="14"/>
                      </w:rPr>
                    </w:rPrChange>
                  </w:rPr>
                  <w:delText xml:space="preserve"> molida</w:delText>
                </w:r>
              </w:del>
            </w:ins>
            <w:ins w:id="248" w:author="NN" w:date="2019-02-12T19:21:00Z">
              <w:del w:id="249" w:author="Federico Ezequiel Benelli" w:date="2019-06-24T19:07:00Z">
                <w:r w:rsidR="00B00782" w:rsidRPr="00B00782" w:rsidDel="00B725AD">
                  <w:rPr>
                    <w:b/>
                    <w:sz w:val="14"/>
                    <w:szCs w:val="14"/>
                    <w:highlight w:val="yellow"/>
                    <w:rPrChange w:id="250" w:author="NN" w:date="2019-02-12T19:23:00Z">
                      <w:rPr>
                        <w:b/>
                        <w:sz w:val="14"/>
                        <w:szCs w:val="14"/>
                      </w:rPr>
                    </w:rPrChange>
                  </w:rPr>
                  <w:delText>? ¿de masa total</w:delText>
                </w:r>
              </w:del>
            </w:ins>
            <w:ins w:id="251" w:author="NN" w:date="2019-02-12T19:22:00Z">
              <w:del w:id="252" w:author="Federico Ezequiel Benelli" w:date="2019-06-24T19:07:00Z">
                <w:r w:rsidR="00B00782" w:rsidRPr="00B00782" w:rsidDel="00B725AD">
                  <w:rPr>
                    <w:b/>
                    <w:sz w:val="14"/>
                    <w:szCs w:val="14"/>
                    <w:highlight w:val="yellow"/>
                    <w:rPrChange w:id="253" w:author="NN" w:date="2019-02-12T19:23:00Z">
                      <w:rPr>
                        <w:b/>
                        <w:sz w:val="14"/>
                        <w:szCs w:val="14"/>
                      </w:rPr>
                    </w:rPrChange>
                  </w:rPr>
                  <w:delText>? …</w:delText>
                </w:r>
              </w:del>
            </w:ins>
            <w:ins w:id="254" w:author="Federico Ezequiel Benelli" w:date="2019-06-24T19:07:00Z">
              <w:r w:rsidR="00B725AD">
                <w:rPr>
                  <w:b/>
                  <w:sz w:val="14"/>
                  <w:szCs w:val="14"/>
                </w:rPr>
                <w:t>(toneladas por día de materia prima)</w:t>
              </w:r>
            </w:ins>
          </w:p>
        </w:tc>
        <w:tc>
          <w:tcPr>
            <w:tcW w:w="374" w:type="pct"/>
            <w:vAlign w:val="center"/>
          </w:tcPr>
          <w:p w14:paraId="5BEBCF77" w14:textId="77777777" w:rsidR="00CA47C3" w:rsidRPr="00202EF4" w:rsidRDefault="00CA47C3" w:rsidP="00202EF4">
            <w:pPr>
              <w:ind w:firstLine="0"/>
              <w:jc w:val="center"/>
              <w:rPr>
                <w:b/>
                <w:sz w:val="14"/>
                <w:szCs w:val="14"/>
              </w:rPr>
            </w:pPr>
            <w:r w:rsidRPr="00202EF4">
              <w:rPr>
                <w:b/>
                <w:sz w:val="14"/>
                <w:szCs w:val="14"/>
              </w:rPr>
              <w:t>Rendimiento</w:t>
            </w:r>
          </w:p>
        </w:tc>
        <w:tc>
          <w:tcPr>
            <w:tcW w:w="580" w:type="pct"/>
            <w:vAlign w:val="center"/>
          </w:tcPr>
          <w:p w14:paraId="5BEBCF78" w14:textId="77777777" w:rsidR="00CA47C3" w:rsidRPr="00202EF4" w:rsidRDefault="00CA47C3" w:rsidP="00202EF4">
            <w:pPr>
              <w:ind w:firstLine="0"/>
              <w:jc w:val="center"/>
              <w:rPr>
                <w:b/>
                <w:sz w:val="14"/>
                <w:szCs w:val="14"/>
              </w:rPr>
            </w:pPr>
            <w:r w:rsidRPr="00202EF4">
              <w:rPr>
                <w:b/>
                <w:sz w:val="14"/>
                <w:szCs w:val="14"/>
              </w:rPr>
              <w:t>Relación volumétrica sólido/líquido</w:t>
            </w:r>
          </w:p>
        </w:tc>
        <w:tc>
          <w:tcPr>
            <w:tcW w:w="401" w:type="pct"/>
            <w:vAlign w:val="center"/>
          </w:tcPr>
          <w:p w14:paraId="5BEBCF79" w14:textId="77777777" w:rsidR="00CA47C3" w:rsidRPr="00202EF4" w:rsidRDefault="00CA47C3" w:rsidP="00202EF4">
            <w:pPr>
              <w:ind w:firstLine="0"/>
              <w:jc w:val="center"/>
              <w:rPr>
                <w:b/>
                <w:sz w:val="14"/>
                <w:szCs w:val="14"/>
              </w:rPr>
            </w:pPr>
            <w:r w:rsidRPr="00202EF4">
              <w:rPr>
                <w:b/>
                <w:sz w:val="14"/>
                <w:szCs w:val="14"/>
              </w:rPr>
              <w:t>Tiempo de residencia (min)</w:t>
            </w:r>
          </w:p>
        </w:tc>
        <w:tc>
          <w:tcPr>
            <w:tcW w:w="580" w:type="pct"/>
            <w:vAlign w:val="center"/>
          </w:tcPr>
          <w:p w14:paraId="5BEBCF7A" w14:textId="77777777" w:rsidR="00CA47C3" w:rsidRPr="00202EF4" w:rsidRDefault="00CA47C3" w:rsidP="00202EF4">
            <w:pPr>
              <w:ind w:firstLine="0"/>
              <w:jc w:val="center"/>
              <w:rPr>
                <w:b/>
                <w:sz w:val="14"/>
                <w:szCs w:val="14"/>
              </w:rPr>
            </w:pPr>
            <w:r w:rsidRPr="00202EF4">
              <w:rPr>
                <w:b/>
                <w:sz w:val="14"/>
                <w:szCs w:val="14"/>
              </w:rPr>
              <w:t>Tamaño de partícula (mm)</w:t>
            </w:r>
          </w:p>
        </w:tc>
      </w:tr>
      <w:tr w:rsidR="00202EF4" w:rsidRPr="00085F48" w14:paraId="5BEBCF84" w14:textId="77777777" w:rsidTr="59ACAEAB">
        <w:tc>
          <w:tcPr>
            <w:tcW w:w="467" w:type="pct"/>
            <w:vAlign w:val="center"/>
          </w:tcPr>
          <w:p w14:paraId="5BEBCF7C" w14:textId="77777777" w:rsidR="00CA47C3" w:rsidRPr="00085F48" w:rsidRDefault="00CA47C3" w:rsidP="00202EF4">
            <w:pPr>
              <w:ind w:firstLine="0"/>
              <w:jc w:val="center"/>
              <w:rPr>
                <w:sz w:val="14"/>
                <w:szCs w:val="14"/>
              </w:rPr>
            </w:pPr>
            <w:r>
              <w:rPr>
                <w:sz w:val="14"/>
                <w:szCs w:val="14"/>
              </w:rPr>
              <w:t>BMA, Alemania</w:t>
            </w:r>
          </w:p>
        </w:tc>
        <w:tc>
          <w:tcPr>
            <w:tcW w:w="462" w:type="pct"/>
            <w:vAlign w:val="center"/>
          </w:tcPr>
          <w:p w14:paraId="5BEBCF7D" w14:textId="77777777" w:rsidR="00CA47C3" w:rsidRPr="00085F48" w:rsidRDefault="00CA47C3" w:rsidP="00202EF4">
            <w:pPr>
              <w:ind w:firstLine="0"/>
              <w:jc w:val="center"/>
              <w:rPr>
                <w:sz w:val="14"/>
                <w:szCs w:val="14"/>
              </w:rPr>
            </w:pPr>
            <w:r>
              <w:rPr>
                <w:sz w:val="14"/>
                <w:szCs w:val="14"/>
              </w:rPr>
              <w:t>BMA torre de extracción</w:t>
            </w:r>
          </w:p>
        </w:tc>
        <w:tc>
          <w:tcPr>
            <w:tcW w:w="1377" w:type="pct"/>
            <w:vAlign w:val="center"/>
          </w:tcPr>
          <w:p w14:paraId="5BEBCF7E" w14:textId="77777777" w:rsidR="00CA47C3" w:rsidRPr="00085F48" w:rsidRDefault="00CA47C3" w:rsidP="00202EF4">
            <w:pPr>
              <w:ind w:firstLine="0"/>
              <w:jc w:val="center"/>
              <w:rPr>
                <w:sz w:val="14"/>
                <w:szCs w:val="14"/>
              </w:rPr>
            </w:pPr>
            <w:r>
              <w:rPr>
                <w:noProof/>
                <w:lang w:eastAsia="es-ES"/>
              </w:rPr>
              <w:drawing>
                <wp:inline distT="0" distB="0" distL="0" distR="0" wp14:anchorId="5BEBD163" wp14:editId="5BEBD164">
                  <wp:extent cx="771949" cy="1362075"/>
                  <wp:effectExtent l="0" t="0" r="9525" b="0"/>
                  <wp:docPr id="1153555550" name="Imagen 1153555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email">
                            <a:extLst>
                              <a:ext uri="{28A0092B-C50C-407E-A947-70E740481C1C}">
                                <a14:useLocalDpi xmlns:a14="http://schemas.microsoft.com/office/drawing/2010/main" val="0"/>
                              </a:ext>
                            </a:extLst>
                          </a:blip>
                          <a:stretch>
                            <a:fillRect/>
                          </a:stretch>
                        </pic:blipFill>
                        <pic:spPr>
                          <a:xfrm>
                            <a:off x="0" y="0"/>
                            <a:ext cx="771949" cy="1362075"/>
                          </a:xfrm>
                          <a:prstGeom prst="rect">
                            <a:avLst/>
                          </a:prstGeom>
                        </pic:spPr>
                      </pic:pic>
                    </a:graphicData>
                  </a:graphic>
                </wp:inline>
              </w:drawing>
            </w:r>
          </w:p>
        </w:tc>
        <w:tc>
          <w:tcPr>
            <w:tcW w:w="759" w:type="pct"/>
            <w:vAlign w:val="center"/>
          </w:tcPr>
          <w:p w14:paraId="5BEBCF7F" w14:textId="77777777" w:rsidR="00CA47C3" w:rsidRPr="00085F48" w:rsidRDefault="00CA47C3" w:rsidP="00202EF4">
            <w:pPr>
              <w:ind w:firstLine="0"/>
              <w:jc w:val="center"/>
              <w:rPr>
                <w:sz w:val="14"/>
                <w:szCs w:val="14"/>
              </w:rPr>
            </w:pPr>
            <w:r>
              <w:rPr>
                <w:sz w:val="14"/>
                <w:szCs w:val="14"/>
              </w:rPr>
              <w:t>4000-17000</w:t>
            </w:r>
          </w:p>
        </w:tc>
        <w:tc>
          <w:tcPr>
            <w:tcW w:w="374" w:type="pct"/>
            <w:vAlign w:val="center"/>
          </w:tcPr>
          <w:p w14:paraId="5BEBCF80" w14:textId="77777777" w:rsidR="00CA47C3" w:rsidRPr="00085F48" w:rsidRDefault="00CA47C3" w:rsidP="00202EF4">
            <w:pPr>
              <w:ind w:firstLine="0"/>
              <w:jc w:val="center"/>
              <w:rPr>
                <w:sz w:val="14"/>
                <w:szCs w:val="14"/>
              </w:rPr>
            </w:pPr>
            <w:r>
              <w:rPr>
                <w:sz w:val="14"/>
                <w:szCs w:val="14"/>
              </w:rPr>
              <w:t>90</w:t>
            </w:r>
          </w:p>
        </w:tc>
        <w:tc>
          <w:tcPr>
            <w:tcW w:w="580" w:type="pct"/>
            <w:vAlign w:val="center"/>
          </w:tcPr>
          <w:p w14:paraId="5BEBCF81" w14:textId="77777777" w:rsidR="00CA47C3" w:rsidRPr="00085F48" w:rsidRDefault="00CA47C3" w:rsidP="00202EF4">
            <w:pPr>
              <w:ind w:firstLine="0"/>
              <w:jc w:val="center"/>
              <w:rPr>
                <w:sz w:val="14"/>
                <w:szCs w:val="14"/>
              </w:rPr>
            </w:pPr>
            <w:r>
              <w:rPr>
                <w:sz w:val="14"/>
                <w:szCs w:val="14"/>
              </w:rPr>
              <w:t>3-5</w:t>
            </w:r>
          </w:p>
        </w:tc>
        <w:tc>
          <w:tcPr>
            <w:tcW w:w="401" w:type="pct"/>
            <w:vAlign w:val="center"/>
          </w:tcPr>
          <w:p w14:paraId="5BEBCF82" w14:textId="77777777" w:rsidR="00CA47C3" w:rsidRPr="00085F48" w:rsidRDefault="00CA47C3" w:rsidP="00202EF4">
            <w:pPr>
              <w:ind w:firstLine="0"/>
              <w:jc w:val="center"/>
              <w:rPr>
                <w:sz w:val="14"/>
                <w:szCs w:val="14"/>
              </w:rPr>
            </w:pPr>
            <w:r>
              <w:rPr>
                <w:sz w:val="14"/>
                <w:szCs w:val="14"/>
              </w:rPr>
              <w:t>90-150</w:t>
            </w:r>
          </w:p>
        </w:tc>
        <w:tc>
          <w:tcPr>
            <w:tcW w:w="580" w:type="pct"/>
            <w:vAlign w:val="center"/>
          </w:tcPr>
          <w:p w14:paraId="5BEBCF83" w14:textId="77777777" w:rsidR="00CA47C3" w:rsidRPr="00085F48" w:rsidRDefault="00CA47C3" w:rsidP="00202EF4">
            <w:pPr>
              <w:ind w:firstLine="0"/>
              <w:jc w:val="center"/>
              <w:rPr>
                <w:sz w:val="14"/>
                <w:szCs w:val="14"/>
              </w:rPr>
            </w:pPr>
            <w:r>
              <w:rPr>
                <w:sz w:val="14"/>
                <w:szCs w:val="14"/>
              </w:rPr>
              <w:t>5-100</w:t>
            </w:r>
          </w:p>
        </w:tc>
      </w:tr>
      <w:tr w:rsidR="00202EF4" w:rsidRPr="00085F48" w14:paraId="5BEBCF8D" w14:textId="77777777" w:rsidTr="59ACAEAB">
        <w:tc>
          <w:tcPr>
            <w:tcW w:w="467" w:type="pct"/>
            <w:vMerge w:val="restart"/>
            <w:vAlign w:val="center"/>
          </w:tcPr>
          <w:p w14:paraId="5BEBCF85" w14:textId="77777777" w:rsidR="00CA47C3" w:rsidRPr="00085F48" w:rsidRDefault="00CA47C3" w:rsidP="00202EF4">
            <w:pPr>
              <w:ind w:firstLine="0"/>
              <w:jc w:val="center"/>
              <w:rPr>
                <w:sz w:val="14"/>
                <w:szCs w:val="14"/>
              </w:rPr>
            </w:pPr>
            <w:proofErr w:type="spellStart"/>
            <w:r>
              <w:rPr>
                <w:sz w:val="14"/>
                <w:szCs w:val="14"/>
              </w:rPr>
              <w:t>CrowmIron</w:t>
            </w:r>
            <w:proofErr w:type="spellEnd"/>
            <w:r>
              <w:rPr>
                <w:sz w:val="14"/>
                <w:szCs w:val="14"/>
              </w:rPr>
              <w:t xml:space="preserve"> Works, EUA</w:t>
            </w:r>
          </w:p>
        </w:tc>
        <w:tc>
          <w:tcPr>
            <w:tcW w:w="462" w:type="pct"/>
            <w:vAlign w:val="center"/>
          </w:tcPr>
          <w:p w14:paraId="5BEBCF86" w14:textId="77777777" w:rsidR="00CA47C3" w:rsidRPr="00085F48" w:rsidRDefault="00CA47C3" w:rsidP="00202EF4">
            <w:pPr>
              <w:ind w:firstLine="0"/>
              <w:jc w:val="center"/>
              <w:rPr>
                <w:sz w:val="14"/>
                <w:szCs w:val="14"/>
              </w:rPr>
            </w:pPr>
            <w:r>
              <w:rPr>
                <w:sz w:val="14"/>
                <w:szCs w:val="14"/>
              </w:rPr>
              <w:t>Model III</w:t>
            </w:r>
            <w:r>
              <w:rPr>
                <w:sz w:val="14"/>
                <w:szCs w:val="14"/>
                <w:vertAlign w:val="superscript"/>
              </w:rPr>
              <w:t>TM</w:t>
            </w:r>
            <w:r>
              <w:rPr>
                <w:sz w:val="14"/>
                <w:szCs w:val="14"/>
              </w:rPr>
              <w:t xml:space="preserve"> Percolador</w:t>
            </w:r>
          </w:p>
        </w:tc>
        <w:tc>
          <w:tcPr>
            <w:tcW w:w="1377" w:type="pct"/>
            <w:vAlign w:val="center"/>
          </w:tcPr>
          <w:p w14:paraId="5BEBCF87" w14:textId="77777777" w:rsidR="00CA47C3" w:rsidRPr="00085F48" w:rsidRDefault="00CA47C3" w:rsidP="00202EF4">
            <w:pPr>
              <w:ind w:firstLine="0"/>
              <w:jc w:val="center"/>
              <w:rPr>
                <w:sz w:val="14"/>
                <w:szCs w:val="14"/>
              </w:rPr>
            </w:pPr>
            <w:r>
              <w:rPr>
                <w:noProof/>
                <w:lang w:eastAsia="es-ES"/>
              </w:rPr>
              <w:drawing>
                <wp:inline distT="0" distB="0" distL="0" distR="0" wp14:anchorId="5BEBD165" wp14:editId="5BEBD166">
                  <wp:extent cx="1178719" cy="628650"/>
                  <wp:effectExtent l="0" t="0" r="2540" b="0"/>
                  <wp:docPr id="2074565293" name="Imagen 2074565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email">
                            <a:extLst>
                              <a:ext uri="{28A0092B-C50C-407E-A947-70E740481C1C}">
                                <a14:useLocalDpi xmlns:a14="http://schemas.microsoft.com/office/drawing/2010/main" val="0"/>
                              </a:ext>
                            </a:extLst>
                          </a:blip>
                          <a:stretch>
                            <a:fillRect/>
                          </a:stretch>
                        </pic:blipFill>
                        <pic:spPr>
                          <a:xfrm>
                            <a:off x="0" y="0"/>
                            <a:ext cx="1178719" cy="628650"/>
                          </a:xfrm>
                          <a:prstGeom prst="rect">
                            <a:avLst/>
                          </a:prstGeom>
                        </pic:spPr>
                      </pic:pic>
                    </a:graphicData>
                  </a:graphic>
                </wp:inline>
              </w:drawing>
            </w:r>
          </w:p>
        </w:tc>
        <w:tc>
          <w:tcPr>
            <w:tcW w:w="759" w:type="pct"/>
            <w:vAlign w:val="center"/>
          </w:tcPr>
          <w:p w14:paraId="5BEBCF88" w14:textId="77777777" w:rsidR="00CA47C3" w:rsidRPr="00085F48" w:rsidRDefault="00CA47C3" w:rsidP="00202EF4">
            <w:pPr>
              <w:ind w:firstLine="0"/>
              <w:jc w:val="center"/>
              <w:rPr>
                <w:sz w:val="14"/>
                <w:szCs w:val="14"/>
              </w:rPr>
            </w:pPr>
            <w:r>
              <w:rPr>
                <w:sz w:val="14"/>
                <w:szCs w:val="14"/>
              </w:rPr>
              <w:t>Hasta 12000</w:t>
            </w:r>
          </w:p>
        </w:tc>
        <w:tc>
          <w:tcPr>
            <w:tcW w:w="374" w:type="pct"/>
            <w:vAlign w:val="center"/>
          </w:tcPr>
          <w:p w14:paraId="5BEBCF89" w14:textId="77777777" w:rsidR="00CA47C3" w:rsidRPr="00085F48" w:rsidRDefault="00CA47C3" w:rsidP="00202EF4">
            <w:pPr>
              <w:ind w:firstLine="0"/>
              <w:jc w:val="center"/>
              <w:rPr>
                <w:sz w:val="14"/>
                <w:szCs w:val="14"/>
              </w:rPr>
            </w:pPr>
            <w:r>
              <w:rPr>
                <w:sz w:val="14"/>
                <w:szCs w:val="14"/>
              </w:rPr>
              <w:t>80-99</w:t>
            </w:r>
          </w:p>
        </w:tc>
        <w:tc>
          <w:tcPr>
            <w:tcW w:w="580" w:type="pct"/>
            <w:vAlign w:val="center"/>
          </w:tcPr>
          <w:p w14:paraId="5BEBCF8A" w14:textId="77777777" w:rsidR="00CA47C3" w:rsidRPr="00085F48" w:rsidRDefault="00CA47C3" w:rsidP="00202EF4">
            <w:pPr>
              <w:ind w:firstLine="0"/>
              <w:jc w:val="center"/>
              <w:rPr>
                <w:sz w:val="14"/>
                <w:szCs w:val="14"/>
              </w:rPr>
            </w:pPr>
            <w:r>
              <w:rPr>
                <w:sz w:val="14"/>
                <w:szCs w:val="14"/>
              </w:rPr>
              <w:t>0,8-8</w:t>
            </w:r>
          </w:p>
        </w:tc>
        <w:tc>
          <w:tcPr>
            <w:tcW w:w="401" w:type="pct"/>
            <w:vAlign w:val="center"/>
          </w:tcPr>
          <w:p w14:paraId="5BEBCF8B" w14:textId="77777777" w:rsidR="00CA47C3" w:rsidRPr="00085F48" w:rsidRDefault="00CA47C3" w:rsidP="00202EF4">
            <w:pPr>
              <w:ind w:firstLine="0"/>
              <w:jc w:val="center"/>
              <w:rPr>
                <w:sz w:val="14"/>
                <w:szCs w:val="14"/>
              </w:rPr>
            </w:pPr>
            <w:r>
              <w:rPr>
                <w:sz w:val="14"/>
                <w:szCs w:val="14"/>
              </w:rPr>
              <w:t>30-180</w:t>
            </w:r>
          </w:p>
        </w:tc>
        <w:tc>
          <w:tcPr>
            <w:tcW w:w="580" w:type="pct"/>
            <w:vAlign w:val="center"/>
          </w:tcPr>
          <w:p w14:paraId="5BEBCF8C" w14:textId="77777777" w:rsidR="00CA47C3" w:rsidRPr="00085F48" w:rsidRDefault="00CA47C3" w:rsidP="00202EF4">
            <w:pPr>
              <w:ind w:firstLine="0"/>
              <w:jc w:val="center"/>
              <w:rPr>
                <w:sz w:val="14"/>
                <w:szCs w:val="14"/>
              </w:rPr>
            </w:pPr>
            <w:r>
              <w:rPr>
                <w:sz w:val="14"/>
                <w:szCs w:val="14"/>
              </w:rPr>
              <w:t>1-20</w:t>
            </w:r>
          </w:p>
        </w:tc>
      </w:tr>
      <w:tr w:rsidR="00202EF4" w:rsidRPr="00085F48" w14:paraId="5BEBCF96" w14:textId="77777777" w:rsidTr="59ACAEAB">
        <w:tc>
          <w:tcPr>
            <w:tcW w:w="467" w:type="pct"/>
            <w:vMerge/>
            <w:vAlign w:val="center"/>
          </w:tcPr>
          <w:p w14:paraId="5BEBCF8E" w14:textId="77777777" w:rsidR="00CA47C3" w:rsidRDefault="00CA47C3" w:rsidP="00202EF4">
            <w:pPr>
              <w:ind w:firstLine="0"/>
              <w:jc w:val="center"/>
              <w:rPr>
                <w:sz w:val="14"/>
                <w:szCs w:val="14"/>
              </w:rPr>
            </w:pPr>
          </w:p>
        </w:tc>
        <w:tc>
          <w:tcPr>
            <w:tcW w:w="462" w:type="pct"/>
            <w:vAlign w:val="center"/>
          </w:tcPr>
          <w:p w14:paraId="5BEBCF8F" w14:textId="77777777" w:rsidR="00CA47C3" w:rsidRDefault="00CA47C3" w:rsidP="00202EF4">
            <w:pPr>
              <w:ind w:firstLine="0"/>
              <w:jc w:val="center"/>
              <w:rPr>
                <w:sz w:val="14"/>
                <w:szCs w:val="14"/>
              </w:rPr>
            </w:pPr>
            <w:r>
              <w:rPr>
                <w:sz w:val="14"/>
                <w:szCs w:val="14"/>
              </w:rPr>
              <w:t>Model IV</w:t>
            </w:r>
            <w:r>
              <w:rPr>
                <w:sz w:val="14"/>
                <w:szCs w:val="14"/>
                <w:vertAlign w:val="superscript"/>
              </w:rPr>
              <w:t>TM</w:t>
            </w:r>
            <w:r>
              <w:rPr>
                <w:sz w:val="14"/>
                <w:szCs w:val="14"/>
              </w:rPr>
              <w:t xml:space="preserve"> Percolador</w:t>
            </w:r>
          </w:p>
        </w:tc>
        <w:tc>
          <w:tcPr>
            <w:tcW w:w="1377" w:type="pct"/>
            <w:vAlign w:val="center"/>
          </w:tcPr>
          <w:p w14:paraId="5BEBCF90" w14:textId="77777777" w:rsidR="00CA47C3" w:rsidRPr="00085F48" w:rsidRDefault="00CA47C3" w:rsidP="00202EF4">
            <w:pPr>
              <w:ind w:firstLine="0"/>
              <w:jc w:val="center"/>
              <w:rPr>
                <w:sz w:val="14"/>
                <w:szCs w:val="14"/>
              </w:rPr>
            </w:pPr>
            <w:r>
              <w:rPr>
                <w:noProof/>
                <w:lang w:eastAsia="es-ES"/>
              </w:rPr>
              <w:drawing>
                <wp:inline distT="0" distB="0" distL="0" distR="0" wp14:anchorId="5BEBD167" wp14:editId="5BEBD168">
                  <wp:extent cx="1447800" cy="508301"/>
                  <wp:effectExtent l="0" t="0" r="0" b="6350"/>
                  <wp:docPr id="1210353891" name="Imagen 1210353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email">
                            <a:extLst>
                              <a:ext uri="{28A0092B-C50C-407E-A947-70E740481C1C}">
                                <a14:useLocalDpi xmlns:a14="http://schemas.microsoft.com/office/drawing/2010/main" val="0"/>
                              </a:ext>
                            </a:extLst>
                          </a:blip>
                          <a:stretch>
                            <a:fillRect/>
                          </a:stretch>
                        </pic:blipFill>
                        <pic:spPr>
                          <a:xfrm>
                            <a:off x="0" y="0"/>
                            <a:ext cx="1447800" cy="508301"/>
                          </a:xfrm>
                          <a:prstGeom prst="rect">
                            <a:avLst/>
                          </a:prstGeom>
                        </pic:spPr>
                      </pic:pic>
                    </a:graphicData>
                  </a:graphic>
                </wp:inline>
              </w:drawing>
            </w:r>
          </w:p>
        </w:tc>
        <w:tc>
          <w:tcPr>
            <w:tcW w:w="759" w:type="pct"/>
            <w:vAlign w:val="center"/>
          </w:tcPr>
          <w:p w14:paraId="5BEBCF91" w14:textId="77777777" w:rsidR="00CA47C3" w:rsidRPr="00085F48" w:rsidRDefault="00CA47C3" w:rsidP="00202EF4">
            <w:pPr>
              <w:ind w:firstLine="0"/>
              <w:jc w:val="center"/>
              <w:rPr>
                <w:sz w:val="14"/>
                <w:szCs w:val="14"/>
              </w:rPr>
            </w:pPr>
            <w:r>
              <w:rPr>
                <w:sz w:val="14"/>
                <w:szCs w:val="14"/>
              </w:rPr>
              <w:t>Hasta 800</w:t>
            </w:r>
          </w:p>
        </w:tc>
        <w:tc>
          <w:tcPr>
            <w:tcW w:w="374" w:type="pct"/>
            <w:vAlign w:val="center"/>
          </w:tcPr>
          <w:p w14:paraId="5BEBCF92" w14:textId="77777777" w:rsidR="00CA47C3" w:rsidRPr="00085F48" w:rsidRDefault="00CA47C3" w:rsidP="00202EF4">
            <w:pPr>
              <w:ind w:firstLine="0"/>
              <w:jc w:val="center"/>
              <w:rPr>
                <w:sz w:val="14"/>
                <w:szCs w:val="14"/>
              </w:rPr>
            </w:pPr>
            <w:r>
              <w:rPr>
                <w:sz w:val="14"/>
                <w:szCs w:val="14"/>
              </w:rPr>
              <w:t>80-99</w:t>
            </w:r>
          </w:p>
        </w:tc>
        <w:tc>
          <w:tcPr>
            <w:tcW w:w="580" w:type="pct"/>
            <w:vAlign w:val="center"/>
          </w:tcPr>
          <w:p w14:paraId="5BEBCF93" w14:textId="77777777" w:rsidR="00CA47C3" w:rsidRPr="00085F48" w:rsidRDefault="00CA47C3" w:rsidP="00202EF4">
            <w:pPr>
              <w:ind w:firstLine="0"/>
              <w:jc w:val="center"/>
              <w:rPr>
                <w:sz w:val="14"/>
                <w:szCs w:val="14"/>
              </w:rPr>
            </w:pPr>
            <w:r>
              <w:rPr>
                <w:sz w:val="14"/>
                <w:szCs w:val="14"/>
              </w:rPr>
              <w:t>0,8-8</w:t>
            </w:r>
          </w:p>
        </w:tc>
        <w:tc>
          <w:tcPr>
            <w:tcW w:w="401" w:type="pct"/>
            <w:vAlign w:val="center"/>
          </w:tcPr>
          <w:p w14:paraId="5BEBCF94" w14:textId="77777777" w:rsidR="00CA47C3" w:rsidRPr="00085F48" w:rsidRDefault="00CA47C3" w:rsidP="00202EF4">
            <w:pPr>
              <w:ind w:firstLine="0"/>
              <w:jc w:val="center"/>
              <w:rPr>
                <w:sz w:val="14"/>
                <w:szCs w:val="14"/>
              </w:rPr>
            </w:pPr>
            <w:r>
              <w:rPr>
                <w:sz w:val="14"/>
                <w:szCs w:val="14"/>
              </w:rPr>
              <w:t>30-300</w:t>
            </w:r>
          </w:p>
        </w:tc>
        <w:tc>
          <w:tcPr>
            <w:tcW w:w="580" w:type="pct"/>
            <w:vAlign w:val="center"/>
          </w:tcPr>
          <w:p w14:paraId="5BEBCF95" w14:textId="77777777" w:rsidR="00CA47C3" w:rsidRPr="00085F48" w:rsidRDefault="00CA47C3" w:rsidP="00202EF4">
            <w:pPr>
              <w:ind w:firstLine="0"/>
              <w:jc w:val="center"/>
              <w:rPr>
                <w:sz w:val="14"/>
                <w:szCs w:val="14"/>
              </w:rPr>
            </w:pPr>
            <w:r>
              <w:rPr>
                <w:sz w:val="14"/>
                <w:szCs w:val="14"/>
              </w:rPr>
              <w:t>1-20</w:t>
            </w:r>
          </w:p>
        </w:tc>
      </w:tr>
      <w:tr w:rsidR="00202EF4" w:rsidRPr="00085F48" w14:paraId="5BEBCF9F" w14:textId="77777777" w:rsidTr="59ACAEAB">
        <w:tc>
          <w:tcPr>
            <w:tcW w:w="467" w:type="pct"/>
            <w:vMerge w:val="restart"/>
            <w:vAlign w:val="center"/>
          </w:tcPr>
          <w:p w14:paraId="5BEBCF97" w14:textId="77777777" w:rsidR="00CA47C3" w:rsidRPr="00085F48" w:rsidRDefault="00CA47C3" w:rsidP="00202EF4">
            <w:pPr>
              <w:ind w:firstLine="0"/>
              <w:jc w:val="center"/>
              <w:rPr>
                <w:sz w:val="14"/>
                <w:szCs w:val="14"/>
              </w:rPr>
            </w:pPr>
            <w:r>
              <w:rPr>
                <w:sz w:val="14"/>
                <w:szCs w:val="14"/>
              </w:rPr>
              <w:t xml:space="preserve">De </w:t>
            </w:r>
            <w:proofErr w:type="spellStart"/>
            <w:r>
              <w:rPr>
                <w:sz w:val="14"/>
                <w:szCs w:val="14"/>
              </w:rPr>
              <w:t>Smet</w:t>
            </w:r>
            <w:proofErr w:type="spellEnd"/>
            <w:r>
              <w:rPr>
                <w:sz w:val="14"/>
                <w:szCs w:val="14"/>
              </w:rPr>
              <w:t>, Bélgica</w:t>
            </w:r>
          </w:p>
        </w:tc>
        <w:tc>
          <w:tcPr>
            <w:tcW w:w="462" w:type="pct"/>
            <w:vAlign w:val="center"/>
          </w:tcPr>
          <w:p w14:paraId="5BEBCF98" w14:textId="77777777" w:rsidR="00CA47C3" w:rsidRPr="00085F48" w:rsidRDefault="00CA47C3" w:rsidP="00202EF4">
            <w:pPr>
              <w:ind w:firstLine="0"/>
              <w:jc w:val="center"/>
              <w:rPr>
                <w:sz w:val="14"/>
                <w:szCs w:val="14"/>
              </w:rPr>
            </w:pPr>
            <w:r>
              <w:rPr>
                <w:sz w:val="14"/>
                <w:szCs w:val="14"/>
              </w:rPr>
              <w:t>Extractor LM</w:t>
            </w:r>
            <w:r>
              <w:rPr>
                <w:sz w:val="14"/>
                <w:szCs w:val="14"/>
                <w:vertAlign w:val="superscript"/>
              </w:rPr>
              <w:t>TM</w:t>
            </w:r>
          </w:p>
        </w:tc>
        <w:tc>
          <w:tcPr>
            <w:tcW w:w="1377" w:type="pct"/>
            <w:vAlign w:val="center"/>
          </w:tcPr>
          <w:p w14:paraId="5BEBCF99" w14:textId="77777777" w:rsidR="00CA47C3" w:rsidRPr="00085F48" w:rsidRDefault="00CA47C3" w:rsidP="00202EF4">
            <w:pPr>
              <w:ind w:firstLine="0"/>
              <w:jc w:val="center"/>
              <w:rPr>
                <w:sz w:val="14"/>
                <w:szCs w:val="14"/>
              </w:rPr>
            </w:pPr>
            <w:r>
              <w:rPr>
                <w:noProof/>
                <w:lang w:eastAsia="es-ES"/>
              </w:rPr>
              <w:drawing>
                <wp:inline distT="0" distB="0" distL="0" distR="0" wp14:anchorId="5BEBD169" wp14:editId="5BEBD16A">
                  <wp:extent cx="1421130" cy="839071"/>
                  <wp:effectExtent l="0" t="0" r="7620" b="0"/>
                  <wp:docPr id="1822112262" name="Imagen 1822112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email">
                            <a:extLst>
                              <a:ext uri="{28A0092B-C50C-407E-A947-70E740481C1C}">
                                <a14:useLocalDpi xmlns:a14="http://schemas.microsoft.com/office/drawing/2010/main" val="0"/>
                              </a:ext>
                            </a:extLst>
                          </a:blip>
                          <a:stretch>
                            <a:fillRect/>
                          </a:stretch>
                        </pic:blipFill>
                        <pic:spPr>
                          <a:xfrm>
                            <a:off x="0" y="0"/>
                            <a:ext cx="1421130" cy="839071"/>
                          </a:xfrm>
                          <a:prstGeom prst="rect">
                            <a:avLst/>
                          </a:prstGeom>
                        </pic:spPr>
                      </pic:pic>
                    </a:graphicData>
                  </a:graphic>
                </wp:inline>
              </w:drawing>
            </w:r>
          </w:p>
        </w:tc>
        <w:tc>
          <w:tcPr>
            <w:tcW w:w="759" w:type="pct"/>
            <w:vAlign w:val="center"/>
          </w:tcPr>
          <w:p w14:paraId="5BEBCF9A" w14:textId="77777777" w:rsidR="00CA47C3" w:rsidRPr="00085F48" w:rsidRDefault="00CA47C3" w:rsidP="00202EF4">
            <w:pPr>
              <w:ind w:firstLine="0"/>
              <w:jc w:val="center"/>
              <w:rPr>
                <w:sz w:val="14"/>
                <w:szCs w:val="14"/>
              </w:rPr>
            </w:pPr>
            <w:r>
              <w:rPr>
                <w:sz w:val="14"/>
                <w:szCs w:val="14"/>
              </w:rPr>
              <w:t>500-5000</w:t>
            </w:r>
          </w:p>
        </w:tc>
        <w:tc>
          <w:tcPr>
            <w:tcW w:w="374" w:type="pct"/>
            <w:vAlign w:val="center"/>
          </w:tcPr>
          <w:p w14:paraId="5BEBCF9B" w14:textId="77777777" w:rsidR="00CA47C3" w:rsidRPr="00085F48" w:rsidRDefault="00CA47C3" w:rsidP="00202EF4">
            <w:pPr>
              <w:ind w:firstLine="0"/>
              <w:jc w:val="center"/>
              <w:rPr>
                <w:sz w:val="14"/>
                <w:szCs w:val="14"/>
              </w:rPr>
            </w:pPr>
            <w:r>
              <w:rPr>
                <w:sz w:val="14"/>
                <w:szCs w:val="14"/>
              </w:rPr>
              <w:t>99</w:t>
            </w:r>
          </w:p>
        </w:tc>
        <w:tc>
          <w:tcPr>
            <w:tcW w:w="580" w:type="pct"/>
            <w:vAlign w:val="center"/>
          </w:tcPr>
          <w:p w14:paraId="5BEBCF9C" w14:textId="77777777" w:rsidR="00CA47C3" w:rsidRPr="00085F48" w:rsidRDefault="00CA47C3" w:rsidP="00202EF4">
            <w:pPr>
              <w:ind w:firstLine="0"/>
              <w:jc w:val="center"/>
              <w:rPr>
                <w:sz w:val="14"/>
                <w:szCs w:val="14"/>
              </w:rPr>
            </w:pPr>
            <w:r>
              <w:rPr>
                <w:sz w:val="14"/>
                <w:szCs w:val="14"/>
              </w:rPr>
              <w:t>1</w:t>
            </w:r>
          </w:p>
        </w:tc>
        <w:tc>
          <w:tcPr>
            <w:tcW w:w="401" w:type="pct"/>
            <w:vAlign w:val="center"/>
          </w:tcPr>
          <w:p w14:paraId="5BEBCF9D" w14:textId="77777777" w:rsidR="00CA47C3" w:rsidRPr="00085F48" w:rsidRDefault="00CA47C3" w:rsidP="00202EF4">
            <w:pPr>
              <w:ind w:firstLine="0"/>
              <w:jc w:val="center"/>
              <w:rPr>
                <w:sz w:val="14"/>
                <w:szCs w:val="14"/>
              </w:rPr>
            </w:pPr>
            <w:r>
              <w:rPr>
                <w:sz w:val="14"/>
                <w:szCs w:val="14"/>
              </w:rPr>
              <w:t>60-120</w:t>
            </w:r>
          </w:p>
        </w:tc>
        <w:tc>
          <w:tcPr>
            <w:tcW w:w="580" w:type="pct"/>
            <w:vAlign w:val="center"/>
          </w:tcPr>
          <w:p w14:paraId="5BEBCF9E" w14:textId="77777777" w:rsidR="00CA47C3" w:rsidRPr="00085F48" w:rsidRDefault="00CA47C3" w:rsidP="00202EF4">
            <w:pPr>
              <w:ind w:firstLine="0"/>
              <w:jc w:val="center"/>
              <w:rPr>
                <w:sz w:val="14"/>
                <w:szCs w:val="14"/>
              </w:rPr>
            </w:pPr>
            <w:r>
              <w:rPr>
                <w:sz w:val="14"/>
                <w:szCs w:val="14"/>
              </w:rPr>
              <w:t>5-10</w:t>
            </w:r>
          </w:p>
        </w:tc>
      </w:tr>
      <w:tr w:rsidR="00202EF4" w:rsidRPr="00085F48" w14:paraId="5BEBCFA8" w14:textId="77777777" w:rsidTr="59ACAEAB">
        <w:tc>
          <w:tcPr>
            <w:tcW w:w="467" w:type="pct"/>
            <w:vMerge/>
            <w:vAlign w:val="center"/>
          </w:tcPr>
          <w:p w14:paraId="5BEBCFA0" w14:textId="77777777" w:rsidR="00CA47C3" w:rsidRDefault="00CA47C3" w:rsidP="00202EF4">
            <w:pPr>
              <w:ind w:firstLine="0"/>
              <w:jc w:val="center"/>
              <w:rPr>
                <w:sz w:val="14"/>
                <w:szCs w:val="14"/>
              </w:rPr>
            </w:pPr>
          </w:p>
        </w:tc>
        <w:tc>
          <w:tcPr>
            <w:tcW w:w="462" w:type="pct"/>
            <w:vAlign w:val="center"/>
          </w:tcPr>
          <w:p w14:paraId="5BEBCFA1" w14:textId="77777777" w:rsidR="00CA47C3" w:rsidRPr="00085F48" w:rsidRDefault="00CA47C3" w:rsidP="00202EF4">
            <w:pPr>
              <w:ind w:firstLine="0"/>
              <w:jc w:val="center"/>
              <w:rPr>
                <w:sz w:val="14"/>
                <w:szCs w:val="14"/>
                <w:vertAlign w:val="superscript"/>
              </w:rPr>
            </w:pPr>
            <w:r>
              <w:rPr>
                <w:sz w:val="14"/>
                <w:szCs w:val="14"/>
              </w:rPr>
              <w:t xml:space="preserve">Extractor </w:t>
            </w:r>
            <w:proofErr w:type="spellStart"/>
            <w:r>
              <w:rPr>
                <w:sz w:val="14"/>
                <w:szCs w:val="14"/>
              </w:rPr>
              <w:t>Reflex</w:t>
            </w:r>
            <w:r>
              <w:rPr>
                <w:sz w:val="14"/>
                <w:szCs w:val="14"/>
                <w:vertAlign w:val="superscript"/>
              </w:rPr>
              <w:t>TM</w:t>
            </w:r>
            <w:proofErr w:type="spellEnd"/>
          </w:p>
        </w:tc>
        <w:tc>
          <w:tcPr>
            <w:tcW w:w="1377" w:type="pct"/>
            <w:vAlign w:val="center"/>
          </w:tcPr>
          <w:p w14:paraId="5BEBCFA2" w14:textId="77777777" w:rsidR="00CA47C3" w:rsidRPr="00085F48" w:rsidRDefault="00CA47C3" w:rsidP="00202EF4">
            <w:pPr>
              <w:ind w:firstLine="0"/>
              <w:jc w:val="center"/>
              <w:rPr>
                <w:sz w:val="14"/>
                <w:szCs w:val="14"/>
              </w:rPr>
            </w:pPr>
            <w:r>
              <w:rPr>
                <w:noProof/>
                <w:lang w:eastAsia="es-ES"/>
              </w:rPr>
              <w:drawing>
                <wp:inline distT="0" distB="0" distL="0" distR="0" wp14:anchorId="5BEBD16B" wp14:editId="5BEBD16C">
                  <wp:extent cx="1152525" cy="668043"/>
                  <wp:effectExtent l="0" t="0" r="0" b="0"/>
                  <wp:docPr id="1749231983" name="Imagen 17492319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email">
                            <a:extLst>
                              <a:ext uri="{28A0092B-C50C-407E-A947-70E740481C1C}">
                                <a14:useLocalDpi xmlns:a14="http://schemas.microsoft.com/office/drawing/2010/main" val="0"/>
                              </a:ext>
                            </a:extLst>
                          </a:blip>
                          <a:stretch>
                            <a:fillRect/>
                          </a:stretch>
                        </pic:blipFill>
                        <pic:spPr>
                          <a:xfrm>
                            <a:off x="0" y="0"/>
                            <a:ext cx="1152525" cy="668043"/>
                          </a:xfrm>
                          <a:prstGeom prst="rect">
                            <a:avLst/>
                          </a:prstGeom>
                        </pic:spPr>
                      </pic:pic>
                    </a:graphicData>
                  </a:graphic>
                </wp:inline>
              </w:drawing>
            </w:r>
          </w:p>
        </w:tc>
        <w:tc>
          <w:tcPr>
            <w:tcW w:w="759" w:type="pct"/>
            <w:vAlign w:val="center"/>
          </w:tcPr>
          <w:p w14:paraId="5BEBCFA3" w14:textId="77777777" w:rsidR="00CA47C3" w:rsidRPr="00085F48" w:rsidRDefault="00CA47C3" w:rsidP="00202EF4">
            <w:pPr>
              <w:ind w:firstLine="0"/>
              <w:jc w:val="center"/>
              <w:rPr>
                <w:sz w:val="14"/>
                <w:szCs w:val="14"/>
              </w:rPr>
            </w:pPr>
            <w:r>
              <w:rPr>
                <w:sz w:val="14"/>
                <w:szCs w:val="14"/>
              </w:rPr>
              <w:t>500-12000</w:t>
            </w:r>
          </w:p>
        </w:tc>
        <w:tc>
          <w:tcPr>
            <w:tcW w:w="374" w:type="pct"/>
            <w:vAlign w:val="center"/>
          </w:tcPr>
          <w:p w14:paraId="5BEBCFA4" w14:textId="77777777" w:rsidR="00CA47C3" w:rsidRPr="00085F48" w:rsidRDefault="00CA47C3" w:rsidP="00202EF4">
            <w:pPr>
              <w:ind w:firstLine="0"/>
              <w:jc w:val="center"/>
              <w:rPr>
                <w:sz w:val="14"/>
                <w:szCs w:val="14"/>
              </w:rPr>
            </w:pPr>
            <w:r>
              <w:rPr>
                <w:sz w:val="14"/>
                <w:szCs w:val="14"/>
              </w:rPr>
              <w:t>99</w:t>
            </w:r>
          </w:p>
        </w:tc>
        <w:tc>
          <w:tcPr>
            <w:tcW w:w="580" w:type="pct"/>
            <w:vAlign w:val="center"/>
          </w:tcPr>
          <w:p w14:paraId="5BEBCFA5" w14:textId="77777777" w:rsidR="00CA47C3" w:rsidRPr="00085F48" w:rsidRDefault="00CA47C3" w:rsidP="00202EF4">
            <w:pPr>
              <w:ind w:firstLine="0"/>
              <w:jc w:val="center"/>
              <w:rPr>
                <w:sz w:val="14"/>
                <w:szCs w:val="14"/>
              </w:rPr>
            </w:pPr>
            <w:r>
              <w:rPr>
                <w:sz w:val="14"/>
                <w:szCs w:val="14"/>
              </w:rPr>
              <w:t>1</w:t>
            </w:r>
          </w:p>
        </w:tc>
        <w:tc>
          <w:tcPr>
            <w:tcW w:w="401" w:type="pct"/>
            <w:vAlign w:val="center"/>
          </w:tcPr>
          <w:p w14:paraId="5BEBCFA6" w14:textId="77777777" w:rsidR="00CA47C3" w:rsidRPr="00085F48" w:rsidRDefault="00CA47C3" w:rsidP="00202EF4">
            <w:pPr>
              <w:ind w:firstLine="0"/>
              <w:jc w:val="center"/>
              <w:rPr>
                <w:sz w:val="14"/>
                <w:szCs w:val="14"/>
              </w:rPr>
            </w:pPr>
            <w:r>
              <w:rPr>
                <w:sz w:val="14"/>
                <w:szCs w:val="14"/>
              </w:rPr>
              <w:t>60-120</w:t>
            </w:r>
          </w:p>
        </w:tc>
        <w:tc>
          <w:tcPr>
            <w:tcW w:w="580" w:type="pct"/>
            <w:vAlign w:val="center"/>
          </w:tcPr>
          <w:p w14:paraId="5BEBCFA7" w14:textId="77777777" w:rsidR="00CA47C3" w:rsidRPr="00085F48" w:rsidRDefault="00CA47C3" w:rsidP="00202EF4">
            <w:pPr>
              <w:ind w:firstLine="0"/>
              <w:jc w:val="center"/>
              <w:rPr>
                <w:sz w:val="14"/>
                <w:szCs w:val="14"/>
              </w:rPr>
            </w:pPr>
            <w:r>
              <w:rPr>
                <w:sz w:val="14"/>
                <w:szCs w:val="14"/>
              </w:rPr>
              <w:t>0,3-15</w:t>
            </w:r>
          </w:p>
        </w:tc>
      </w:tr>
      <w:tr w:rsidR="00202EF4" w:rsidRPr="00085F48" w14:paraId="5BEBCFB1" w14:textId="77777777" w:rsidTr="59ACAEAB">
        <w:tc>
          <w:tcPr>
            <w:tcW w:w="467" w:type="pct"/>
            <w:vAlign w:val="center"/>
          </w:tcPr>
          <w:p w14:paraId="5BEBCFA9" w14:textId="77777777" w:rsidR="00CA47C3" w:rsidRPr="00085F48" w:rsidRDefault="00CA47C3" w:rsidP="00202EF4">
            <w:pPr>
              <w:ind w:firstLine="0"/>
              <w:jc w:val="center"/>
              <w:rPr>
                <w:sz w:val="14"/>
                <w:szCs w:val="14"/>
              </w:rPr>
            </w:pPr>
            <w:r>
              <w:rPr>
                <w:sz w:val="14"/>
                <w:szCs w:val="14"/>
              </w:rPr>
              <w:t xml:space="preserve">GEA </w:t>
            </w:r>
            <w:proofErr w:type="spellStart"/>
            <w:r>
              <w:rPr>
                <w:sz w:val="14"/>
                <w:szCs w:val="14"/>
              </w:rPr>
              <w:t>Niro</w:t>
            </w:r>
            <w:proofErr w:type="spellEnd"/>
            <w:r>
              <w:rPr>
                <w:sz w:val="14"/>
                <w:szCs w:val="14"/>
              </w:rPr>
              <w:t>, Dinamarca</w:t>
            </w:r>
          </w:p>
        </w:tc>
        <w:tc>
          <w:tcPr>
            <w:tcW w:w="462" w:type="pct"/>
            <w:vAlign w:val="center"/>
          </w:tcPr>
          <w:p w14:paraId="5BEBCFAA" w14:textId="77777777" w:rsidR="00CA47C3" w:rsidRPr="00085F48" w:rsidRDefault="00CA47C3" w:rsidP="00202EF4">
            <w:pPr>
              <w:ind w:firstLine="0"/>
              <w:jc w:val="center"/>
              <w:rPr>
                <w:sz w:val="14"/>
                <w:szCs w:val="14"/>
              </w:rPr>
            </w:pPr>
            <w:r>
              <w:rPr>
                <w:sz w:val="14"/>
                <w:szCs w:val="14"/>
              </w:rPr>
              <w:t xml:space="preserve">Extractor </w:t>
            </w:r>
            <w:proofErr w:type="spellStart"/>
            <w:r>
              <w:rPr>
                <w:sz w:val="14"/>
                <w:szCs w:val="14"/>
              </w:rPr>
              <w:t>Contex</w:t>
            </w:r>
            <w:r>
              <w:rPr>
                <w:sz w:val="14"/>
                <w:szCs w:val="14"/>
                <w:vertAlign w:val="superscript"/>
              </w:rPr>
              <w:t>TM</w:t>
            </w:r>
            <w:proofErr w:type="spellEnd"/>
          </w:p>
        </w:tc>
        <w:tc>
          <w:tcPr>
            <w:tcW w:w="1377" w:type="pct"/>
            <w:vAlign w:val="center"/>
          </w:tcPr>
          <w:p w14:paraId="5BEBCFAB" w14:textId="77777777" w:rsidR="00CA47C3" w:rsidRPr="00085F48" w:rsidRDefault="00202EF4" w:rsidP="00202EF4">
            <w:pPr>
              <w:ind w:firstLine="0"/>
              <w:jc w:val="center"/>
              <w:rPr>
                <w:sz w:val="14"/>
                <w:szCs w:val="14"/>
              </w:rPr>
            </w:pPr>
            <w:r>
              <w:rPr>
                <w:noProof/>
                <w:lang w:eastAsia="es-ES"/>
              </w:rPr>
              <w:drawing>
                <wp:inline distT="0" distB="0" distL="0" distR="0" wp14:anchorId="5BEBD16D" wp14:editId="5BEBD16E">
                  <wp:extent cx="1438275" cy="853149"/>
                  <wp:effectExtent l="0" t="0" r="0" b="4445"/>
                  <wp:docPr id="459215711" name="Imagen 459215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email">
                            <a:extLst>
                              <a:ext uri="{28A0092B-C50C-407E-A947-70E740481C1C}">
                                <a14:useLocalDpi xmlns:a14="http://schemas.microsoft.com/office/drawing/2010/main" val="0"/>
                              </a:ext>
                            </a:extLst>
                          </a:blip>
                          <a:stretch>
                            <a:fillRect/>
                          </a:stretch>
                        </pic:blipFill>
                        <pic:spPr>
                          <a:xfrm>
                            <a:off x="0" y="0"/>
                            <a:ext cx="1438275" cy="853149"/>
                          </a:xfrm>
                          <a:prstGeom prst="rect">
                            <a:avLst/>
                          </a:prstGeom>
                        </pic:spPr>
                      </pic:pic>
                    </a:graphicData>
                  </a:graphic>
                </wp:inline>
              </w:drawing>
            </w:r>
          </w:p>
        </w:tc>
        <w:tc>
          <w:tcPr>
            <w:tcW w:w="759" w:type="pct"/>
            <w:vAlign w:val="center"/>
          </w:tcPr>
          <w:p w14:paraId="5BEBCFAC" w14:textId="77777777" w:rsidR="00CA47C3" w:rsidRPr="00085F48" w:rsidRDefault="00CA47C3" w:rsidP="00202EF4">
            <w:pPr>
              <w:ind w:firstLine="0"/>
              <w:jc w:val="center"/>
              <w:rPr>
                <w:sz w:val="14"/>
                <w:szCs w:val="14"/>
              </w:rPr>
            </w:pPr>
            <w:r>
              <w:rPr>
                <w:sz w:val="14"/>
                <w:szCs w:val="14"/>
              </w:rPr>
              <w:t>12-24</w:t>
            </w:r>
          </w:p>
        </w:tc>
        <w:tc>
          <w:tcPr>
            <w:tcW w:w="374" w:type="pct"/>
            <w:vAlign w:val="center"/>
          </w:tcPr>
          <w:p w14:paraId="5BEBCFAD" w14:textId="77777777" w:rsidR="00CA47C3" w:rsidRPr="00085F48" w:rsidRDefault="00CA47C3" w:rsidP="00202EF4">
            <w:pPr>
              <w:ind w:firstLine="0"/>
              <w:jc w:val="center"/>
              <w:rPr>
                <w:sz w:val="14"/>
                <w:szCs w:val="14"/>
              </w:rPr>
            </w:pPr>
            <w:r>
              <w:rPr>
                <w:sz w:val="14"/>
                <w:szCs w:val="14"/>
              </w:rPr>
              <w:t>&gt;90</w:t>
            </w:r>
          </w:p>
        </w:tc>
        <w:tc>
          <w:tcPr>
            <w:tcW w:w="580" w:type="pct"/>
            <w:vAlign w:val="center"/>
          </w:tcPr>
          <w:p w14:paraId="5BEBCFAE" w14:textId="77777777" w:rsidR="00CA47C3" w:rsidRPr="00085F48" w:rsidRDefault="00CA47C3" w:rsidP="00202EF4">
            <w:pPr>
              <w:ind w:firstLine="0"/>
              <w:jc w:val="center"/>
              <w:rPr>
                <w:sz w:val="14"/>
                <w:szCs w:val="14"/>
              </w:rPr>
            </w:pPr>
            <w:r>
              <w:rPr>
                <w:sz w:val="14"/>
                <w:szCs w:val="14"/>
              </w:rPr>
              <w:t>6</w:t>
            </w:r>
          </w:p>
        </w:tc>
        <w:tc>
          <w:tcPr>
            <w:tcW w:w="401" w:type="pct"/>
            <w:vAlign w:val="center"/>
          </w:tcPr>
          <w:p w14:paraId="5BEBCFAF" w14:textId="77777777" w:rsidR="00CA47C3" w:rsidRPr="00085F48" w:rsidRDefault="00CA47C3" w:rsidP="00202EF4">
            <w:pPr>
              <w:ind w:firstLine="0"/>
              <w:jc w:val="center"/>
              <w:rPr>
                <w:sz w:val="14"/>
                <w:szCs w:val="14"/>
              </w:rPr>
            </w:pPr>
            <w:r>
              <w:rPr>
                <w:sz w:val="14"/>
                <w:szCs w:val="14"/>
              </w:rPr>
              <w:t>30-120</w:t>
            </w:r>
          </w:p>
        </w:tc>
        <w:tc>
          <w:tcPr>
            <w:tcW w:w="580" w:type="pct"/>
            <w:vAlign w:val="center"/>
          </w:tcPr>
          <w:p w14:paraId="5BEBCFB0" w14:textId="77777777" w:rsidR="00CA47C3" w:rsidRPr="00085F48" w:rsidRDefault="00CA47C3" w:rsidP="00202EF4">
            <w:pPr>
              <w:ind w:firstLine="0"/>
              <w:jc w:val="center"/>
              <w:rPr>
                <w:sz w:val="14"/>
                <w:szCs w:val="14"/>
              </w:rPr>
            </w:pPr>
            <w:r>
              <w:rPr>
                <w:sz w:val="14"/>
                <w:szCs w:val="14"/>
              </w:rPr>
              <w:t>0,9-50</w:t>
            </w:r>
          </w:p>
        </w:tc>
      </w:tr>
      <w:tr w:rsidR="00202EF4" w:rsidRPr="00085F48" w14:paraId="5BEBCFBA" w14:textId="77777777" w:rsidTr="59ACAEAB">
        <w:tc>
          <w:tcPr>
            <w:tcW w:w="467" w:type="pct"/>
            <w:vAlign w:val="center"/>
          </w:tcPr>
          <w:p w14:paraId="5BEBCFB2" w14:textId="77777777" w:rsidR="00CA47C3" w:rsidRPr="00085F48" w:rsidRDefault="00CA47C3" w:rsidP="00202EF4">
            <w:pPr>
              <w:ind w:firstLine="0"/>
              <w:jc w:val="center"/>
              <w:rPr>
                <w:sz w:val="14"/>
                <w:szCs w:val="14"/>
              </w:rPr>
            </w:pPr>
            <w:proofErr w:type="spellStart"/>
            <w:r>
              <w:rPr>
                <w:sz w:val="14"/>
                <w:szCs w:val="14"/>
              </w:rPr>
              <w:t>Harburg-Freudenberger</w:t>
            </w:r>
            <w:proofErr w:type="spellEnd"/>
            <w:r>
              <w:rPr>
                <w:sz w:val="14"/>
                <w:szCs w:val="14"/>
              </w:rPr>
              <w:t>, Alemania</w:t>
            </w:r>
          </w:p>
        </w:tc>
        <w:tc>
          <w:tcPr>
            <w:tcW w:w="462" w:type="pct"/>
            <w:vAlign w:val="center"/>
          </w:tcPr>
          <w:p w14:paraId="5BEBCFB3" w14:textId="77777777" w:rsidR="00CA47C3" w:rsidRPr="00085F48" w:rsidRDefault="00CA47C3" w:rsidP="00202EF4">
            <w:pPr>
              <w:ind w:firstLine="0"/>
              <w:jc w:val="center"/>
              <w:rPr>
                <w:sz w:val="14"/>
                <w:szCs w:val="14"/>
              </w:rPr>
            </w:pPr>
            <w:r>
              <w:rPr>
                <w:sz w:val="14"/>
                <w:szCs w:val="14"/>
              </w:rPr>
              <w:t xml:space="preserve">Extractor de </w:t>
            </w:r>
            <w:proofErr w:type="spellStart"/>
            <w:r>
              <w:rPr>
                <w:sz w:val="14"/>
                <w:szCs w:val="14"/>
              </w:rPr>
              <w:t>carrusel</w:t>
            </w:r>
            <w:r>
              <w:rPr>
                <w:sz w:val="14"/>
                <w:szCs w:val="14"/>
                <w:vertAlign w:val="superscript"/>
              </w:rPr>
              <w:t>TM</w:t>
            </w:r>
            <w:proofErr w:type="spellEnd"/>
          </w:p>
        </w:tc>
        <w:tc>
          <w:tcPr>
            <w:tcW w:w="1377" w:type="pct"/>
            <w:vAlign w:val="center"/>
          </w:tcPr>
          <w:p w14:paraId="5BEBCFB4" w14:textId="77777777" w:rsidR="00CA47C3" w:rsidRPr="00085F48" w:rsidRDefault="00202EF4" w:rsidP="00202EF4">
            <w:pPr>
              <w:ind w:firstLine="0"/>
              <w:jc w:val="center"/>
              <w:rPr>
                <w:sz w:val="14"/>
                <w:szCs w:val="14"/>
              </w:rPr>
            </w:pPr>
            <w:r>
              <w:rPr>
                <w:noProof/>
                <w:lang w:eastAsia="es-ES"/>
              </w:rPr>
              <w:drawing>
                <wp:inline distT="0" distB="0" distL="0" distR="0" wp14:anchorId="5BEBD16F" wp14:editId="5BEBD170">
                  <wp:extent cx="1230944" cy="1009650"/>
                  <wp:effectExtent l="0" t="0" r="7620" b="0"/>
                  <wp:docPr id="1890146795" name="Imagen 1890146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email">
                            <a:extLst>
                              <a:ext uri="{28A0092B-C50C-407E-A947-70E740481C1C}">
                                <a14:useLocalDpi xmlns:a14="http://schemas.microsoft.com/office/drawing/2010/main" val="0"/>
                              </a:ext>
                            </a:extLst>
                          </a:blip>
                          <a:stretch>
                            <a:fillRect/>
                          </a:stretch>
                        </pic:blipFill>
                        <pic:spPr>
                          <a:xfrm>
                            <a:off x="0" y="0"/>
                            <a:ext cx="1230944" cy="1009650"/>
                          </a:xfrm>
                          <a:prstGeom prst="rect">
                            <a:avLst/>
                          </a:prstGeom>
                        </pic:spPr>
                      </pic:pic>
                    </a:graphicData>
                  </a:graphic>
                </wp:inline>
              </w:drawing>
            </w:r>
          </w:p>
        </w:tc>
        <w:tc>
          <w:tcPr>
            <w:tcW w:w="759" w:type="pct"/>
            <w:vAlign w:val="center"/>
          </w:tcPr>
          <w:p w14:paraId="5BEBCFB5" w14:textId="77777777" w:rsidR="00CA47C3" w:rsidRPr="00085F48" w:rsidRDefault="00CA47C3" w:rsidP="00202EF4">
            <w:pPr>
              <w:ind w:firstLine="0"/>
              <w:jc w:val="center"/>
              <w:rPr>
                <w:sz w:val="14"/>
                <w:szCs w:val="14"/>
              </w:rPr>
            </w:pPr>
            <w:r>
              <w:rPr>
                <w:sz w:val="14"/>
                <w:szCs w:val="14"/>
              </w:rPr>
              <w:t>50-5000</w:t>
            </w:r>
          </w:p>
        </w:tc>
        <w:tc>
          <w:tcPr>
            <w:tcW w:w="374" w:type="pct"/>
            <w:vAlign w:val="center"/>
          </w:tcPr>
          <w:p w14:paraId="5BEBCFB6" w14:textId="77777777" w:rsidR="00CA47C3" w:rsidRPr="00085F48" w:rsidRDefault="00CA47C3" w:rsidP="00202EF4">
            <w:pPr>
              <w:ind w:firstLine="0"/>
              <w:jc w:val="center"/>
              <w:rPr>
                <w:sz w:val="14"/>
                <w:szCs w:val="14"/>
              </w:rPr>
            </w:pPr>
            <w:r>
              <w:rPr>
                <w:sz w:val="14"/>
                <w:szCs w:val="14"/>
              </w:rPr>
              <w:t>92-98</w:t>
            </w:r>
          </w:p>
        </w:tc>
        <w:tc>
          <w:tcPr>
            <w:tcW w:w="580" w:type="pct"/>
            <w:vAlign w:val="center"/>
          </w:tcPr>
          <w:p w14:paraId="5BEBCFB7" w14:textId="77777777" w:rsidR="00CA47C3" w:rsidRPr="00085F48" w:rsidRDefault="00CA47C3" w:rsidP="00202EF4">
            <w:pPr>
              <w:ind w:firstLine="0"/>
              <w:jc w:val="center"/>
              <w:rPr>
                <w:sz w:val="14"/>
                <w:szCs w:val="14"/>
              </w:rPr>
            </w:pPr>
            <w:r>
              <w:rPr>
                <w:sz w:val="14"/>
                <w:szCs w:val="14"/>
              </w:rPr>
              <w:t>0,85-1</w:t>
            </w:r>
          </w:p>
        </w:tc>
        <w:tc>
          <w:tcPr>
            <w:tcW w:w="401" w:type="pct"/>
            <w:vAlign w:val="center"/>
          </w:tcPr>
          <w:p w14:paraId="5BEBCFB8" w14:textId="77777777" w:rsidR="00CA47C3" w:rsidRPr="00085F48" w:rsidRDefault="00CA47C3" w:rsidP="00202EF4">
            <w:pPr>
              <w:ind w:firstLine="0"/>
              <w:jc w:val="center"/>
              <w:rPr>
                <w:sz w:val="14"/>
                <w:szCs w:val="14"/>
              </w:rPr>
            </w:pPr>
            <w:r>
              <w:rPr>
                <w:sz w:val="14"/>
                <w:szCs w:val="14"/>
              </w:rPr>
              <w:t>30-90</w:t>
            </w:r>
          </w:p>
        </w:tc>
        <w:tc>
          <w:tcPr>
            <w:tcW w:w="580" w:type="pct"/>
            <w:vAlign w:val="center"/>
          </w:tcPr>
          <w:p w14:paraId="5BEBCFB9" w14:textId="77777777" w:rsidR="00CA47C3" w:rsidRPr="00085F48" w:rsidRDefault="00CA47C3" w:rsidP="00202EF4">
            <w:pPr>
              <w:ind w:firstLine="0"/>
              <w:jc w:val="center"/>
              <w:rPr>
                <w:sz w:val="14"/>
                <w:szCs w:val="14"/>
              </w:rPr>
            </w:pPr>
            <w:r>
              <w:rPr>
                <w:sz w:val="14"/>
                <w:szCs w:val="14"/>
              </w:rPr>
              <w:t>-</w:t>
            </w:r>
          </w:p>
        </w:tc>
      </w:tr>
      <w:tr w:rsidR="00202EF4" w:rsidRPr="00085F48" w14:paraId="5BEBCFC3" w14:textId="77777777" w:rsidTr="59ACAEAB">
        <w:tc>
          <w:tcPr>
            <w:tcW w:w="467" w:type="pct"/>
            <w:vAlign w:val="center"/>
          </w:tcPr>
          <w:p w14:paraId="5BEBCFBB" w14:textId="77777777" w:rsidR="00CA47C3" w:rsidRPr="00085F48" w:rsidRDefault="00CA47C3" w:rsidP="00202EF4">
            <w:pPr>
              <w:ind w:firstLine="0"/>
              <w:jc w:val="center"/>
              <w:rPr>
                <w:sz w:val="14"/>
                <w:szCs w:val="14"/>
              </w:rPr>
            </w:pPr>
            <w:proofErr w:type="spellStart"/>
            <w:r>
              <w:rPr>
                <w:sz w:val="14"/>
                <w:szCs w:val="14"/>
              </w:rPr>
              <w:t>Lurgi</w:t>
            </w:r>
            <w:proofErr w:type="spellEnd"/>
            <w:r>
              <w:rPr>
                <w:sz w:val="14"/>
                <w:szCs w:val="14"/>
              </w:rPr>
              <w:t>, Alemania</w:t>
            </w:r>
          </w:p>
        </w:tc>
        <w:tc>
          <w:tcPr>
            <w:tcW w:w="462" w:type="pct"/>
            <w:vAlign w:val="center"/>
          </w:tcPr>
          <w:p w14:paraId="5BEBCFBC" w14:textId="77777777" w:rsidR="00CA47C3" w:rsidRPr="00085F48" w:rsidRDefault="00CA47C3" w:rsidP="00202EF4">
            <w:pPr>
              <w:ind w:firstLine="0"/>
              <w:jc w:val="center"/>
              <w:rPr>
                <w:sz w:val="14"/>
                <w:szCs w:val="14"/>
              </w:rPr>
            </w:pPr>
            <w:r>
              <w:rPr>
                <w:sz w:val="14"/>
                <w:szCs w:val="14"/>
              </w:rPr>
              <w:t xml:space="preserve">Extractor de celda </w:t>
            </w:r>
            <w:proofErr w:type="spellStart"/>
            <w:r>
              <w:rPr>
                <w:sz w:val="14"/>
                <w:szCs w:val="14"/>
              </w:rPr>
              <w:t>deslizante</w:t>
            </w:r>
            <w:r>
              <w:rPr>
                <w:sz w:val="14"/>
                <w:szCs w:val="14"/>
                <w:vertAlign w:val="superscript"/>
              </w:rPr>
              <w:t>TM</w:t>
            </w:r>
            <w:proofErr w:type="spellEnd"/>
          </w:p>
        </w:tc>
        <w:tc>
          <w:tcPr>
            <w:tcW w:w="1377" w:type="pct"/>
            <w:vAlign w:val="center"/>
          </w:tcPr>
          <w:p w14:paraId="5BEBCFBD" w14:textId="77777777" w:rsidR="00CA47C3" w:rsidRPr="00085F48" w:rsidRDefault="00202EF4" w:rsidP="00202EF4">
            <w:pPr>
              <w:ind w:firstLine="0"/>
              <w:jc w:val="center"/>
              <w:rPr>
                <w:sz w:val="14"/>
                <w:szCs w:val="14"/>
              </w:rPr>
            </w:pPr>
            <w:r>
              <w:rPr>
                <w:noProof/>
                <w:lang w:eastAsia="es-ES"/>
              </w:rPr>
              <w:drawing>
                <wp:inline distT="0" distB="0" distL="0" distR="0" wp14:anchorId="5BEBD171" wp14:editId="5BEBD172">
                  <wp:extent cx="1333500" cy="898487"/>
                  <wp:effectExtent l="0" t="0" r="0" b="0"/>
                  <wp:docPr id="1910650846" name="Imagen 1910650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email">
                            <a:extLst>
                              <a:ext uri="{28A0092B-C50C-407E-A947-70E740481C1C}">
                                <a14:useLocalDpi xmlns:a14="http://schemas.microsoft.com/office/drawing/2010/main" val="0"/>
                              </a:ext>
                            </a:extLst>
                          </a:blip>
                          <a:stretch>
                            <a:fillRect/>
                          </a:stretch>
                        </pic:blipFill>
                        <pic:spPr>
                          <a:xfrm>
                            <a:off x="0" y="0"/>
                            <a:ext cx="1333500" cy="898487"/>
                          </a:xfrm>
                          <a:prstGeom prst="rect">
                            <a:avLst/>
                          </a:prstGeom>
                        </pic:spPr>
                      </pic:pic>
                    </a:graphicData>
                  </a:graphic>
                </wp:inline>
              </w:drawing>
            </w:r>
          </w:p>
        </w:tc>
        <w:tc>
          <w:tcPr>
            <w:tcW w:w="759" w:type="pct"/>
            <w:vAlign w:val="center"/>
          </w:tcPr>
          <w:p w14:paraId="5BEBCFBE" w14:textId="77777777" w:rsidR="00CA47C3" w:rsidRPr="00085F48" w:rsidRDefault="00CA47C3" w:rsidP="00202EF4">
            <w:pPr>
              <w:ind w:firstLine="0"/>
              <w:jc w:val="center"/>
              <w:rPr>
                <w:sz w:val="14"/>
                <w:szCs w:val="14"/>
              </w:rPr>
            </w:pPr>
            <w:r>
              <w:rPr>
                <w:sz w:val="14"/>
                <w:szCs w:val="14"/>
              </w:rPr>
              <w:t>100-5000</w:t>
            </w:r>
          </w:p>
        </w:tc>
        <w:tc>
          <w:tcPr>
            <w:tcW w:w="374" w:type="pct"/>
            <w:vAlign w:val="center"/>
          </w:tcPr>
          <w:p w14:paraId="5BEBCFBF" w14:textId="77777777" w:rsidR="00CA47C3" w:rsidRPr="00085F48" w:rsidRDefault="00CA47C3" w:rsidP="00202EF4">
            <w:pPr>
              <w:ind w:firstLine="0"/>
              <w:jc w:val="center"/>
              <w:rPr>
                <w:sz w:val="14"/>
                <w:szCs w:val="14"/>
              </w:rPr>
            </w:pPr>
            <w:r>
              <w:rPr>
                <w:sz w:val="14"/>
                <w:szCs w:val="14"/>
              </w:rPr>
              <w:t>98-99</w:t>
            </w:r>
          </w:p>
        </w:tc>
        <w:tc>
          <w:tcPr>
            <w:tcW w:w="580" w:type="pct"/>
            <w:vAlign w:val="center"/>
          </w:tcPr>
          <w:p w14:paraId="5BEBCFC0" w14:textId="77777777" w:rsidR="00CA47C3" w:rsidRPr="00085F48" w:rsidRDefault="00CA47C3" w:rsidP="00202EF4">
            <w:pPr>
              <w:ind w:firstLine="0"/>
              <w:jc w:val="center"/>
              <w:rPr>
                <w:sz w:val="14"/>
                <w:szCs w:val="14"/>
              </w:rPr>
            </w:pPr>
            <w:r>
              <w:rPr>
                <w:sz w:val="14"/>
                <w:szCs w:val="14"/>
              </w:rPr>
              <w:t>-</w:t>
            </w:r>
          </w:p>
        </w:tc>
        <w:tc>
          <w:tcPr>
            <w:tcW w:w="401" w:type="pct"/>
            <w:vAlign w:val="center"/>
          </w:tcPr>
          <w:p w14:paraId="5BEBCFC1" w14:textId="77777777" w:rsidR="00CA47C3" w:rsidRPr="00085F48" w:rsidRDefault="00CA47C3" w:rsidP="00202EF4">
            <w:pPr>
              <w:ind w:firstLine="0"/>
              <w:jc w:val="center"/>
              <w:rPr>
                <w:sz w:val="14"/>
                <w:szCs w:val="14"/>
              </w:rPr>
            </w:pPr>
            <w:r>
              <w:rPr>
                <w:sz w:val="14"/>
                <w:szCs w:val="14"/>
              </w:rPr>
              <w:t>-</w:t>
            </w:r>
          </w:p>
        </w:tc>
        <w:tc>
          <w:tcPr>
            <w:tcW w:w="580" w:type="pct"/>
            <w:vAlign w:val="center"/>
          </w:tcPr>
          <w:p w14:paraId="5BEBCFC2" w14:textId="77777777" w:rsidR="00CA47C3" w:rsidRPr="00085F48" w:rsidRDefault="00CA47C3" w:rsidP="00202EF4">
            <w:pPr>
              <w:keepNext/>
              <w:ind w:firstLine="0"/>
              <w:jc w:val="center"/>
              <w:rPr>
                <w:sz w:val="14"/>
                <w:szCs w:val="14"/>
              </w:rPr>
            </w:pPr>
            <w:r>
              <w:rPr>
                <w:sz w:val="14"/>
                <w:szCs w:val="14"/>
              </w:rPr>
              <w:t>0,5-20</w:t>
            </w:r>
          </w:p>
        </w:tc>
      </w:tr>
    </w:tbl>
    <w:p w14:paraId="5BEBCFC4" w14:textId="77777777" w:rsidR="00085F48" w:rsidRPr="00A25E5D" w:rsidRDefault="00202EF4" w:rsidP="00202EF4">
      <w:pPr>
        <w:pStyle w:val="Caption"/>
        <w:jc w:val="center"/>
        <w:rPr>
          <w:lang w:val="en-US"/>
        </w:rPr>
      </w:pPr>
      <w:proofErr w:type="spellStart"/>
      <w:r w:rsidRPr="00A25E5D">
        <w:rPr>
          <w:lang w:val="en-US"/>
        </w:rPr>
        <w:t>Tabla</w:t>
      </w:r>
      <w:proofErr w:type="spellEnd"/>
      <w:ins w:id="255" w:author="NN" w:date="2019-02-12T19:20:00Z">
        <w:r w:rsidR="00EB276C">
          <w:rPr>
            <w:lang w:val="en-US"/>
          </w:rPr>
          <w:t xml:space="preserve"> </w:t>
        </w:r>
      </w:ins>
      <w:r w:rsidR="00B00782">
        <w:rPr>
          <w:lang w:val="en-US"/>
        </w:rPr>
        <w:fldChar w:fldCharType="begin"/>
      </w:r>
      <w:r w:rsidR="00113909">
        <w:rPr>
          <w:lang w:val="en-US"/>
        </w:rPr>
        <w:instrText xml:space="preserve"> SEQ Tabla \* ARABIC </w:instrText>
      </w:r>
      <w:r w:rsidR="00B00782">
        <w:rPr>
          <w:lang w:val="en-US"/>
        </w:rPr>
        <w:fldChar w:fldCharType="separate"/>
      </w:r>
      <w:r w:rsidR="00113909">
        <w:rPr>
          <w:noProof/>
          <w:lang w:val="en-US"/>
        </w:rPr>
        <w:t>1</w:t>
      </w:r>
      <w:r w:rsidR="00B00782">
        <w:rPr>
          <w:lang w:val="en-US"/>
        </w:rPr>
        <w:fldChar w:fldCharType="end"/>
      </w:r>
      <w:ins w:id="256" w:author="NN" w:date="2019-02-12T19:19:00Z">
        <w:r w:rsidR="00EB276C">
          <w:rPr>
            <w:lang w:val="en-US"/>
          </w:rPr>
          <w:t xml:space="preserve"> </w:t>
        </w:r>
      </w:ins>
      <w:proofErr w:type="spellStart"/>
      <w:r w:rsidRPr="00A25E5D">
        <w:rPr>
          <w:lang w:val="en-US"/>
        </w:rPr>
        <w:t>Extractores</w:t>
      </w:r>
      <w:proofErr w:type="spellEnd"/>
      <w:ins w:id="257" w:author="NN" w:date="2019-02-12T19:19:00Z">
        <w:r w:rsidR="00EB276C">
          <w:rPr>
            <w:lang w:val="en-US"/>
          </w:rPr>
          <w:t xml:space="preserve"> </w:t>
        </w:r>
      </w:ins>
      <w:proofErr w:type="spellStart"/>
      <w:r w:rsidRPr="00A25E5D">
        <w:rPr>
          <w:lang w:val="en-US"/>
        </w:rPr>
        <w:t>sólido-líquido</w:t>
      </w:r>
      <w:proofErr w:type="spellEnd"/>
      <w:ins w:id="258" w:author="NN" w:date="2019-02-12T19:20:00Z">
        <w:r w:rsidR="00EB276C">
          <w:rPr>
            <w:lang w:val="en-US"/>
          </w:rPr>
          <w:t xml:space="preserve"> </w:t>
        </w:r>
      </w:ins>
      <w:proofErr w:type="spellStart"/>
      <w:r w:rsidRPr="00A25E5D">
        <w:rPr>
          <w:lang w:val="en-US"/>
        </w:rPr>
        <w:t>contracorriente</w:t>
      </w:r>
      <w:proofErr w:type="spellEnd"/>
      <w:r w:rsidR="00A25E5D">
        <w:rPr>
          <w:lang w:val="en-US"/>
        </w:rPr>
        <w:t xml:space="preserve"> -</w:t>
      </w:r>
      <w:r w:rsidR="00A25E5D" w:rsidRPr="00A25E5D">
        <w:rPr>
          <w:lang w:val="en-US"/>
        </w:rPr>
        <w:t xml:space="preserve"> Fuente</w:t>
      </w:r>
      <w:r w:rsidR="00A25E5D">
        <w:rPr>
          <w:lang w:val="en-US"/>
        </w:rPr>
        <w:t>:</w:t>
      </w:r>
      <w:r w:rsidR="00A25E5D" w:rsidRPr="00A25E5D">
        <w:rPr>
          <w:lang w:val="en-US"/>
        </w:rPr>
        <w:t xml:space="preserve"> “A New Approach for Process Development of Plant-Based Extraction Processes</w:t>
      </w:r>
      <w:r w:rsidR="00A25E5D">
        <w:rPr>
          <w:lang w:val="en-US"/>
        </w:rPr>
        <w:t>”</w:t>
      </w:r>
    </w:p>
    <w:p w14:paraId="5BEBCFC5" w14:textId="77777777" w:rsidR="1D1D2373" w:rsidRDefault="1D1D2373" w:rsidP="1D1D2373">
      <w:pPr>
        <w:pStyle w:val="Heading3"/>
      </w:pPr>
      <w:bookmarkStart w:id="259" w:name="_Toc535446900"/>
      <w:r w:rsidRPr="1D1D2373">
        <w:lastRenderedPageBreak/>
        <w:t>Enfoques para el modelado de extracciones de plantas</w:t>
      </w:r>
      <w:bookmarkEnd w:id="259"/>
    </w:p>
    <w:p w14:paraId="5BEBCFC6" w14:textId="77777777" w:rsidR="1D1D2373" w:rsidRDefault="1D1D2373" w:rsidP="1D1D2373">
      <w:pPr>
        <w:pStyle w:val="Heading4"/>
      </w:pPr>
      <w:r w:rsidRPr="1D1D2373">
        <w:t>Modelos estadísticos mediante superficie de respuesta</w:t>
      </w:r>
    </w:p>
    <w:p w14:paraId="5BEBCFC7" w14:textId="77777777" w:rsidR="1D1D2373" w:rsidRDefault="1D1D2373" w:rsidP="1D1D2373">
      <w:r w:rsidRPr="1D1D2373">
        <w:t xml:space="preserve">Estos modelos se utilizan especialmente para procesos de optimización de combinaciones multifactoriales, ayudando a identificar los parámetros significativos en los procesos y poder visualizar sus interacciones mutuas. En el caso de extracciones de plantas, </w:t>
      </w:r>
      <w:r w:rsidR="00CB08B1" w:rsidRPr="1D1D2373">
        <w:t>las superficies de respuesta se utilizan</w:t>
      </w:r>
      <w:r w:rsidRPr="1D1D2373">
        <w:t xml:space="preserve"> para encontrar un valor óptimo de rendimiento de extracción en función de distintas variables, como temperatura, presión, relaciones masa/solvente, entre otras. Estos modelos estadísticos son capaces de describir el proceso solo en un rango predefinido de parámetros mediante el ajuste de datos experimentales y no evidencian información sobre los mecanismos de extracción del material por lo que aportan una base muy restringida pero que permite desarrollar un mejor entendimiento del proceso.</w:t>
      </w:r>
    </w:p>
    <w:p w14:paraId="5BEBCFC8" w14:textId="77777777" w:rsidR="1D1D2373" w:rsidRDefault="1D1D2373" w:rsidP="1D1D2373">
      <w:pPr>
        <w:pStyle w:val="Heading4"/>
      </w:pPr>
      <w:r w:rsidRPr="1D1D2373">
        <w:t>Modelos rigurosos</w:t>
      </w:r>
    </w:p>
    <w:p w14:paraId="5BEBCFC9" w14:textId="77777777" w:rsidR="1D1D2373" w:rsidRDefault="1D1D2373" w:rsidP="1D1D2373">
      <w:r w:rsidRPr="1D1D2373">
        <w:t xml:space="preserve">A diferencia de los anteriores, los modelos rigurosos son modelos matemáticos que se basan en las propiedades fisicoquímicas intrínsecas de los componentes que participan del proceso y ecuaciones diferenciales que describen el mismo, se pueden dividir en aquellos que analizan solo al nivel macroscópico (por ejemplo, al nivel del equipamiento) o aquellos que analizan al nivel microscópico (por </w:t>
      </w:r>
      <w:r w:rsidR="003471CB" w:rsidRPr="1D1D2373">
        <w:t>ejemplo,</w:t>
      </w:r>
      <w:r w:rsidRPr="1D1D2373">
        <w:t xml:space="preserve"> al nivel de una partícula).</w:t>
      </w:r>
    </w:p>
    <w:p w14:paraId="5BEBCFCA" w14:textId="77777777" w:rsidR="1D1D2373" w:rsidRDefault="1D1D2373" w:rsidP="1D1D2373">
      <w:r w:rsidRPr="1D1D2373">
        <w:t xml:space="preserve">El equipamiento puede ser caracterizado por sus dimensiones geométricas y parámetros de proceso. Por </w:t>
      </w:r>
      <w:r w:rsidR="004C1234" w:rsidRPr="1D1D2373">
        <w:t>ejemplo,</w:t>
      </w:r>
      <w:r w:rsidRPr="1D1D2373">
        <w:t xml:space="preserve"> para el caso de una columna</w:t>
      </w:r>
      <w:r w:rsidR="004C1234">
        <w:t>, considerando dispersión axial</w:t>
      </w:r>
      <w:r w:rsidRPr="1D1D2373">
        <w:t>:</w:t>
      </w:r>
    </w:p>
    <w:p w14:paraId="5BEBCFCB" w14:textId="77777777" w:rsidR="004C1234" w:rsidRPr="004C1234" w:rsidRDefault="00D9190D" w:rsidP="00753429">
      <w:pPr>
        <w:keepNext/>
      </w:pPr>
      <m:oMathPara>
        <m:oMath>
          <m:f>
            <m:fPr>
              <m:ctrlPr>
                <w:rPr>
                  <w:rFonts w:ascii="Cambria Math" w:hAnsi="Cambria Math"/>
                  <w:i/>
                </w:rPr>
              </m:ctrlPr>
            </m:fPr>
            <m:num>
              <m:r>
                <w:rPr>
                  <w:rFonts w:ascii="Cambria Math" w:hAnsi="Cambria Math"/>
                </w:rPr>
                <m:t>∂CL</m:t>
              </m:r>
            </m:num>
            <m:den>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ax</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CL</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-ϑ</m:t>
          </m:r>
          <m:f>
            <m:fPr>
              <m:ctrlPr>
                <w:rPr>
                  <w:rFonts w:ascii="Cambria Math" w:hAnsi="Cambria Math"/>
                  <w:i/>
                </w:rPr>
              </m:ctrlPr>
            </m:fPr>
            <m:num>
              <m:r>
                <w:rPr>
                  <w:rFonts w:ascii="Cambria Math" w:hAnsi="Cambria Math"/>
                </w:rPr>
                <m:t>∂CL</m:t>
              </m:r>
            </m:num>
            <m:den>
              <m:r>
                <w:rPr>
                  <w:rFonts w:ascii="Cambria Math" w:hAnsi="Cambria Math"/>
                </w:rPr>
                <m:t>∂x</m:t>
              </m:r>
            </m:den>
          </m:f>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eff</m:t>
              </m:r>
            </m:sub>
          </m:sSub>
          <m:r>
            <w:rPr>
              <w:rFonts w:ascii="Cambria Math" w:hAnsi="Cambria Math"/>
            </w:rPr>
            <m:t>(CS-CL)</m:t>
          </m:r>
        </m:oMath>
      </m:oMathPara>
    </w:p>
    <w:p w14:paraId="5BEBCFCC" w14:textId="77777777" w:rsidR="00753429" w:rsidRDefault="00753429" w:rsidP="00753429">
      <w:pPr>
        <w:pStyle w:val="Caption"/>
        <w:jc w:val="center"/>
      </w:pPr>
      <w:r>
        <w:t xml:space="preserve">Ecuación </w:t>
      </w:r>
      <w:r w:rsidR="00B00782">
        <w:fldChar w:fldCharType="begin"/>
      </w:r>
      <w:r>
        <w:instrText xml:space="preserve"> SEQ Ecuación \* ARABIC </w:instrText>
      </w:r>
      <w:r w:rsidR="00B00782">
        <w:fldChar w:fldCharType="separate"/>
      </w:r>
      <w:r w:rsidR="0082242D">
        <w:rPr>
          <w:noProof/>
        </w:rPr>
        <w:t>3</w:t>
      </w:r>
      <w:r w:rsidR="00B00782">
        <w:fldChar w:fldCharType="end"/>
      </w:r>
    </w:p>
    <w:p w14:paraId="5BEBCFCD" w14:textId="77777777" w:rsidR="00B00782" w:rsidRDefault="00EB276C">
      <w:pPr>
        <w:ind w:firstLine="0"/>
        <w:pPrChange w:id="260" w:author="NN" w:date="2019-02-12T19:24:00Z">
          <w:pPr/>
        </w:pPrChange>
      </w:pPr>
      <w:ins w:id="261" w:author="NN" w:date="2019-02-12T19:24:00Z">
        <w:r>
          <w:t>d</w:t>
        </w:r>
      </w:ins>
      <w:del w:id="262" w:author="NN" w:date="2019-02-12T19:24:00Z">
        <w:r w:rsidR="004C1234" w:rsidDel="00EB276C">
          <w:delText>D</w:delText>
        </w:r>
      </w:del>
      <w:r w:rsidR="004C1234">
        <w:t xml:space="preserve">onde CL, t, </w:t>
      </w:r>
      <w:proofErr w:type="spellStart"/>
      <w:r w:rsidR="004C1234">
        <w:t>Dax</w:t>
      </w:r>
      <w:proofErr w:type="spellEnd"/>
      <w:r w:rsidR="004C1234">
        <w:t xml:space="preserve">, x, </w:t>
      </w:r>
      <m:oMath>
        <m:r>
          <w:rPr>
            <w:rFonts w:ascii="Cambria Math" w:hAnsi="Cambria Math"/>
          </w:rPr>
          <m:t>ϑ</m:t>
        </m:r>
      </m:oMath>
      <w:r w:rsidR="004C1234">
        <w:t xml:space="preserve">, </w:t>
      </w:r>
      <m:oMath>
        <m:sSub>
          <m:sSubPr>
            <m:ctrlPr>
              <w:rPr>
                <w:rFonts w:ascii="Cambria Math" w:hAnsi="Cambria Math"/>
                <w:i/>
              </w:rPr>
            </m:ctrlPr>
          </m:sSubPr>
          <m:e>
            <m:r>
              <w:rPr>
                <w:rFonts w:ascii="Cambria Math" w:hAnsi="Cambria Math"/>
              </w:rPr>
              <m:t>k</m:t>
            </m:r>
          </m:e>
          <m:sub>
            <m:r>
              <w:rPr>
                <w:rFonts w:ascii="Cambria Math" w:hAnsi="Cambria Math"/>
              </w:rPr>
              <m:t>eff</m:t>
            </m:r>
          </m:sub>
        </m:sSub>
      </m:oMath>
      <w:r w:rsidR="004C1234">
        <w:t xml:space="preserve"> y CS son</w:t>
      </w:r>
      <w:ins w:id="263" w:author="NN" w:date="2019-02-12T19:24:00Z">
        <w:r w:rsidRPr="00EB276C">
          <w:t xml:space="preserve"> </w:t>
        </w:r>
        <w:r>
          <w:t>respectivamente</w:t>
        </w:r>
      </w:ins>
      <w:r w:rsidR="004C1234">
        <w:t xml:space="preserve"> la concentración en la solución, la variable tiempo, el coeficiente de dispersión axial, el caudal volumétrico de solvente, la variable del espacio</w:t>
      </w:r>
      <w:ins w:id="264" w:author="NN" w:date="2019-02-12T19:24:00Z">
        <w:r>
          <w:t>,</w:t>
        </w:r>
      </w:ins>
      <w:del w:id="265" w:author="NN" w:date="2019-02-12T19:24:00Z">
        <w:r w:rsidR="004C1234" w:rsidDel="00EB276C">
          <w:delText>.</w:delText>
        </w:r>
      </w:del>
      <w:r w:rsidR="004C1234">
        <w:t xml:space="preserve"> el coeficiente de transferencia de masa efectivo y la concentración en el sólido,</w:t>
      </w:r>
      <w:del w:id="266" w:author="NN" w:date="2019-02-12T19:24:00Z">
        <w:r w:rsidR="004C1234" w:rsidDel="00EB276C">
          <w:delText xml:space="preserve"> respectivamente</w:delText>
        </w:r>
      </w:del>
      <w:r w:rsidR="004C1234">
        <w:t>.</w:t>
      </w:r>
    </w:p>
    <w:p w14:paraId="5BEBCFCE" w14:textId="77777777" w:rsidR="004C1234" w:rsidRDefault="0048087F" w:rsidP="004C1234">
      <w:ins w:id="267" w:author="NN" w:date="2019-02-12T19:25:00Z">
        <w:r>
          <w:t>Para</w:t>
        </w:r>
      </w:ins>
      <w:del w:id="268" w:author="NN" w:date="2019-02-12T19:25:00Z">
        <w:r w:rsidR="004C1234" w:rsidDel="0048087F">
          <w:delText>O</w:delText>
        </w:r>
      </w:del>
      <w:r w:rsidR="004C1234">
        <w:t xml:space="preserve"> un reactor agitado continuamente</w:t>
      </w:r>
      <w:ins w:id="269" w:author="NN" w:date="2019-02-12T19:25:00Z">
        <w:r>
          <w:t>, el modelo básico sería</w:t>
        </w:r>
      </w:ins>
      <w:r w:rsidR="004C1234">
        <w:t>:</w:t>
      </w:r>
    </w:p>
    <w:p w14:paraId="5BEBCFCF" w14:textId="77777777" w:rsidR="004C1234" w:rsidRPr="00753429" w:rsidRDefault="00D9190D" w:rsidP="00753429">
      <w:pPr>
        <w:keepNext/>
      </w:pPr>
      <m:oMathPara>
        <m:oMathParaPr>
          <m:jc m:val="center"/>
        </m:oMathParaPr>
        <m:oMath>
          <m:f>
            <m:fPr>
              <m:ctrlPr>
                <w:rPr>
                  <w:rFonts w:ascii="Cambria Math" w:hAnsi="Cambria Math"/>
                  <w:i/>
                </w:rPr>
              </m:ctrlPr>
            </m:fPr>
            <m:num>
              <m:r>
                <w:rPr>
                  <w:rFonts w:ascii="Cambria Math" w:hAnsi="Cambria Math"/>
                </w:rPr>
                <m:t>∂CL</m:t>
              </m:r>
            </m:num>
            <m:den>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eff</m:t>
              </m:r>
            </m:sub>
          </m:sSub>
          <m:r>
            <w:rPr>
              <w:rFonts w:ascii="Cambria Math" w:hAnsi="Cambria Math"/>
            </w:rPr>
            <m:t>(CS-CL)</m:t>
          </m:r>
        </m:oMath>
      </m:oMathPara>
    </w:p>
    <w:p w14:paraId="5BEBCFD0" w14:textId="77777777" w:rsidR="00753429" w:rsidRDefault="00753429" w:rsidP="00753429">
      <w:pPr>
        <w:pStyle w:val="Caption"/>
        <w:jc w:val="center"/>
      </w:pPr>
      <w:r>
        <w:t xml:space="preserve">Ecuación </w:t>
      </w:r>
      <w:r w:rsidR="00B00782">
        <w:fldChar w:fldCharType="begin"/>
      </w:r>
      <w:r>
        <w:instrText xml:space="preserve"> SEQ Ecuación \* ARABIC </w:instrText>
      </w:r>
      <w:r w:rsidR="00B00782">
        <w:fldChar w:fldCharType="separate"/>
      </w:r>
      <w:r w:rsidR="0082242D">
        <w:rPr>
          <w:noProof/>
        </w:rPr>
        <w:t>4</w:t>
      </w:r>
      <w:r w:rsidR="00B00782">
        <w:fldChar w:fldCharType="end"/>
      </w:r>
    </w:p>
    <w:p w14:paraId="5BEBCFD1" w14:textId="77777777" w:rsidR="1D1D2373" w:rsidRDefault="1D1D2373" w:rsidP="1D1D2373">
      <w:r w:rsidRPr="1D1D2373">
        <w:t>En el caso de los modelos a nivel microscópico,</w:t>
      </w:r>
      <w:r w:rsidR="002A7A30">
        <w:t xml:space="preserve"> los más comunes</w:t>
      </w:r>
      <w:r w:rsidRPr="1D1D2373">
        <w:t xml:space="preserve"> pueden ser divididos en tres tipos distintos:</w:t>
      </w:r>
    </w:p>
    <w:p w14:paraId="5BEBCFD2" w14:textId="77777777" w:rsidR="1D1D2373" w:rsidRDefault="00753429" w:rsidP="1D1D2373">
      <w:pPr>
        <w:pStyle w:val="ListParagraph"/>
        <w:numPr>
          <w:ilvl w:val="0"/>
          <w:numId w:val="2"/>
        </w:numPr>
      </w:pPr>
      <w:r>
        <w:t>Núcleo decreciente:</w:t>
      </w:r>
    </w:p>
    <w:p w14:paraId="5BEBCFD3" w14:textId="77777777" w:rsidR="00B00782" w:rsidRDefault="00753429">
      <w:pPr>
        <w:ind w:left="720" w:firstLine="0"/>
        <w:pPrChange w:id="270" w:author="NN" w:date="2019-02-12T19:26:00Z">
          <w:pPr>
            <w:pStyle w:val="ListParagraph"/>
            <w:numPr>
              <w:ilvl w:val="1"/>
              <w:numId w:val="2"/>
            </w:numPr>
            <w:ind w:left="1080"/>
          </w:pPr>
        </w:pPrChange>
      </w:pPr>
      <w:r>
        <w:t xml:space="preserve">El modelo del núcleo decreciente describe la cinética de extracción asumiendo partículas esféricas de las cuales el soluto se separa comenzando por las moléculas presentes en la superficie de la partícula y el resto que se encuentra dentro de la partícula difunde hacia el exterior a medida que el solvente avanza hacia el centro, por lo que el frente de moléculas de </w:t>
      </w:r>
      <w:r>
        <w:lastRenderedPageBreak/>
        <w:t>soluto disminuye en sentido al centro de la partícula, donde este se asemeja a un núcleo disminuyendo su tamaño. El proceso se considera finalizado cuando el radio del núcleo es igual a cero y puede describirse mediante la siguiente ecuación:</w:t>
      </w:r>
    </w:p>
    <w:p w14:paraId="5BEBCFD4" w14:textId="77777777" w:rsidR="00753429" w:rsidRPr="00753429" w:rsidRDefault="00D9190D" w:rsidP="00237347">
      <w:pPr>
        <w:pStyle w:val="ListParagraph"/>
        <w:keepNext/>
        <w:numPr>
          <w:ilvl w:val="0"/>
          <w:numId w:val="0"/>
        </w:numPr>
        <w:ind w:left="360"/>
      </w:pPr>
      <m:oMathPara>
        <m:oMathParaPr>
          <m:jc m:val="center"/>
        </m:oMathParaPr>
        <m:oMath>
          <m:f>
            <m:fPr>
              <m:ctrlPr>
                <w:rPr>
                  <w:rFonts w:ascii="Cambria Math" w:hAnsi="Cambria Math"/>
                  <w:i/>
                </w:rPr>
              </m:ctrlPr>
            </m:fPr>
            <m:num>
              <m:r>
                <w:rPr>
                  <w:rFonts w:ascii="Cambria Math" w:hAnsi="Cambria Math"/>
                </w:rPr>
                <m:t>∂q</m:t>
              </m:r>
            </m:num>
            <m:den>
              <m:r>
                <w:rPr>
                  <w:rFonts w:ascii="Cambria Math" w:hAnsi="Cambria Math"/>
                </w:rPr>
                <m:t>∂t</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3k</m:t>
                  </m:r>
                </m:e>
                <m:sub>
                  <m:r>
                    <w:rPr>
                      <w:rFonts w:ascii="Cambria Math" w:hAnsi="Cambria Math"/>
                    </w:rPr>
                    <m:t>f</m:t>
                  </m:r>
                </m:sub>
              </m:sSub>
            </m:num>
            <m:den>
              <m:r>
                <w:rPr>
                  <w:rFonts w:ascii="Cambria Math" w:hAnsi="Cambria Math"/>
                </w:rPr>
                <m:t>r</m:t>
              </m:r>
            </m:den>
          </m:f>
          <m:r>
            <w:rPr>
              <w:rFonts w:ascii="Cambria Math" w:hAnsi="Cambria Math"/>
            </w:rPr>
            <m:t>(CL-CS(r))</m:t>
          </m:r>
        </m:oMath>
      </m:oMathPara>
    </w:p>
    <w:p w14:paraId="5BEBCFD5" w14:textId="77777777" w:rsidR="00753429" w:rsidRDefault="00237347" w:rsidP="00237347">
      <w:pPr>
        <w:pStyle w:val="Caption"/>
        <w:jc w:val="center"/>
      </w:pPr>
      <w:r>
        <w:t xml:space="preserve">Ecuación </w:t>
      </w:r>
      <w:r w:rsidR="00B00782">
        <w:fldChar w:fldCharType="begin"/>
      </w:r>
      <w:r>
        <w:instrText xml:space="preserve"> SEQ Ecuación \* ARABIC </w:instrText>
      </w:r>
      <w:r w:rsidR="00B00782">
        <w:fldChar w:fldCharType="separate"/>
      </w:r>
      <w:r w:rsidR="0082242D">
        <w:rPr>
          <w:noProof/>
        </w:rPr>
        <w:t>5</w:t>
      </w:r>
      <w:r w:rsidR="00B00782">
        <w:fldChar w:fldCharType="end"/>
      </w:r>
    </w:p>
    <w:p w14:paraId="5BEBCFD6" w14:textId="77777777" w:rsidR="00B00782" w:rsidRDefault="0048087F">
      <w:pPr>
        <w:ind w:left="993" w:firstLine="0"/>
        <w:pPrChange w:id="271" w:author="NN" w:date="2019-02-12T19:25:00Z">
          <w:pPr>
            <w:ind w:left="1134" w:hanging="141"/>
          </w:pPr>
        </w:pPrChange>
      </w:pPr>
      <w:ins w:id="272" w:author="NN" w:date="2019-02-12T19:26:00Z">
        <w:r>
          <w:t>d</w:t>
        </w:r>
      </w:ins>
      <w:del w:id="273" w:author="NN" w:date="2019-02-12T19:25:00Z">
        <w:r w:rsidR="00237347" w:rsidDel="0048087F">
          <w:tab/>
          <w:delText xml:space="preserve"> </w:delText>
        </w:r>
      </w:del>
      <w:del w:id="274" w:author="NN" w:date="2019-02-12T19:26:00Z">
        <w:r w:rsidR="00237347" w:rsidDel="0048087F">
          <w:delText>D</w:delText>
        </w:r>
      </w:del>
      <w:r w:rsidR="00237347">
        <w:t xml:space="preserve">onde q es la masa de soluto no extraída, r el radio del núcleo y </w:t>
      </w:r>
      <w:proofErr w:type="spellStart"/>
      <w:r w:rsidR="00237347">
        <w:t>kf</w:t>
      </w:r>
      <w:proofErr w:type="spellEnd"/>
      <w:r w:rsidR="00237347">
        <w:t xml:space="preserve"> una constante de </w:t>
      </w:r>
      <w:del w:id="275" w:author="NN" w:date="2019-02-12T19:26:00Z">
        <w:r w:rsidR="00237347" w:rsidDel="0048087F">
          <w:tab/>
        </w:r>
      </w:del>
      <w:r w:rsidR="00237347">
        <w:t>transferencia de masa.</w:t>
      </w:r>
    </w:p>
    <w:p w14:paraId="5BEBCFD7" w14:textId="77777777" w:rsidR="1D1D2373" w:rsidRDefault="1D1D2373" w:rsidP="1D1D2373">
      <w:pPr>
        <w:pStyle w:val="ListParagraph"/>
        <w:numPr>
          <w:ilvl w:val="0"/>
          <w:numId w:val="2"/>
        </w:numPr>
      </w:pPr>
      <w:r w:rsidRPr="1D1D2373">
        <w:t>Células rotas e intactas</w:t>
      </w:r>
      <w:r w:rsidR="00237347">
        <w:t>:</w:t>
      </w:r>
    </w:p>
    <w:p w14:paraId="5BEBCFD8" w14:textId="77777777" w:rsidR="00B00782" w:rsidRDefault="00237347">
      <w:pPr>
        <w:ind w:left="720" w:firstLine="0"/>
        <w:pPrChange w:id="276" w:author="NN" w:date="2019-02-12T19:26:00Z">
          <w:pPr>
            <w:pStyle w:val="ListParagraph"/>
            <w:numPr>
              <w:ilvl w:val="1"/>
              <w:numId w:val="2"/>
            </w:numPr>
            <w:ind w:left="1080"/>
          </w:pPr>
        </w:pPrChange>
      </w:pPr>
      <w:r>
        <w:t>Debido a pretratamientos mecánicos como la molienda algunas de las células que contienen en soluto de interés son destruidas, lo que lleva al modelo de las células rotas e intactas. Este modelo asume que el soluto de las células rotas está más accesible que el de las células intactas</w:t>
      </w:r>
      <w:del w:id="277" w:author="NN" w:date="2019-02-12T19:27:00Z">
        <w:r w:rsidDel="0048087F">
          <w:delText>,</w:delText>
        </w:r>
      </w:del>
      <w:r>
        <w:t xml:space="preserve"> </w:t>
      </w:r>
      <w:del w:id="278" w:author="NN" w:date="2019-02-12T19:27:00Z">
        <w:r w:rsidDel="0048087F">
          <w:delText>el cual</w:delText>
        </w:r>
      </w:del>
      <w:ins w:id="279" w:author="NN" w:date="2019-02-12T19:27:00Z">
        <w:r w:rsidR="0048087F">
          <w:t>donde</w:t>
        </w:r>
      </w:ins>
      <w:r>
        <w:t xml:space="preserve"> debe atravesar la pared celular</w:t>
      </w:r>
      <w:del w:id="280" w:author="NN" w:date="2019-02-12T19:28:00Z">
        <w:r w:rsidDel="0048087F">
          <w:delText xml:space="preserve"> de las mismas</w:delText>
        </w:r>
      </w:del>
      <w:r>
        <w:t>, por lo tanto, las curvas de extracción pueden dividirse e</w:t>
      </w:r>
      <w:commentRangeStart w:id="281"/>
      <w:r>
        <w:t>n tres secciones:</w:t>
      </w:r>
    </w:p>
    <w:p w14:paraId="5BEBCFD9" w14:textId="77777777" w:rsidR="00237347" w:rsidRDefault="00237347" w:rsidP="00237347">
      <w:pPr>
        <w:pStyle w:val="ListParagraph"/>
        <w:numPr>
          <w:ilvl w:val="2"/>
          <w:numId w:val="2"/>
        </w:numPr>
      </w:pPr>
      <w:r>
        <w:t>Velocidad de extracción constante: Las partículas están cubiertas con el soluto libre y la mayor resistencia a la transferencia de masa se encuentra en la fase del solvente.</w:t>
      </w:r>
    </w:p>
    <w:p w14:paraId="5BEBCFDA" w14:textId="77777777" w:rsidR="00237347" w:rsidRDefault="00237347" w:rsidP="00237347">
      <w:pPr>
        <w:pStyle w:val="ListParagraph"/>
        <w:numPr>
          <w:ilvl w:val="2"/>
          <w:numId w:val="2"/>
        </w:numPr>
      </w:pPr>
      <w:r>
        <w:t xml:space="preserve">Velocidad de extracción nula: El soluto libre se disuelve inmediatamente en el solvente de extracción al entrar al extractor y </w:t>
      </w:r>
      <w:r w:rsidR="007449CA">
        <w:t>el soluto ligado comienza a difundir al solvente</w:t>
      </w:r>
      <w:r>
        <w:t>.</w:t>
      </w:r>
    </w:p>
    <w:p w14:paraId="5BEBCFDB" w14:textId="77777777" w:rsidR="00237347" w:rsidRDefault="007449CA" w:rsidP="00237347">
      <w:pPr>
        <w:pStyle w:val="ListParagraph"/>
        <w:numPr>
          <w:ilvl w:val="2"/>
          <w:numId w:val="2"/>
        </w:numPr>
      </w:pPr>
      <w:r>
        <w:t>Velocidad limitada por difusión: El soluto se encuentra totalmente libre y la velocidad de extracción es limitada por la difusión dentro de la partícula.</w:t>
      </w:r>
    </w:p>
    <w:commentRangeEnd w:id="281"/>
    <w:p w14:paraId="5BEBCFDC" w14:textId="77777777" w:rsidR="007449CA" w:rsidRDefault="00395663" w:rsidP="007449CA">
      <w:pPr>
        <w:pStyle w:val="ListParagraph"/>
        <w:numPr>
          <w:ilvl w:val="0"/>
          <w:numId w:val="2"/>
        </w:numPr>
      </w:pPr>
      <w:r>
        <w:rPr>
          <w:rStyle w:val="CommentReference"/>
        </w:rPr>
        <w:commentReference w:id="281"/>
      </w:r>
      <w:r w:rsidR="007449CA">
        <w:t xml:space="preserve">Equilibrio </w:t>
      </w:r>
      <w:r w:rsidR="1D1D2373" w:rsidRPr="1D1D2373">
        <w:t>Adsorción/Desorción</w:t>
      </w:r>
      <w:r w:rsidR="007449CA">
        <w:t>:</w:t>
      </w:r>
    </w:p>
    <w:p w14:paraId="5BEBCFDD" w14:textId="77777777" w:rsidR="00B00782" w:rsidRDefault="007449CA">
      <w:pPr>
        <w:ind w:left="720" w:firstLine="0"/>
        <w:pPrChange w:id="282" w:author="NN" w:date="2019-02-12T19:26:00Z">
          <w:pPr>
            <w:pStyle w:val="ListParagraph"/>
            <w:numPr>
              <w:ilvl w:val="1"/>
              <w:numId w:val="2"/>
            </w:numPr>
            <w:ind w:left="1080"/>
          </w:pPr>
        </w:pPrChange>
      </w:pPr>
      <w:r>
        <w:t xml:space="preserve">Este modelo consiste en asumir que </w:t>
      </w:r>
      <w:r w:rsidR="00792692">
        <w:t>las partículas de sólidos tienen poros a los cuales se encuentra adsorbido el soluto de interés. Para la extracción sólido-líquido el solvente debe difundir a través de la capa externa de la partícula y a través del poro, extrayendo el compuesto y luego retornando a la fase líquida. Este proceso puede ser descripto mediante distintas ecuaciones, donde algunas de ellas son:</w:t>
      </w:r>
    </w:p>
    <w:p w14:paraId="5BEBCFDE" w14:textId="77777777" w:rsidR="00792692" w:rsidRDefault="00792692" w:rsidP="00792692">
      <w:pPr>
        <w:pStyle w:val="ListParagraph"/>
        <w:keepNext/>
        <w:numPr>
          <w:ilvl w:val="0"/>
          <w:numId w:val="0"/>
        </w:numPr>
        <w:ind w:left="360"/>
        <w:jc w:val="center"/>
      </w:pPr>
    </w:p>
    <w:p w14:paraId="5BEBCFDF" w14:textId="77777777" w:rsidR="00792692" w:rsidRPr="00753429" w:rsidRDefault="00792692" w:rsidP="00792692">
      <w:pPr>
        <w:pStyle w:val="ListParagraph"/>
        <w:keepNext/>
        <w:numPr>
          <w:ilvl w:val="0"/>
          <w:numId w:val="0"/>
        </w:numPr>
        <w:ind w:left="360"/>
        <w:jc w:val="center"/>
      </w:pPr>
      <m:oMathPara>
        <m:oMathParaPr>
          <m:jc m:val="center"/>
        </m:oMathParaPr>
        <m:oMath>
          <m:r>
            <w:rPr>
              <w:rFonts w:ascii="Cambria Math" w:hAnsi="Cambria Math"/>
            </w:rPr>
            <m:t>q=K∙CL</m:t>
          </m:r>
        </m:oMath>
      </m:oMathPara>
    </w:p>
    <w:p w14:paraId="5BEBCFE0" w14:textId="77777777" w:rsidR="00792692" w:rsidRDefault="00792692" w:rsidP="00792692">
      <w:pPr>
        <w:pStyle w:val="Caption"/>
        <w:jc w:val="center"/>
      </w:pPr>
      <w:r>
        <w:t xml:space="preserve">Ecuación </w:t>
      </w:r>
      <w:r w:rsidR="00B00782">
        <w:fldChar w:fldCharType="begin"/>
      </w:r>
      <w:r>
        <w:instrText xml:space="preserve"> SEQ Ecuación \* ARABIC </w:instrText>
      </w:r>
      <w:r w:rsidR="00B00782">
        <w:fldChar w:fldCharType="separate"/>
      </w:r>
      <w:r w:rsidR="0082242D">
        <w:rPr>
          <w:noProof/>
        </w:rPr>
        <w:t>6</w:t>
      </w:r>
      <w:r w:rsidR="00B00782">
        <w:fldChar w:fldCharType="end"/>
      </w:r>
      <w:r>
        <w:t xml:space="preserve"> Isoterma de Henry</w:t>
      </w:r>
    </w:p>
    <w:p w14:paraId="5BEBCFE1" w14:textId="77777777" w:rsidR="00792692" w:rsidRDefault="00792692" w:rsidP="00792692">
      <w:pPr>
        <w:pStyle w:val="ListParagraph"/>
        <w:keepNext/>
        <w:numPr>
          <w:ilvl w:val="0"/>
          <w:numId w:val="0"/>
        </w:numPr>
        <w:ind w:left="360"/>
        <w:jc w:val="center"/>
        <w:rPr>
          <w:i/>
        </w:rPr>
      </w:pPr>
    </w:p>
    <w:p w14:paraId="5BEBCFE2" w14:textId="77777777" w:rsidR="00792692" w:rsidRPr="00753429" w:rsidRDefault="00792692" w:rsidP="00792692">
      <w:pPr>
        <w:pStyle w:val="ListParagraph"/>
        <w:keepNext/>
        <w:numPr>
          <w:ilvl w:val="0"/>
          <w:numId w:val="0"/>
        </w:numPr>
        <w:ind w:left="360"/>
        <w:jc w:val="center"/>
      </w:pPr>
      <m:oMathPara>
        <m:oMathParaPr>
          <m:jc m:val="center"/>
        </m:oMathParaPr>
        <m:oMath>
          <m:r>
            <w:rPr>
              <w:rFonts w:ascii="Cambria Math" w:hAnsi="Cambria Math"/>
            </w:rPr>
            <m:t>q=K∙C</m:t>
          </m:r>
          <m:sSup>
            <m:sSupPr>
              <m:ctrlPr>
                <w:rPr>
                  <w:rFonts w:ascii="Cambria Math" w:hAnsi="Cambria Math"/>
                  <w:i/>
                </w:rPr>
              </m:ctrlPr>
            </m:sSupPr>
            <m:e>
              <m:r>
                <w:rPr>
                  <w:rFonts w:ascii="Cambria Math" w:hAnsi="Cambria Math"/>
                </w:rPr>
                <m:t>L</m:t>
              </m:r>
            </m:e>
            <m:sup>
              <m:r>
                <w:rPr>
                  <w:rFonts w:ascii="Cambria Math" w:hAnsi="Cambria Math"/>
                </w:rPr>
                <m:t>n</m:t>
              </m:r>
            </m:sup>
          </m:sSup>
        </m:oMath>
      </m:oMathPara>
    </w:p>
    <w:p w14:paraId="5BEBCFE3" w14:textId="77777777" w:rsidR="00792692" w:rsidRDefault="00792692" w:rsidP="00792692">
      <w:pPr>
        <w:pStyle w:val="Caption"/>
        <w:jc w:val="center"/>
      </w:pPr>
      <w:r>
        <w:t xml:space="preserve">Ecuación </w:t>
      </w:r>
      <w:r w:rsidR="00B00782">
        <w:fldChar w:fldCharType="begin"/>
      </w:r>
      <w:r>
        <w:instrText xml:space="preserve"> SEQ Ecuación \* ARABIC </w:instrText>
      </w:r>
      <w:r w:rsidR="00B00782">
        <w:fldChar w:fldCharType="separate"/>
      </w:r>
      <w:r w:rsidR="0082242D">
        <w:rPr>
          <w:noProof/>
        </w:rPr>
        <w:t>7</w:t>
      </w:r>
      <w:r w:rsidR="00B00782">
        <w:fldChar w:fldCharType="end"/>
      </w:r>
      <w:r>
        <w:t xml:space="preserve"> Isoterma de Freundlich</w:t>
      </w:r>
    </w:p>
    <w:p w14:paraId="5BEBCFE4" w14:textId="77777777" w:rsidR="00792692" w:rsidRPr="00753429" w:rsidRDefault="00792692" w:rsidP="00792692">
      <w:pPr>
        <w:pStyle w:val="ListParagraph"/>
        <w:keepNext/>
        <w:numPr>
          <w:ilvl w:val="0"/>
          <w:numId w:val="0"/>
        </w:numPr>
        <w:ind w:left="360"/>
        <w:jc w:val="center"/>
      </w:pPr>
      <m:oMathPara>
        <m:oMathParaPr>
          <m:jc m:val="center"/>
        </m:oMathParaPr>
        <m:oMath>
          <m:r>
            <w:rPr>
              <w:rFonts w:ascii="Cambria Math" w:hAnsi="Cambria Math"/>
            </w:rPr>
            <w:lastRenderedPageBreak/>
            <m:t>q=</m:t>
          </m:r>
          <m:sSub>
            <m:sSubPr>
              <m:ctrlPr>
                <w:rPr>
                  <w:rFonts w:ascii="Cambria Math" w:hAnsi="Cambria Math"/>
                  <w:i/>
                </w:rPr>
              </m:ctrlPr>
            </m:sSubPr>
            <m:e>
              <m:r>
                <w:rPr>
                  <w:rFonts w:ascii="Cambria Math" w:hAnsi="Cambria Math"/>
                </w:rPr>
                <m:t>q</m:t>
              </m:r>
            </m:e>
            <m:sub>
              <m:r>
                <w:rPr>
                  <w:rFonts w:ascii="Cambria Math" w:hAnsi="Cambria Math"/>
                </w:rPr>
                <m:t>max</m:t>
              </m:r>
            </m:sub>
          </m:sSub>
          <m:f>
            <m:fPr>
              <m:ctrlPr>
                <w:rPr>
                  <w:rFonts w:ascii="Cambria Math" w:hAnsi="Cambria Math"/>
                  <w:i/>
                </w:rPr>
              </m:ctrlPr>
            </m:fPr>
            <m:num>
              <m:r>
                <w:rPr>
                  <w:rFonts w:ascii="Cambria Math" w:hAnsi="Cambria Math"/>
                </w:rPr>
                <m:t>K∙CL</m:t>
              </m:r>
            </m:num>
            <m:den>
              <m:r>
                <w:rPr>
                  <w:rFonts w:ascii="Cambria Math" w:hAnsi="Cambria Math"/>
                </w:rPr>
                <m:t>1+K∙CL</m:t>
              </m:r>
            </m:den>
          </m:f>
        </m:oMath>
      </m:oMathPara>
    </w:p>
    <w:p w14:paraId="5BEBCFE5" w14:textId="77777777" w:rsidR="00792692" w:rsidRDefault="00792692" w:rsidP="00792692">
      <w:pPr>
        <w:pStyle w:val="Caption"/>
        <w:jc w:val="center"/>
      </w:pPr>
      <w:r>
        <w:t xml:space="preserve">Ecuación </w:t>
      </w:r>
      <w:r w:rsidR="00B00782">
        <w:fldChar w:fldCharType="begin"/>
      </w:r>
      <w:r>
        <w:instrText xml:space="preserve"> SEQ Ecuación \* ARABIC </w:instrText>
      </w:r>
      <w:r w:rsidR="00B00782">
        <w:fldChar w:fldCharType="separate"/>
      </w:r>
      <w:r w:rsidR="0082242D">
        <w:rPr>
          <w:noProof/>
        </w:rPr>
        <w:t>8</w:t>
      </w:r>
      <w:r w:rsidR="00B00782">
        <w:fldChar w:fldCharType="end"/>
      </w:r>
      <w:r>
        <w:t xml:space="preserve"> Isoterma de Langmuir</w:t>
      </w:r>
    </w:p>
    <w:p w14:paraId="5BEBCFE6" w14:textId="77777777" w:rsidR="00792692" w:rsidRPr="00753429" w:rsidRDefault="00792692" w:rsidP="00792692">
      <w:pPr>
        <w:pStyle w:val="ListParagraph"/>
        <w:keepNext/>
        <w:numPr>
          <w:ilvl w:val="0"/>
          <w:numId w:val="0"/>
        </w:numPr>
        <w:ind w:left="360"/>
        <w:jc w:val="center"/>
      </w:pPr>
      <m:oMathPara>
        <m:oMathParaPr>
          <m:jc m:val="center"/>
        </m:oMathParaPr>
        <m:oMath>
          <m:r>
            <w:rPr>
              <w:rFonts w:ascii="Cambria Math" w:hAnsi="Cambria Math"/>
            </w:rPr>
            <m:t>q=</m:t>
          </m:r>
          <m:sSub>
            <m:sSubPr>
              <m:ctrlPr>
                <w:rPr>
                  <w:rFonts w:ascii="Cambria Math" w:hAnsi="Cambria Math"/>
                  <w:i/>
                </w:rPr>
              </m:ctrlPr>
            </m:sSubPr>
            <m:e>
              <m:r>
                <w:rPr>
                  <w:rFonts w:ascii="Cambria Math" w:hAnsi="Cambria Math"/>
                </w:rPr>
                <m:t>q</m:t>
              </m:r>
            </m:e>
            <m:sub>
              <m:r>
                <w:rPr>
                  <w:rFonts w:ascii="Cambria Math" w:hAnsi="Cambria Math"/>
                </w:rPr>
                <m:t>max</m:t>
              </m:r>
            </m:sub>
          </m:sSub>
          <m:f>
            <m:fPr>
              <m:ctrlPr>
                <w:rPr>
                  <w:rFonts w:ascii="Cambria Math" w:hAnsi="Cambria Math"/>
                  <w:i/>
                </w:rPr>
              </m:ctrlPr>
            </m:fPr>
            <m:num>
              <m:r>
                <w:rPr>
                  <w:rFonts w:ascii="Cambria Math" w:hAnsi="Cambria Math"/>
                </w:rPr>
                <m:t>K∙CL</m:t>
              </m:r>
            </m:num>
            <m:den>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sat</m:t>
                  </m:r>
                </m:sub>
              </m:sSub>
              <m:r>
                <w:rPr>
                  <w:rFonts w:ascii="Cambria Math" w:hAnsi="Cambria Math"/>
                </w:rPr>
                <m:t>-CL)(1+(K-1)∙</m:t>
              </m:r>
              <m:f>
                <m:fPr>
                  <m:ctrlPr>
                    <w:rPr>
                      <w:rFonts w:ascii="Cambria Math" w:hAnsi="Cambria Math"/>
                      <w:i/>
                    </w:rPr>
                  </m:ctrlPr>
                </m:fPr>
                <m:num>
                  <m:r>
                    <w:rPr>
                      <w:rFonts w:ascii="Cambria Math" w:hAnsi="Cambria Math"/>
                    </w:rPr>
                    <m:t>CL</m:t>
                  </m:r>
                </m:num>
                <m:den>
                  <m:sSub>
                    <m:sSubPr>
                      <m:ctrlPr>
                        <w:rPr>
                          <w:rFonts w:ascii="Cambria Math" w:hAnsi="Cambria Math"/>
                          <w:i/>
                        </w:rPr>
                      </m:ctrlPr>
                    </m:sSubPr>
                    <m:e>
                      <m:r>
                        <w:rPr>
                          <w:rFonts w:ascii="Cambria Math" w:hAnsi="Cambria Math"/>
                        </w:rPr>
                        <m:t>C</m:t>
                      </m:r>
                    </m:e>
                    <m:sub>
                      <m:r>
                        <w:rPr>
                          <w:rFonts w:ascii="Cambria Math" w:hAnsi="Cambria Math"/>
                        </w:rPr>
                        <m:t>sat</m:t>
                      </m:r>
                    </m:sub>
                  </m:sSub>
                </m:den>
              </m:f>
              <m:r>
                <w:rPr>
                  <w:rFonts w:ascii="Cambria Math" w:hAnsi="Cambria Math"/>
                </w:rPr>
                <m:t>)</m:t>
              </m:r>
            </m:den>
          </m:f>
        </m:oMath>
      </m:oMathPara>
    </w:p>
    <w:p w14:paraId="5BEBCFE7" w14:textId="77777777" w:rsidR="00792692" w:rsidRDefault="00792692" w:rsidP="00792692">
      <w:pPr>
        <w:pStyle w:val="Caption"/>
        <w:jc w:val="center"/>
      </w:pPr>
      <w:r>
        <w:t xml:space="preserve">Ecuación </w:t>
      </w:r>
      <w:r w:rsidR="00B00782">
        <w:fldChar w:fldCharType="begin"/>
      </w:r>
      <w:r>
        <w:instrText xml:space="preserve"> SEQ Ecuación \* ARABIC </w:instrText>
      </w:r>
      <w:r w:rsidR="00B00782">
        <w:fldChar w:fldCharType="separate"/>
      </w:r>
      <w:r w:rsidR="0082242D">
        <w:rPr>
          <w:noProof/>
        </w:rPr>
        <w:t>9</w:t>
      </w:r>
      <w:r w:rsidR="00B00782">
        <w:fldChar w:fldCharType="end"/>
      </w:r>
      <w:r>
        <w:t xml:space="preserve"> Isoterma de BET</w:t>
      </w:r>
    </w:p>
    <w:p w14:paraId="5BEBCFE8" w14:textId="77777777" w:rsidR="00792692" w:rsidRPr="00792692" w:rsidRDefault="00792692" w:rsidP="00792692"/>
    <w:p w14:paraId="5BEBCFE9" w14:textId="77777777" w:rsidR="008C7F3B" w:rsidRDefault="1D1D2373" w:rsidP="008C7F3B">
      <w:pPr>
        <w:pStyle w:val="Heading2"/>
      </w:pPr>
      <w:bookmarkStart w:id="283" w:name="_Toc535446901"/>
      <w:r>
        <w:t>Métodos de purificación</w:t>
      </w:r>
      <w:bookmarkEnd w:id="283"/>
    </w:p>
    <w:p w14:paraId="5BEBCFEA" w14:textId="77777777" w:rsidR="1D1D2373" w:rsidRDefault="49FB8D04" w:rsidP="1D1D2373">
      <w:r>
        <w:t>Una vez obtenido el extracto, es importante separarlo lo más posible de aquellas impurezas que no presentan valor económico. En el caso de los productos naturales, las operaciones de purificación más comunes son la extracción líquido-líquido, precipitaciones, cristalizaciones y cromatografía líquida:</w:t>
      </w:r>
    </w:p>
    <w:p w14:paraId="5BEBCFEB" w14:textId="77777777" w:rsidR="00CB08B1" w:rsidRDefault="00CB08B1" w:rsidP="00CB08B1">
      <w:pPr>
        <w:rPr>
          <w:lang w:eastAsia="es-ES"/>
        </w:rPr>
      </w:pPr>
      <w:r>
        <w:rPr>
          <w:lang w:eastAsia="es-ES"/>
        </w:rPr>
        <w:t>La extracción líquido-líquido se fundament</w:t>
      </w:r>
      <w:r w:rsidR="002D7BA5">
        <w:rPr>
          <w:lang w:eastAsia="es-ES"/>
        </w:rPr>
        <w:t>a</w:t>
      </w:r>
      <w:r>
        <w:rPr>
          <w:lang w:eastAsia="es-ES"/>
        </w:rPr>
        <w:t xml:space="preserve"> esencialmente en la diferencia de solubilidades entre dos solventes que presenta el producto de interés con respecto a las impurezas y esta consiste en</w:t>
      </w:r>
      <w:r w:rsidR="002D7BA5">
        <w:rPr>
          <w:lang w:eastAsia="es-ES"/>
        </w:rPr>
        <w:t xml:space="preserve"> la </w:t>
      </w:r>
      <w:r w:rsidR="000B2FEE">
        <w:rPr>
          <w:lang w:eastAsia="es-ES"/>
        </w:rPr>
        <w:t>mezcla íntima entre el solvente extractor y el solvente original hasta llegar a una concentración de equilibrio, la cual se ve identificada por la constante de reparto K</w:t>
      </w:r>
      <w:r w:rsidR="000B2FEE">
        <w:rPr>
          <w:lang w:eastAsia="es-ES"/>
        </w:rPr>
        <w:softHyphen/>
      </w:r>
      <w:r w:rsidR="000B2FEE">
        <w:rPr>
          <w:vertAlign w:val="subscript"/>
          <w:lang w:eastAsia="es-ES"/>
        </w:rPr>
        <w:t>D</w:t>
      </w:r>
      <w:r w:rsidR="000B2FEE">
        <w:rPr>
          <w:lang w:eastAsia="es-ES"/>
        </w:rPr>
        <w:t xml:space="preserve"> de la siguiente manera:</w:t>
      </w:r>
    </w:p>
    <w:p w14:paraId="5BEBCFEC" w14:textId="77777777" w:rsidR="000B2FEE" w:rsidRPr="000B2FEE" w:rsidRDefault="00D9190D" w:rsidP="00AC15FF">
      <w:pPr>
        <w:keepNext/>
        <w:rPr>
          <w:lang w:eastAsia="es-ES"/>
        </w:rPr>
      </w:pPr>
      <m:oMathPara>
        <m:oMath>
          <m:sSub>
            <m:sSubPr>
              <m:ctrlPr>
                <w:rPr>
                  <w:rFonts w:ascii="Cambria Math" w:hAnsi="Cambria Math"/>
                  <w:i/>
                  <w:lang w:eastAsia="es-ES"/>
                </w:rPr>
              </m:ctrlPr>
            </m:sSubPr>
            <m:e>
              <m:r>
                <w:rPr>
                  <w:rFonts w:ascii="Cambria Math" w:hAnsi="Cambria Math"/>
                  <w:lang w:eastAsia="es-ES"/>
                </w:rPr>
                <m:t>K</m:t>
              </m:r>
            </m:e>
            <m:sub>
              <m:r>
                <w:rPr>
                  <w:rFonts w:ascii="Cambria Math" w:hAnsi="Cambria Math"/>
                  <w:lang w:eastAsia="es-ES"/>
                </w:rPr>
                <m:t>D</m:t>
              </m:r>
            </m:sub>
          </m:sSub>
          <m:r>
            <w:rPr>
              <w:rFonts w:ascii="Cambria Math" w:hAnsi="Cambria Math"/>
              <w:lang w:eastAsia="es-ES"/>
            </w:rPr>
            <m:t>=</m:t>
          </m:r>
          <m:f>
            <m:fPr>
              <m:ctrlPr>
                <w:rPr>
                  <w:rFonts w:ascii="Cambria Math" w:hAnsi="Cambria Math"/>
                  <w:i/>
                  <w:lang w:eastAsia="es-ES"/>
                </w:rPr>
              </m:ctrlPr>
            </m:fPr>
            <m:num>
              <m:sSubSup>
                <m:sSubSupPr>
                  <m:ctrlPr>
                    <w:rPr>
                      <w:rFonts w:ascii="Cambria Math" w:hAnsi="Cambria Math"/>
                      <w:i/>
                      <w:lang w:eastAsia="es-ES"/>
                    </w:rPr>
                  </m:ctrlPr>
                </m:sSubSupPr>
                <m:e>
                  <m:r>
                    <w:rPr>
                      <w:rFonts w:ascii="Cambria Math" w:hAnsi="Cambria Math"/>
                      <w:lang w:eastAsia="es-ES"/>
                    </w:rPr>
                    <m:t>C</m:t>
                  </m:r>
                </m:e>
                <m:sub>
                  <m:r>
                    <w:rPr>
                      <w:rFonts w:ascii="Cambria Math" w:hAnsi="Cambria Math"/>
                      <w:lang w:eastAsia="es-ES"/>
                    </w:rPr>
                    <m:t>a</m:t>
                  </m:r>
                </m:sub>
                <m:sup>
                  <m:r>
                    <w:rPr>
                      <w:rFonts w:ascii="Cambria Math" w:hAnsi="Cambria Math"/>
                      <w:lang w:eastAsia="es-ES"/>
                    </w:rPr>
                    <m:t>E</m:t>
                  </m:r>
                </m:sup>
              </m:sSubSup>
            </m:num>
            <m:den>
              <m:sSubSup>
                <m:sSubSupPr>
                  <m:ctrlPr>
                    <w:rPr>
                      <w:rFonts w:ascii="Cambria Math" w:hAnsi="Cambria Math"/>
                      <w:i/>
                      <w:lang w:eastAsia="es-ES"/>
                    </w:rPr>
                  </m:ctrlPr>
                </m:sSubSupPr>
                <m:e>
                  <m:r>
                    <w:rPr>
                      <w:rFonts w:ascii="Cambria Math" w:hAnsi="Cambria Math"/>
                      <w:lang w:eastAsia="es-ES"/>
                    </w:rPr>
                    <m:t>C</m:t>
                  </m:r>
                </m:e>
                <m:sub>
                  <m:r>
                    <w:rPr>
                      <w:rFonts w:ascii="Cambria Math" w:hAnsi="Cambria Math"/>
                      <w:lang w:eastAsia="es-ES"/>
                    </w:rPr>
                    <m:t>a</m:t>
                  </m:r>
                </m:sub>
                <m:sup>
                  <m:r>
                    <w:rPr>
                      <w:rFonts w:ascii="Cambria Math" w:hAnsi="Cambria Math"/>
                      <w:lang w:eastAsia="es-ES"/>
                    </w:rPr>
                    <m:t>O</m:t>
                  </m:r>
                </m:sup>
              </m:sSubSup>
            </m:den>
          </m:f>
        </m:oMath>
      </m:oMathPara>
    </w:p>
    <w:p w14:paraId="5BEBCFED" w14:textId="77777777" w:rsidR="00AC15FF" w:rsidRDefault="00AC15FF" w:rsidP="00AC15FF">
      <w:pPr>
        <w:pStyle w:val="Caption"/>
        <w:jc w:val="center"/>
      </w:pPr>
      <w:r>
        <w:t xml:space="preserve">Ecuación </w:t>
      </w:r>
      <w:r w:rsidR="00B00782">
        <w:fldChar w:fldCharType="begin"/>
      </w:r>
      <w:r>
        <w:instrText xml:space="preserve"> SEQ Ecuación \* ARABIC </w:instrText>
      </w:r>
      <w:r w:rsidR="00B00782">
        <w:fldChar w:fldCharType="separate"/>
      </w:r>
      <w:r w:rsidR="0082242D">
        <w:rPr>
          <w:noProof/>
        </w:rPr>
        <w:t>10</w:t>
      </w:r>
      <w:r w:rsidR="00B00782">
        <w:fldChar w:fldCharType="end"/>
      </w:r>
    </w:p>
    <w:p w14:paraId="5BEBCFEE" w14:textId="77777777" w:rsidR="00B00782" w:rsidRDefault="00395663">
      <w:pPr>
        <w:ind w:firstLine="0"/>
        <w:rPr>
          <w:lang w:eastAsia="es-ES"/>
        </w:rPr>
        <w:pPrChange w:id="284" w:author="NN" w:date="2019-02-12T19:43:00Z">
          <w:pPr/>
        </w:pPrChange>
      </w:pPr>
      <w:ins w:id="285" w:author="NN" w:date="2019-02-12T19:43:00Z">
        <w:r>
          <w:rPr>
            <w:lang w:eastAsia="es-ES"/>
          </w:rPr>
          <w:t>d</w:t>
        </w:r>
      </w:ins>
      <w:del w:id="286" w:author="NN" w:date="2019-02-12T19:43:00Z">
        <w:r w:rsidR="000B2FEE" w:rsidDel="00395663">
          <w:rPr>
            <w:lang w:eastAsia="es-ES"/>
          </w:rPr>
          <w:delText>D</w:delText>
        </w:r>
      </w:del>
      <w:r w:rsidR="000B2FEE">
        <w:rPr>
          <w:lang w:eastAsia="es-ES"/>
        </w:rPr>
        <w:t xml:space="preserve">onde </w:t>
      </w:r>
      <m:oMath>
        <m:sSubSup>
          <m:sSubSupPr>
            <m:ctrlPr>
              <w:rPr>
                <w:rFonts w:ascii="Cambria Math" w:hAnsi="Cambria Math"/>
                <w:i/>
                <w:lang w:eastAsia="es-ES"/>
              </w:rPr>
            </m:ctrlPr>
          </m:sSubSupPr>
          <m:e>
            <m:r>
              <w:rPr>
                <w:rFonts w:ascii="Cambria Math" w:hAnsi="Cambria Math"/>
                <w:lang w:eastAsia="es-ES"/>
              </w:rPr>
              <m:t>C</m:t>
            </m:r>
          </m:e>
          <m:sub>
            <m:r>
              <w:rPr>
                <w:rFonts w:ascii="Cambria Math" w:hAnsi="Cambria Math"/>
                <w:lang w:eastAsia="es-ES"/>
              </w:rPr>
              <m:t>a</m:t>
            </m:r>
          </m:sub>
          <m:sup>
            <m:r>
              <w:rPr>
                <w:rFonts w:ascii="Cambria Math" w:hAnsi="Cambria Math"/>
                <w:lang w:eastAsia="es-ES"/>
              </w:rPr>
              <m:t>E</m:t>
            </m:r>
          </m:sup>
        </m:sSubSup>
      </m:oMath>
      <w:r w:rsidR="000B2FEE">
        <w:rPr>
          <w:lang w:eastAsia="es-ES"/>
        </w:rPr>
        <w:t xml:space="preserve"> es la concentración de equilibrio del soluto “a” en el solvente extractor y </w:t>
      </w:r>
      <m:oMath>
        <m:sSubSup>
          <m:sSubSupPr>
            <m:ctrlPr>
              <w:rPr>
                <w:rFonts w:ascii="Cambria Math" w:hAnsi="Cambria Math"/>
                <w:i/>
                <w:lang w:eastAsia="es-ES"/>
              </w:rPr>
            </m:ctrlPr>
          </m:sSubSupPr>
          <m:e>
            <m:r>
              <w:rPr>
                <w:rFonts w:ascii="Cambria Math" w:hAnsi="Cambria Math"/>
                <w:lang w:eastAsia="es-ES"/>
              </w:rPr>
              <m:t>C</m:t>
            </m:r>
          </m:e>
          <m:sub>
            <m:r>
              <w:rPr>
                <w:rFonts w:ascii="Cambria Math" w:hAnsi="Cambria Math"/>
                <w:lang w:eastAsia="es-ES"/>
              </w:rPr>
              <m:t>a</m:t>
            </m:r>
          </m:sub>
          <m:sup>
            <m:r>
              <w:rPr>
                <w:rFonts w:ascii="Cambria Math" w:hAnsi="Cambria Math"/>
                <w:lang w:eastAsia="es-ES"/>
              </w:rPr>
              <m:t>O</m:t>
            </m:r>
          </m:sup>
        </m:sSubSup>
      </m:oMath>
      <w:r w:rsidR="000B2FEE">
        <w:rPr>
          <w:lang w:eastAsia="es-ES"/>
        </w:rPr>
        <w:t xml:space="preserve"> es su concentración de equilibrio en el solvente original.</w:t>
      </w:r>
    </w:p>
    <w:p w14:paraId="5BEBCFEF" w14:textId="77777777" w:rsidR="004D717C" w:rsidRDefault="00AC15FF" w:rsidP="00AC15FF">
      <w:pPr>
        <w:rPr>
          <w:lang w:eastAsia="es-ES"/>
        </w:rPr>
      </w:pPr>
      <w:r>
        <w:rPr>
          <w:lang w:eastAsia="es-ES"/>
        </w:rPr>
        <w:t xml:space="preserve">Las cristalizaciones son procedimientos de purificación donde </w:t>
      </w:r>
      <w:r w:rsidR="008E1351">
        <w:rPr>
          <w:lang w:eastAsia="es-ES"/>
        </w:rPr>
        <w:t xml:space="preserve">se obtiene un sólido cristalino a partir de una disolución. En esta operación los iones y/o moléculas forman una red cristalina en la cual se forman enlaces hasta llegar a formar cristales, de esta forma puede separarse un compuesto de interés del resto de los compuestos presentes en la disolución. Las cristalizaciones se realizan partiendo de una solución concentrada del compuesto de interés a la cual se </w:t>
      </w:r>
      <w:r w:rsidR="004D717C">
        <w:rPr>
          <w:lang w:eastAsia="es-ES"/>
        </w:rPr>
        <w:t>le pueden realizar distintos tratamientos:</w:t>
      </w:r>
    </w:p>
    <w:p w14:paraId="5BEBCFF0" w14:textId="77777777" w:rsidR="004D717C" w:rsidRDefault="004D717C" w:rsidP="004D717C">
      <w:pPr>
        <w:pStyle w:val="ListParagraph"/>
        <w:numPr>
          <w:ilvl w:val="0"/>
          <w:numId w:val="16"/>
        </w:numPr>
        <w:rPr>
          <w:lang w:eastAsia="es-ES"/>
        </w:rPr>
      </w:pPr>
      <w:r>
        <w:rPr>
          <w:lang w:eastAsia="es-ES"/>
        </w:rPr>
        <w:t xml:space="preserve">Someterla a bajas temperaturas para disminuir </w:t>
      </w:r>
      <w:r w:rsidR="00C74863">
        <w:rPr>
          <w:lang w:eastAsia="es-ES"/>
        </w:rPr>
        <w:t>la</w:t>
      </w:r>
      <w:r>
        <w:rPr>
          <w:lang w:eastAsia="es-ES"/>
        </w:rPr>
        <w:t xml:space="preserve"> solubilidad </w:t>
      </w:r>
      <w:r w:rsidR="00C74863">
        <w:rPr>
          <w:lang w:eastAsia="es-ES"/>
        </w:rPr>
        <w:t xml:space="preserve">del compuesto de interés </w:t>
      </w:r>
      <w:r>
        <w:rPr>
          <w:lang w:eastAsia="es-ES"/>
        </w:rPr>
        <w:t>en el solvente, causando su cristalización.</w:t>
      </w:r>
    </w:p>
    <w:p w14:paraId="5BEBCFF1" w14:textId="77777777" w:rsidR="00AC15FF" w:rsidRDefault="004D717C" w:rsidP="004D717C">
      <w:pPr>
        <w:pStyle w:val="ListParagraph"/>
        <w:numPr>
          <w:ilvl w:val="0"/>
          <w:numId w:val="16"/>
        </w:numPr>
        <w:rPr>
          <w:lang w:eastAsia="es-ES"/>
        </w:rPr>
      </w:pPr>
      <w:r>
        <w:rPr>
          <w:lang w:eastAsia="es-ES"/>
        </w:rPr>
        <w:t>Agregado de un solvente miscible con el original en el cual el compuesto de interés sea insoluble, causando la cristalización del mismo.</w:t>
      </w:r>
    </w:p>
    <w:p w14:paraId="5BEBCFF2" w14:textId="77777777" w:rsidR="004D717C" w:rsidRDefault="004D717C" w:rsidP="004D717C">
      <w:pPr>
        <w:pStyle w:val="ListParagraph"/>
        <w:numPr>
          <w:ilvl w:val="0"/>
          <w:numId w:val="16"/>
        </w:numPr>
        <w:rPr>
          <w:lang w:eastAsia="es-ES"/>
        </w:rPr>
      </w:pPr>
      <w:r>
        <w:rPr>
          <w:lang w:eastAsia="es-ES"/>
        </w:rPr>
        <w:t>Evaporación parcial del disolvente, causando la concentración del soluto y su posterior cristalización al superar la concentración de saturación.</w:t>
      </w:r>
    </w:p>
    <w:p w14:paraId="5BEBCFF3" w14:textId="77777777" w:rsidR="004D717C" w:rsidRDefault="004D717C" w:rsidP="004D717C">
      <w:pPr>
        <w:ind w:left="1069" w:firstLine="0"/>
        <w:rPr>
          <w:lang w:eastAsia="es-ES"/>
        </w:rPr>
      </w:pPr>
      <w:r>
        <w:rPr>
          <w:lang w:eastAsia="es-ES"/>
        </w:rPr>
        <w:t xml:space="preserve">En los tres casos descriptos, para que la separación sea efectiva es necesario que los cambios realizados afecten en mayor manera al compuesto de interés con respecto a las impurezas. </w:t>
      </w:r>
      <w:r w:rsidR="00C74863">
        <w:rPr>
          <w:lang w:eastAsia="es-ES"/>
        </w:rPr>
        <w:t xml:space="preserve">Nótese </w:t>
      </w:r>
      <w:r w:rsidR="002A7A30">
        <w:rPr>
          <w:lang w:eastAsia="es-ES"/>
        </w:rPr>
        <w:t xml:space="preserve">que la separación también es efectiva si los cambios realizados afectan a las </w:t>
      </w:r>
      <w:r w:rsidR="002A7A30">
        <w:rPr>
          <w:lang w:eastAsia="es-ES"/>
        </w:rPr>
        <w:lastRenderedPageBreak/>
        <w:t>impurezas en lugar de al soluto de interés, a diferencia de que este quedaría en solución en lugar de cristalizar.</w:t>
      </w:r>
    </w:p>
    <w:p w14:paraId="5BEBCFF4" w14:textId="77777777" w:rsidR="002A7A30" w:rsidRDefault="002A7A30" w:rsidP="002A7A30">
      <w:pPr>
        <w:rPr>
          <w:lang w:eastAsia="es-ES"/>
        </w:rPr>
      </w:pPr>
      <w:r>
        <w:rPr>
          <w:lang w:eastAsia="es-ES"/>
        </w:rPr>
        <w:t>Las precipitaciones son similares a las cristalizaciones, a diferencia de que se realizan mediante el agregado de otro compuesto, el cual al interaccionar con el soluto causa su precipitación como un sólido que puede o no ser de estructura cristalina.</w:t>
      </w:r>
    </w:p>
    <w:p w14:paraId="5BEBCFF5" w14:textId="77777777" w:rsidR="00C06B32" w:rsidRDefault="49FB8D04" w:rsidP="00147264">
      <w:pPr>
        <w:spacing w:after="0"/>
        <w:rPr>
          <w:lang w:eastAsia="es-ES"/>
        </w:rPr>
      </w:pPr>
      <w:r w:rsidRPr="49FB8D04">
        <w:rPr>
          <w:lang w:eastAsia="es-ES"/>
        </w:rPr>
        <w:t>La cromatografía líquida es un método de separación de mezclas complejas basado en el principio de retención selectiva entre dos fases de los distintos compuestos presentes, una de estas fases se mantiene estática y es denominada fase estacionaria mientras la otra, denominada fase móvil, fluye a través de la fase estacionaria arrastrando los compuestos los cuales son retenidos diferencialmente a la fase estacionaria en función de sus coeficientes de reparto entre ambas fases. Los compuestos con mayor afinidad a la fase estacionaria son retenidos a la misma por tiempos mayores que aquellos que tienen menor afinidad, dando como resultado una separación en bandas de los distintos compuestos presentes en la mezcla inicial. Los distintos tipos de cromatografía líquida pueden clasificarse de diversas formas, la más habitual es en base a la naturaleza de la fase estacionaria, ya que esta es impone fundamentalmente el mecanismo de separación, pueden enumerarse cuatro tipos distintos:</w:t>
      </w:r>
    </w:p>
    <w:p w14:paraId="5BEBCFF6" w14:textId="77777777" w:rsidR="00C06B32" w:rsidRDefault="49FB8D04" w:rsidP="00147264">
      <w:pPr>
        <w:pStyle w:val="ListParagraph"/>
        <w:numPr>
          <w:ilvl w:val="0"/>
          <w:numId w:val="1"/>
        </w:numPr>
        <w:spacing w:after="0"/>
        <w:rPr>
          <w:lang w:eastAsia="es-ES"/>
        </w:rPr>
      </w:pPr>
      <w:r w:rsidRPr="49FB8D04">
        <w:rPr>
          <w:lang w:eastAsia="es-ES"/>
        </w:rPr>
        <w:t>Cromatografía de adsorción:</w:t>
      </w:r>
    </w:p>
    <w:p w14:paraId="5BEBCFF7" w14:textId="77777777" w:rsidR="00B00782" w:rsidRDefault="49FB8D04">
      <w:pPr>
        <w:spacing w:after="0"/>
        <w:ind w:left="1080" w:firstLine="0"/>
        <w:rPr>
          <w:lang w:eastAsia="es-ES"/>
        </w:rPr>
        <w:pPrChange w:id="287" w:author="NN" w:date="2019-02-12T20:01:00Z">
          <w:pPr>
            <w:pStyle w:val="ListParagraph"/>
            <w:numPr>
              <w:ilvl w:val="1"/>
              <w:numId w:val="1"/>
            </w:numPr>
            <w:spacing w:after="0"/>
            <w:ind w:left="1440"/>
          </w:pPr>
        </w:pPrChange>
      </w:pPr>
      <w:r w:rsidRPr="49FB8D04">
        <w:rPr>
          <w:lang w:eastAsia="es-ES"/>
        </w:rPr>
        <w:t>La fase estacionaria es un adsorbente y la separación se basa en repetidas etapas de adsorción-desorción.</w:t>
      </w:r>
    </w:p>
    <w:p w14:paraId="5BEBCFF8" w14:textId="77777777" w:rsidR="00C06B32" w:rsidRDefault="49FB8D04" w:rsidP="00147264">
      <w:pPr>
        <w:pStyle w:val="ListParagraph"/>
        <w:numPr>
          <w:ilvl w:val="0"/>
          <w:numId w:val="1"/>
        </w:numPr>
        <w:spacing w:after="0"/>
        <w:rPr>
          <w:lang w:eastAsia="es-ES"/>
        </w:rPr>
      </w:pPr>
      <w:r w:rsidRPr="49FB8D04">
        <w:rPr>
          <w:lang w:eastAsia="es-ES"/>
        </w:rPr>
        <w:t>Cromatografía de reparto:</w:t>
      </w:r>
    </w:p>
    <w:p w14:paraId="5BEBCFF9" w14:textId="77777777" w:rsidR="00B00782" w:rsidRDefault="49FB8D04">
      <w:pPr>
        <w:spacing w:after="0"/>
        <w:ind w:left="1080" w:firstLine="0"/>
        <w:rPr>
          <w:lang w:eastAsia="es-ES"/>
        </w:rPr>
        <w:pPrChange w:id="288" w:author="NN" w:date="2019-02-12T20:02:00Z">
          <w:pPr>
            <w:pStyle w:val="ListParagraph"/>
            <w:numPr>
              <w:ilvl w:val="1"/>
              <w:numId w:val="1"/>
            </w:numPr>
            <w:spacing w:after="0"/>
            <w:ind w:left="1440"/>
          </w:pPr>
        </w:pPrChange>
      </w:pPr>
      <w:r w:rsidRPr="49FB8D04">
        <w:rPr>
          <w:lang w:eastAsia="es-ES"/>
        </w:rPr>
        <w:t>La separación se basa en un reparto del soluto entre la fase móvil y la fase estacionaria según las distintas solubilidades del mismo.</w:t>
      </w:r>
    </w:p>
    <w:p w14:paraId="5BEBCFFA" w14:textId="77777777" w:rsidR="00C06B32" w:rsidRDefault="49FB8D04" w:rsidP="00147264">
      <w:pPr>
        <w:pStyle w:val="ListParagraph"/>
        <w:numPr>
          <w:ilvl w:val="0"/>
          <w:numId w:val="1"/>
        </w:numPr>
        <w:spacing w:after="0"/>
        <w:rPr>
          <w:lang w:eastAsia="es-ES"/>
        </w:rPr>
      </w:pPr>
      <w:r w:rsidRPr="49FB8D04">
        <w:rPr>
          <w:lang w:eastAsia="es-ES"/>
        </w:rPr>
        <w:t>Cromatografía de intercambio iónico:</w:t>
      </w:r>
    </w:p>
    <w:p w14:paraId="5BEBCFFB" w14:textId="77777777" w:rsidR="00B00782" w:rsidRDefault="49FB8D04">
      <w:pPr>
        <w:spacing w:after="0"/>
        <w:ind w:left="1080" w:firstLine="0"/>
        <w:rPr>
          <w:lang w:eastAsia="es-ES"/>
        </w:rPr>
        <w:pPrChange w:id="289" w:author="NN" w:date="2019-02-12T20:02:00Z">
          <w:pPr>
            <w:pStyle w:val="ListParagraph"/>
            <w:numPr>
              <w:ilvl w:val="1"/>
              <w:numId w:val="1"/>
            </w:numPr>
            <w:spacing w:after="0"/>
            <w:ind w:left="1440"/>
          </w:pPr>
        </w:pPrChange>
      </w:pPr>
      <w:r w:rsidRPr="49FB8D04">
        <w:rPr>
          <w:lang w:eastAsia="es-ES"/>
        </w:rPr>
        <w:t>En este caso la fase estacionaria presenta en su superficie grupos ionizados capaces de retener selectivamente a iones de carga opuesta presentes en la fase móvil.</w:t>
      </w:r>
    </w:p>
    <w:p w14:paraId="5BEBCFFC" w14:textId="77777777" w:rsidR="00C06B32" w:rsidRDefault="49FB8D04" w:rsidP="00147264">
      <w:pPr>
        <w:pStyle w:val="ListParagraph"/>
        <w:numPr>
          <w:ilvl w:val="0"/>
          <w:numId w:val="1"/>
        </w:numPr>
        <w:spacing w:after="0"/>
        <w:rPr>
          <w:lang w:eastAsia="es-ES"/>
        </w:rPr>
      </w:pPr>
      <w:r w:rsidRPr="49FB8D04">
        <w:rPr>
          <w:lang w:eastAsia="es-ES"/>
        </w:rPr>
        <w:t>Cromatografía de exclusión molecular:</w:t>
      </w:r>
    </w:p>
    <w:p w14:paraId="5BEBCFFD" w14:textId="77777777" w:rsidR="00B00782" w:rsidRDefault="49FB8D04">
      <w:pPr>
        <w:spacing w:after="0"/>
        <w:ind w:left="1080" w:firstLine="0"/>
        <w:rPr>
          <w:lang w:eastAsia="es-ES"/>
        </w:rPr>
        <w:pPrChange w:id="290" w:author="NN" w:date="2019-02-12T20:02:00Z">
          <w:pPr>
            <w:pStyle w:val="ListParagraph"/>
            <w:numPr>
              <w:ilvl w:val="1"/>
              <w:numId w:val="1"/>
            </w:numPr>
            <w:spacing w:after="0"/>
            <w:ind w:left="1440"/>
          </w:pPr>
        </w:pPrChange>
      </w:pPr>
      <w:r w:rsidRPr="49FB8D04">
        <w:rPr>
          <w:lang w:eastAsia="es-ES"/>
        </w:rPr>
        <w:t>La fase estacionaria es un material poroso de tamaño de poro controlado, esto permite que ciertas moléculas entren a los poros de manera selectiva en función del tamaño, reteniendo a las moléculas más pequeñas por más tiempo mientras las más grandes son arrastradas por la fase móvil.</w:t>
      </w:r>
    </w:p>
    <w:p w14:paraId="5BEBCFFE" w14:textId="77777777" w:rsidR="00C06B32" w:rsidRDefault="00C06B32" w:rsidP="00147264">
      <w:pPr>
        <w:spacing w:after="0"/>
        <w:rPr>
          <w:lang w:eastAsia="es-ES"/>
        </w:rPr>
      </w:pPr>
      <w:r w:rsidRPr="49FB8D04">
        <w:rPr>
          <w:lang w:eastAsia="es-ES"/>
        </w:rPr>
        <w:br w:type="page"/>
      </w:r>
    </w:p>
    <w:p w14:paraId="5BEBCFFF" w14:textId="77777777" w:rsidR="00614644" w:rsidRDefault="00614644" w:rsidP="00614644">
      <w:pPr>
        <w:pStyle w:val="Heading1"/>
      </w:pPr>
      <w:bookmarkStart w:id="291" w:name="_Toc535446904"/>
      <w:r>
        <w:lastRenderedPageBreak/>
        <w:t>CARACTERIZACIÓN DE MATERIA PRIMA</w:t>
      </w:r>
      <w:bookmarkEnd w:id="291"/>
    </w:p>
    <w:p w14:paraId="5BEBD000" w14:textId="77777777" w:rsidR="008C7F3B" w:rsidRDefault="008C7F3B" w:rsidP="008C7F3B">
      <w:pPr>
        <w:pStyle w:val="Heading2"/>
      </w:pPr>
      <w:bookmarkStart w:id="292" w:name="_Toc535446905"/>
      <w:r>
        <w:t>Humedad</w:t>
      </w:r>
      <w:bookmarkEnd w:id="292"/>
    </w:p>
    <w:p w14:paraId="5BEBD001" w14:textId="77777777" w:rsidR="003A6626" w:rsidRDefault="003A6626" w:rsidP="003A6626">
      <w:pPr>
        <w:ind w:firstLine="708"/>
      </w:pPr>
      <w:r>
        <w:t xml:space="preserve">La humedad de la materia prima se determinó </w:t>
      </w:r>
      <w:r w:rsidR="00A874AA">
        <w:t xml:space="preserve">en las instalaciones de CEPROCOR </w:t>
      </w:r>
      <w:r>
        <w:t>utilizando el equipo Sartorius MA 45 (</w:t>
      </w:r>
      <w:proofErr w:type="spellStart"/>
      <w:r>
        <w:t>Fig</w:t>
      </w:r>
      <w:proofErr w:type="spellEnd"/>
      <w:r>
        <w:t xml:space="preserve"> -X-)</w:t>
      </w:r>
      <w:r w:rsidR="00A874AA">
        <w:t xml:space="preserve"> en el cual s</w:t>
      </w:r>
      <w:r>
        <w:t xml:space="preserve">e colocan aproximadamente 2 gramos de muestra </w:t>
      </w:r>
      <w:del w:id="293" w:author="NN" w:date="2019-02-12T20:08:00Z">
        <w:r w:rsidR="00A874AA" w:rsidDel="00537EC6">
          <w:delText xml:space="preserve">los </w:delText>
        </w:r>
      </w:del>
      <w:ins w:id="294" w:author="NN" w:date="2019-02-12T20:08:00Z">
        <w:r w:rsidR="00537EC6">
          <w:t xml:space="preserve">que </w:t>
        </w:r>
      </w:ins>
      <w:del w:id="295" w:author="NN" w:date="2019-02-12T20:09:00Z">
        <w:r w:rsidR="00A874AA" w:rsidDel="00537EC6">
          <w:delText>cuales</w:delText>
        </w:r>
        <w:r w:rsidDel="00537EC6">
          <w:delText xml:space="preserve"> </w:delText>
        </w:r>
      </w:del>
      <w:ins w:id="296" w:author="NN" w:date="2019-02-12T20:09:00Z">
        <w:r w:rsidR="00537EC6">
          <w:t xml:space="preserve">son pesados exactamente por </w:t>
        </w:r>
      </w:ins>
      <w:r>
        <w:t>el equipo</w:t>
      </w:r>
      <w:del w:id="297" w:author="NN" w:date="2019-02-12T20:09:00Z">
        <w:r w:rsidDel="00537EC6">
          <w:delText xml:space="preserve"> pesa exactamente</w:delText>
        </w:r>
      </w:del>
      <w:r>
        <w:t xml:space="preserve">, </w:t>
      </w:r>
      <w:ins w:id="298" w:author="NN" w:date="2019-02-12T20:09:00Z">
        <w:r w:rsidR="00537EC6">
          <w:t xml:space="preserve">el cual </w:t>
        </w:r>
      </w:ins>
      <w:r w:rsidR="00A874AA">
        <w:t>aumenta gradualmente la temperatura, evaporando el agua presente hasta peso constante</w:t>
      </w:r>
      <w:r>
        <w:t xml:space="preserve"> y posteriormente pesa la masa del material secado. El ensayo se realizó por duplicado y los porcentajes se calcularon según la siguiente ecuación:</w:t>
      </w:r>
    </w:p>
    <w:p w14:paraId="5BEBD002" w14:textId="77777777" w:rsidR="003A6626" w:rsidRPr="00E00CAA" w:rsidRDefault="003A6626" w:rsidP="00A874AA">
      <w:pPr>
        <w:keepNext/>
        <w:ind w:firstLine="708"/>
      </w:pPr>
      <m:oMathPara>
        <m:oMath>
          <m:r>
            <w:rPr>
              <w:rFonts w:ascii="Cambria Math" w:hAnsi="Cambria Math"/>
            </w:rPr>
            <m:t>%H=</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f</m:t>
                  </m:r>
                </m:sub>
              </m:sSub>
            </m:num>
            <m:den>
              <m:sSub>
                <m:sSubPr>
                  <m:ctrlPr>
                    <w:rPr>
                      <w:rFonts w:ascii="Cambria Math" w:hAnsi="Cambria Math"/>
                      <w:i/>
                    </w:rPr>
                  </m:ctrlPr>
                </m:sSubPr>
                <m:e>
                  <m:r>
                    <w:rPr>
                      <w:rFonts w:ascii="Cambria Math" w:hAnsi="Cambria Math"/>
                    </w:rPr>
                    <m:t>M</m:t>
                  </m:r>
                </m:e>
                <m:sub>
                  <m:r>
                    <w:rPr>
                      <w:rFonts w:ascii="Cambria Math" w:hAnsi="Cambria Math"/>
                    </w:rPr>
                    <m:t>0</m:t>
                  </m:r>
                </m:sub>
              </m:sSub>
            </m:den>
          </m:f>
          <m:r>
            <w:rPr>
              <w:rFonts w:ascii="Cambria Math" w:hAnsi="Cambria Math"/>
            </w:rPr>
            <m:t>*100</m:t>
          </m:r>
        </m:oMath>
      </m:oMathPara>
    </w:p>
    <w:p w14:paraId="5BEBD003" w14:textId="77777777" w:rsidR="00A874AA" w:rsidRDefault="00A874AA" w:rsidP="00A874AA">
      <w:pPr>
        <w:pStyle w:val="Caption"/>
        <w:jc w:val="center"/>
      </w:pPr>
      <w:r>
        <w:t xml:space="preserve">Ecuación </w:t>
      </w:r>
      <w:r w:rsidR="00B00782">
        <w:fldChar w:fldCharType="begin"/>
      </w:r>
      <w:r>
        <w:instrText xml:space="preserve"> SEQ Ecuación \* ARABIC </w:instrText>
      </w:r>
      <w:r w:rsidR="00B00782">
        <w:fldChar w:fldCharType="separate"/>
      </w:r>
      <w:r w:rsidR="0082242D">
        <w:rPr>
          <w:noProof/>
        </w:rPr>
        <w:t>11</w:t>
      </w:r>
      <w:r w:rsidR="00B00782">
        <w:fldChar w:fldCharType="end"/>
      </w:r>
    </w:p>
    <w:p w14:paraId="5BEBD004" w14:textId="77777777" w:rsidR="00B00782" w:rsidRDefault="00537EC6">
      <w:pPr>
        <w:ind w:firstLine="0"/>
        <w:pPrChange w:id="299" w:author="NN" w:date="2019-02-12T20:09:00Z">
          <w:pPr/>
        </w:pPrChange>
      </w:pPr>
      <w:ins w:id="300" w:author="NN" w:date="2019-02-12T20:09:00Z">
        <w:r>
          <w:t>d</w:t>
        </w:r>
      </w:ins>
      <w:del w:id="301" w:author="NN" w:date="2019-02-12T20:09:00Z">
        <w:r w:rsidR="003A6626" w:rsidDel="00537EC6">
          <w:delText>D</w:delText>
        </w:r>
      </w:del>
      <w:r w:rsidR="003A6626">
        <w:t>onde %H es porcentaje de humedad, M</w:t>
      </w:r>
      <w:r w:rsidR="003A6626" w:rsidRPr="001B1810">
        <w:rPr>
          <w:vertAlign w:val="subscript"/>
        </w:rPr>
        <w:t>0</w:t>
      </w:r>
      <w:r w:rsidR="003A6626">
        <w:t xml:space="preserve"> es masa inicial y </w:t>
      </w:r>
      <w:proofErr w:type="spellStart"/>
      <w:r w:rsidR="003A6626">
        <w:t>M</w:t>
      </w:r>
      <w:r w:rsidR="003A6626" w:rsidRPr="00B726E0">
        <w:rPr>
          <w:vertAlign w:val="subscript"/>
        </w:rPr>
        <w:t>f</w:t>
      </w:r>
      <w:proofErr w:type="spellEnd"/>
      <w:r w:rsidR="003A6626">
        <w:t xml:space="preserve"> es masa final</w:t>
      </w:r>
      <w:ins w:id="302" w:author="NN" w:date="2019-02-12T20:09:00Z">
        <w:r>
          <w:t xml:space="preserve"> </w:t>
        </w:r>
      </w:ins>
      <w:r w:rsidR="003A6626">
        <w:t xml:space="preserve">de la muestra. Se obtuvo un valor de humedad de </w:t>
      </w:r>
      <w:r w:rsidR="00A874AA">
        <w:t>8,4 ± 0,3 % p/p</w:t>
      </w:r>
    </w:p>
    <w:p w14:paraId="5BEBD005" w14:textId="77777777" w:rsidR="00A874AA" w:rsidRDefault="00A874AA" w:rsidP="003A6626"/>
    <w:p w14:paraId="5BEBD006" w14:textId="77777777" w:rsidR="003A6626" w:rsidRDefault="003A6626" w:rsidP="003A6626">
      <w:pPr>
        <w:keepNext/>
        <w:jc w:val="center"/>
      </w:pPr>
      <w:r>
        <w:rPr>
          <w:noProof/>
          <w:lang w:eastAsia="es-ES"/>
        </w:rPr>
        <w:drawing>
          <wp:inline distT="0" distB="0" distL="0" distR="0" wp14:anchorId="5BEBD173" wp14:editId="5BEBD174">
            <wp:extent cx="2084832" cy="3706255"/>
            <wp:effectExtent l="0" t="0" r="0" b="8890"/>
            <wp:docPr id="1987862318" name="Imagen 1987862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email">
                      <a:extLst>
                        <a:ext uri="{28A0092B-C50C-407E-A947-70E740481C1C}">
                          <a14:useLocalDpi xmlns:a14="http://schemas.microsoft.com/office/drawing/2010/main" val="0"/>
                        </a:ext>
                      </a:extLst>
                    </a:blip>
                    <a:stretch>
                      <a:fillRect/>
                    </a:stretch>
                  </pic:blipFill>
                  <pic:spPr>
                    <a:xfrm>
                      <a:off x="0" y="0"/>
                      <a:ext cx="2089860" cy="3715194"/>
                    </a:xfrm>
                    <a:prstGeom prst="rect">
                      <a:avLst/>
                    </a:prstGeom>
                  </pic:spPr>
                </pic:pic>
              </a:graphicData>
            </a:graphic>
          </wp:inline>
        </w:drawing>
      </w:r>
    </w:p>
    <w:p w14:paraId="5BEBD007" w14:textId="77777777" w:rsidR="003A6626" w:rsidRDefault="003A6626" w:rsidP="003A6626">
      <w:pPr>
        <w:pStyle w:val="Caption"/>
        <w:jc w:val="center"/>
      </w:pPr>
      <w:r>
        <w:t xml:space="preserve">Figura </w:t>
      </w:r>
      <w:r w:rsidR="00B00782">
        <w:fldChar w:fldCharType="begin"/>
      </w:r>
      <w:r>
        <w:instrText xml:space="preserve"> SEQ Figura \* ARABIC </w:instrText>
      </w:r>
      <w:r w:rsidR="00B00782">
        <w:fldChar w:fldCharType="separate"/>
      </w:r>
      <w:r w:rsidR="00ED0EF7">
        <w:rPr>
          <w:noProof/>
        </w:rPr>
        <w:t>4</w:t>
      </w:r>
      <w:r w:rsidR="00B00782">
        <w:fldChar w:fldCharType="end"/>
      </w:r>
      <w:ins w:id="303" w:author="NN" w:date="2019-02-12T20:10:00Z">
        <w:r w:rsidR="00537EC6">
          <w:t xml:space="preserve"> </w:t>
        </w:r>
      </w:ins>
      <w:r w:rsidRPr="008611DA">
        <w:t>Sartorius MA 45</w:t>
      </w:r>
    </w:p>
    <w:p w14:paraId="5BEBD008" w14:textId="77777777" w:rsidR="003A6626" w:rsidRDefault="003A6626" w:rsidP="003A6626">
      <w:pPr>
        <w:ind w:firstLine="0"/>
      </w:pPr>
    </w:p>
    <w:p w14:paraId="5BEBD009" w14:textId="77777777" w:rsidR="008C7F3B" w:rsidRDefault="008C7F3B" w:rsidP="008C7F3B">
      <w:pPr>
        <w:pStyle w:val="Heading2"/>
      </w:pPr>
      <w:bookmarkStart w:id="304" w:name="_Toc535446906"/>
      <w:r>
        <w:lastRenderedPageBreak/>
        <w:t>Densidad</w:t>
      </w:r>
      <w:bookmarkEnd w:id="304"/>
    </w:p>
    <w:p w14:paraId="5BEBD00A" w14:textId="77777777" w:rsidR="00A874AA" w:rsidRDefault="00A874AA" w:rsidP="00A874AA">
      <w:pPr>
        <w:pStyle w:val="Heading3"/>
      </w:pPr>
      <w:r>
        <w:t>Densidad real</w:t>
      </w:r>
    </w:p>
    <w:p w14:paraId="5BEBD00B" w14:textId="77777777" w:rsidR="00A424EC" w:rsidRDefault="00A874AA" w:rsidP="00A874AA">
      <w:pPr>
        <w:rPr>
          <w:lang w:eastAsia="es-ES"/>
        </w:rPr>
      </w:pPr>
      <w:r>
        <w:rPr>
          <w:lang w:eastAsia="es-ES"/>
        </w:rPr>
        <w:t xml:space="preserve">La densidad real se determinó mediante la medición del volumen ocupado por una masa </w:t>
      </w:r>
      <w:r w:rsidR="00A424EC">
        <w:rPr>
          <w:lang w:eastAsia="es-ES"/>
        </w:rPr>
        <w:t xml:space="preserve">compactada </w:t>
      </w:r>
      <w:r>
        <w:rPr>
          <w:lang w:eastAsia="es-ES"/>
        </w:rPr>
        <w:t xml:space="preserve">de hojas molidas a polvo utilizando un molino de martillos (-X- molino del ICTA) </w:t>
      </w:r>
      <w:r w:rsidR="00A424EC">
        <w:rPr>
          <w:lang w:eastAsia="es-ES"/>
        </w:rPr>
        <w:t>con una malla de 0,012 mm en una probeta calibrada de 10 mL. El ensayo se realizó por cuadriplicado variando aleatoriamente la masa de hojas y se calculó mediante la siguiente ecuación:</w:t>
      </w:r>
    </w:p>
    <w:p w14:paraId="5BEBD00C" w14:textId="77777777" w:rsidR="00A874AA" w:rsidRPr="00A874AA" w:rsidRDefault="00A424EC" w:rsidP="00A424EC">
      <w:pPr>
        <w:keepNext/>
        <w:jc w:val="center"/>
        <w:rPr>
          <w:lang w:eastAsia="es-ES"/>
        </w:rPr>
      </w:pPr>
      <m:oMathPara>
        <m:oMath>
          <m:r>
            <w:rPr>
              <w:rFonts w:ascii="Cambria Math" w:hAnsi="Cambria Math"/>
              <w:lang w:eastAsia="es-ES"/>
            </w:rPr>
            <m:t>ρ=</m:t>
          </m:r>
          <m:f>
            <m:fPr>
              <m:ctrlPr>
                <w:rPr>
                  <w:rFonts w:ascii="Cambria Math" w:hAnsi="Cambria Math"/>
                  <w:i/>
                  <w:lang w:eastAsia="es-ES"/>
                </w:rPr>
              </m:ctrlPr>
            </m:fPr>
            <m:num>
              <m:r>
                <w:rPr>
                  <w:rFonts w:ascii="Cambria Math" w:hAnsi="Cambria Math"/>
                  <w:lang w:eastAsia="es-ES"/>
                </w:rPr>
                <m:t>masa</m:t>
              </m:r>
            </m:num>
            <m:den>
              <m:r>
                <w:rPr>
                  <w:rFonts w:ascii="Cambria Math" w:hAnsi="Cambria Math"/>
                  <w:lang w:eastAsia="es-ES"/>
                </w:rPr>
                <m:t>Volumen</m:t>
              </m:r>
            </m:den>
          </m:f>
        </m:oMath>
      </m:oMathPara>
    </w:p>
    <w:p w14:paraId="5BEBD00D" w14:textId="77777777" w:rsidR="00A874AA" w:rsidRDefault="00A424EC" w:rsidP="00A424EC">
      <w:pPr>
        <w:pStyle w:val="Caption"/>
        <w:jc w:val="center"/>
      </w:pPr>
      <w:r>
        <w:t xml:space="preserve">Ecuación </w:t>
      </w:r>
      <w:r w:rsidR="00B00782">
        <w:fldChar w:fldCharType="begin"/>
      </w:r>
      <w:r>
        <w:instrText xml:space="preserve"> SEQ Ecuación \* ARABIC </w:instrText>
      </w:r>
      <w:r w:rsidR="00B00782">
        <w:fldChar w:fldCharType="separate"/>
      </w:r>
      <w:r w:rsidR="0082242D">
        <w:rPr>
          <w:noProof/>
        </w:rPr>
        <w:t>12</w:t>
      </w:r>
      <w:r w:rsidR="00B00782">
        <w:fldChar w:fldCharType="end"/>
      </w:r>
    </w:p>
    <w:p w14:paraId="5BEBD00E" w14:textId="77777777" w:rsidR="00A424EC" w:rsidRDefault="49FB8D04" w:rsidP="00A424EC">
      <w:pPr>
        <w:rPr>
          <w:vertAlign w:val="superscript"/>
        </w:rPr>
      </w:pPr>
      <w:r>
        <w:t>El valor obtenido de densidad fue de 557,8</w:t>
      </w:r>
      <w:bookmarkStart w:id="305" w:name="_Hlk535520092"/>
      <w:r w:rsidR="006531C0">
        <w:rPr>
          <w:rFonts w:cs="Times New Roman"/>
        </w:rPr>
        <w:t>±</w:t>
      </w:r>
      <w:bookmarkEnd w:id="305"/>
      <w:r w:rsidR="006531C0">
        <w:t xml:space="preserve">34,9 </w:t>
      </w:r>
      <w:ins w:id="306" w:author="NN" w:date="2019-02-12T20:10:00Z">
        <w:r w:rsidR="00537EC6">
          <w:t>k</w:t>
        </w:r>
      </w:ins>
      <w:del w:id="307" w:author="NN" w:date="2019-02-12T20:10:00Z">
        <w:r w:rsidDel="00537EC6">
          <w:delText>K</w:delText>
        </w:r>
      </w:del>
      <w:r>
        <w:t>g/m</w:t>
      </w:r>
      <w:r w:rsidRPr="49FB8D04">
        <w:rPr>
          <w:vertAlign w:val="superscript"/>
        </w:rPr>
        <w:t>3</w:t>
      </w:r>
    </w:p>
    <w:p w14:paraId="5BEBD00F" w14:textId="77777777" w:rsidR="00237C63" w:rsidRDefault="00237C63" w:rsidP="00A424EC"/>
    <w:p w14:paraId="5BEBD010" w14:textId="77777777" w:rsidR="00237C63" w:rsidRDefault="00237C63" w:rsidP="00237C63">
      <w:pPr>
        <w:keepNext/>
        <w:jc w:val="center"/>
      </w:pPr>
      <w:r w:rsidRPr="00237C63">
        <w:rPr>
          <w:noProof/>
          <w:lang w:eastAsia="es-ES"/>
        </w:rPr>
        <w:drawing>
          <wp:inline distT="0" distB="0" distL="0" distR="0" wp14:anchorId="5BEBD175" wp14:editId="5BEBD176">
            <wp:extent cx="1017932" cy="3263951"/>
            <wp:effectExtent l="57150" t="57150" r="48895" b="5080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cstate="email">
                      <a:extLst>
                        <a:ext uri="{BEBA8EAE-BF5A-486C-A8C5-ECC9F3942E4B}">
                          <a14:imgProps xmlns:a14="http://schemas.microsoft.com/office/drawing/2010/main">
                            <a14:imgLayer r:embed="rId27">
                              <a14:imgEffect>
                                <a14:sharpenSoften amount="10000"/>
                              </a14:imgEffect>
                              <a14:imgEffect>
                                <a14:colorTemperature colorTemp="5700"/>
                              </a14:imgEffect>
                              <a14:imgEffect>
                                <a14:brightnessContrast bright="-5000" contrast="2000"/>
                              </a14:imgEffect>
                            </a14:imgLayer>
                          </a14:imgProps>
                        </a:ext>
                      </a:extLst>
                    </a:blip>
                    <a:srcRect/>
                    <a:stretch/>
                  </pic:blipFill>
                  <pic:spPr bwMode="auto">
                    <a:xfrm>
                      <a:off x="0" y="0"/>
                      <a:ext cx="1026124" cy="3290219"/>
                    </a:xfrm>
                    <a:prstGeom prst="rect">
                      <a:avLst/>
                    </a:prstGeom>
                    <a:ln>
                      <a:noFill/>
                    </a:ln>
                    <a:effectLst>
                      <a:outerShdw blurRad="50800" dir="5400000" algn="ctr" rotWithShape="0">
                        <a:srgbClr val="000000">
                          <a:alpha val="43137"/>
                        </a:srgbClr>
                      </a:outerShdw>
                    </a:effectLst>
                    <a:extLst>
                      <a:ext uri="{53640926-AAD7-44D8-BBD7-CCE9431645EC}">
                        <a14:shadowObscured xmlns:a14="http://schemas.microsoft.com/office/drawing/2010/main"/>
                      </a:ext>
                    </a:extLst>
                  </pic:spPr>
                </pic:pic>
              </a:graphicData>
            </a:graphic>
          </wp:inline>
        </w:drawing>
      </w:r>
    </w:p>
    <w:p w14:paraId="5BEBD011" w14:textId="77777777" w:rsidR="00237C63" w:rsidRDefault="00237C63" w:rsidP="00237C63">
      <w:pPr>
        <w:pStyle w:val="Caption"/>
        <w:jc w:val="center"/>
      </w:pPr>
      <w:r>
        <w:t xml:space="preserve">Figura </w:t>
      </w:r>
      <w:r w:rsidR="00B00782">
        <w:fldChar w:fldCharType="begin"/>
      </w:r>
      <w:r>
        <w:instrText xml:space="preserve"> SEQ Figura \* ARABIC </w:instrText>
      </w:r>
      <w:r w:rsidR="00B00782">
        <w:fldChar w:fldCharType="separate"/>
      </w:r>
      <w:r w:rsidR="00ED0EF7">
        <w:rPr>
          <w:noProof/>
        </w:rPr>
        <w:t>5</w:t>
      </w:r>
      <w:r w:rsidR="00B00782">
        <w:fldChar w:fldCharType="end"/>
      </w:r>
      <w:r w:rsidR="00D2002A">
        <w:t>Determinación de densidad real</w:t>
      </w:r>
    </w:p>
    <w:p w14:paraId="5BEBD012" w14:textId="77777777" w:rsidR="00A424EC" w:rsidRDefault="00A424EC" w:rsidP="00A424EC">
      <w:pPr>
        <w:pStyle w:val="Heading3"/>
      </w:pPr>
      <w:r>
        <w:t>Densidad aparente</w:t>
      </w:r>
    </w:p>
    <w:p w14:paraId="5BEBD013" w14:textId="52F03CA4" w:rsidR="00A424EC" w:rsidRDefault="49FB8D04" w:rsidP="49FB8D04">
      <w:pPr>
        <w:rPr>
          <w:lang w:eastAsia="es-ES"/>
        </w:rPr>
      </w:pPr>
      <w:r w:rsidRPr="49FB8D04">
        <w:rPr>
          <w:lang w:eastAsia="es-ES"/>
        </w:rPr>
        <w:t xml:space="preserve">La densidad aparente se determinó mediante la medición del volumen ocupado por una masa de hojas enteras en una probeta de 500 mL. Se midieron los volúmenes ocupados por las hojas simplemente depositadas, depositadas </w:t>
      </w:r>
      <w:ins w:id="308" w:author="NN" w:date="2019-02-12T20:12:00Z">
        <w:r w:rsidR="00E8510B">
          <w:rPr>
            <w:lang w:eastAsia="es-ES"/>
          </w:rPr>
          <w:t xml:space="preserve">y asentadas por </w:t>
        </w:r>
      </w:ins>
      <w:del w:id="309" w:author="NN" w:date="2019-02-12T20:12:00Z">
        <w:r w:rsidRPr="49FB8D04" w:rsidDel="00E8510B">
          <w:rPr>
            <w:lang w:eastAsia="es-ES"/>
          </w:rPr>
          <w:delText xml:space="preserve">tras </w:delText>
        </w:r>
      </w:del>
      <w:r w:rsidRPr="49FB8D04">
        <w:rPr>
          <w:lang w:eastAsia="es-ES"/>
        </w:rPr>
        <w:t xml:space="preserve">golpear </w:t>
      </w:r>
      <w:ins w:id="310" w:author="NN" w:date="2019-02-12T20:12:00Z">
        <w:del w:id="311" w:author="Federico Ezequiel Benelli" w:date="2019-03-18T19:01:00Z">
          <w:r w:rsidR="00B00782" w:rsidRPr="00B00782" w:rsidDel="0029651B">
            <w:rPr>
              <w:highlight w:val="yellow"/>
              <w:lang w:eastAsia="es-ES"/>
              <w:rPrChange w:id="312" w:author="NN" w:date="2019-02-12T20:12:00Z">
                <w:rPr>
                  <w:lang w:eastAsia="es-ES"/>
                </w:rPr>
              </w:rPrChange>
            </w:rPr>
            <w:delText>¿lateralmente, desde la base?</w:delText>
          </w:r>
          <w:r w:rsidR="00E8510B" w:rsidDel="0029651B">
            <w:rPr>
              <w:lang w:eastAsia="es-ES"/>
            </w:rPr>
            <w:delText xml:space="preserve"> </w:delText>
          </w:r>
        </w:del>
      </w:ins>
      <w:del w:id="313" w:author="Federico Ezequiel Benelli" w:date="2019-06-24T19:04:00Z">
        <w:r w:rsidRPr="49FB8D04" w:rsidDel="00B1138F">
          <w:rPr>
            <w:lang w:eastAsia="es-ES"/>
          </w:rPr>
          <w:delText>reiteradas</w:delText>
        </w:r>
      </w:del>
      <w:ins w:id="314" w:author="Federico Ezequiel Benelli" w:date="2019-06-24T19:04:00Z">
        <w:r w:rsidR="00B1138F">
          <w:rPr>
            <w:lang w:eastAsia="es-ES"/>
          </w:rPr>
          <w:t>lateralmente reiteradas</w:t>
        </w:r>
      </w:ins>
      <w:r w:rsidRPr="49FB8D04">
        <w:rPr>
          <w:lang w:eastAsia="es-ES"/>
        </w:rPr>
        <w:t xml:space="preserve"> veces la probeta y tras compactar manualmente las hojas dentro de la misma. </w:t>
      </w:r>
      <w:r w:rsidR="006531C0">
        <w:rPr>
          <w:lang w:eastAsia="es-ES"/>
        </w:rPr>
        <w:t>Los tres</w:t>
      </w:r>
      <w:r w:rsidRPr="49FB8D04">
        <w:rPr>
          <w:lang w:eastAsia="es-ES"/>
        </w:rPr>
        <w:t xml:space="preserve"> ensayo</w:t>
      </w:r>
      <w:r w:rsidR="007F29B0">
        <w:rPr>
          <w:lang w:eastAsia="es-ES"/>
        </w:rPr>
        <w:t>s</w:t>
      </w:r>
      <w:r w:rsidRPr="49FB8D04">
        <w:rPr>
          <w:lang w:eastAsia="es-ES"/>
        </w:rPr>
        <w:t xml:space="preserve"> fue</w:t>
      </w:r>
      <w:r w:rsidR="007F29B0">
        <w:rPr>
          <w:lang w:eastAsia="es-ES"/>
        </w:rPr>
        <w:t>ron</w:t>
      </w:r>
      <w:r w:rsidRPr="49FB8D04">
        <w:rPr>
          <w:lang w:eastAsia="es-ES"/>
        </w:rPr>
        <w:t xml:space="preserve"> realizado</w:t>
      </w:r>
      <w:r w:rsidR="007F29B0">
        <w:rPr>
          <w:lang w:eastAsia="es-ES"/>
        </w:rPr>
        <w:t>s</w:t>
      </w:r>
      <w:r w:rsidRPr="49FB8D04">
        <w:rPr>
          <w:lang w:eastAsia="es-ES"/>
        </w:rPr>
        <w:t xml:space="preserve"> por triplicado</w:t>
      </w:r>
      <w:r w:rsidR="00237C63">
        <w:rPr>
          <w:lang w:eastAsia="es-ES"/>
        </w:rPr>
        <w:t xml:space="preserve"> y las densidades aparentes se calcularon con la ecuación -X- </w:t>
      </w:r>
      <w:ins w:id="315" w:author="NN" w:date="2019-02-12T20:11:00Z">
        <w:r w:rsidR="00537EC6">
          <w:rPr>
            <w:lang w:eastAsia="es-ES"/>
          </w:rPr>
          <w:t xml:space="preserve"> ya señalada para </w:t>
        </w:r>
      </w:ins>
      <w:del w:id="316" w:author="NN" w:date="2019-02-12T20:11:00Z">
        <w:r w:rsidR="00237C63" w:rsidDel="00537EC6">
          <w:rPr>
            <w:lang w:eastAsia="es-ES"/>
          </w:rPr>
          <w:delText>(</w:delText>
        </w:r>
      </w:del>
      <w:r w:rsidR="00237C63">
        <w:rPr>
          <w:lang w:eastAsia="es-ES"/>
        </w:rPr>
        <w:t>la</w:t>
      </w:r>
      <w:del w:id="317" w:author="NN" w:date="2019-02-12T20:11:00Z">
        <w:r w:rsidR="00237C63" w:rsidDel="00537EC6">
          <w:rPr>
            <w:lang w:eastAsia="es-ES"/>
          </w:rPr>
          <w:delText xml:space="preserve"> de</w:delText>
        </w:r>
      </w:del>
      <w:r w:rsidR="00237C63">
        <w:rPr>
          <w:lang w:eastAsia="es-ES"/>
        </w:rPr>
        <w:t xml:space="preserve"> densidad real</w:t>
      </w:r>
      <w:del w:id="318" w:author="NN" w:date="2019-02-12T20:11:00Z">
        <w:r w:rsidR="00237C63" w:rsidDel="00537EC6">
          <w:rPr>
            <w:lang w:eastAsia="es-ES"/>
          </w:rPr>
          <w:delText>)</w:delText>
        </w:r>
      </w:del>
      <w:r w:rsidR="00237C63">
        <w:rPr>
          <w:lang w:eastAsia="es-ES"/>
        </w:rPr>
        <w:t>.</w:t>
      </w:r>
    </w:p>
    <w:p w14:paraId="5BEBD014" w14:textId="77777777" w:rsidR="006531C0" w:rsidRPr="00D2002A" w:rsidRDefault="006531C0" w:rsidP="49FB8D04">
      <w:pPr>
        <w:rPr>
          <w:lang w:eastAsia="es-ES"/>
        </w:rPr>
      </w:pPr>
      <w:r>
        <w:rPr>
          <w:lang w:eastAsia="es-ES"/>
        </w:rPr>
        <w:t xml:space="preserve">Los valores obtenidos fueron de 134,4 </w:t>
      </w:r>
      <w:r>
        <w:rPr>
          <w:rFonts w:cs="Times New Roman"/>
        </w:rPr>
        <w:t>± 20,4 Kg/m</w:t>
      </w:r>
      <w:r>
        <w:rPr>
          <w:rFonts w:cs="Times New Roman"/>
          <w:vertAlign w:val="superscript"/>
        </w:rPr>
        <w:t>3</w:t>
      </w:r>
      <w:r>
        <w:rPr>
          <w:lang w:eastAsia="es-ES"/>
        </w:rPr>
        <w:t>,</w:t>
      </w:r>
      <w:r w:rsidR="00D2002A">
        <w:rPr>
          <w:lang w:eastAsia="es-ES"/>
        </w:rPr>
        <w:t xml:space="preserve"> 161,4 </w:t>
      </w:r>
      <w:r w:rsidR="00D2002A">
        <w:rPr>
          <w:rFonts w:cs="Times New Roman"/>
        </w:rPr>
        <w:t>± 4,2 Kg/m</w:t>
      </w:r>
      <w:r w:rsidR="00D2002A">
        <w:rPr>
          <w:rFonts w:cs="Times New Roman"/>
          <w:vertAlign w:val="superscript"/>
        </w:rPr>
        <w:t>3</w:t>
      </w:r>
      <w:r w:rsidR="00D2002A">
        <w:rPr>
          <w:rFonts w:cs="Times New Roman"/>
        </w:rPr>
        <w:t xml:space="preserve"> y 193,3 ± 10,1 Kg/m</w:t>
      </w:r>
      <w:r w:rsidR="00D2002A">
        <w:rPr>
          <w:rFonts w:cs="Times New Roman"/>
          <w:vertAlign w:val="superscript"/>
        </w:rPr>
        <w:t>3</w:t>
      </w:r>
      <w:r w:rsidR="00D2002A">
        <w:rPr>
          <w:rFonts w:cs="Times New Roman"/>
        </w:rPr>
        <w:t xml:space="preserve"> para las hojas depositadas, tras golpear la probeta y compactadas manualmente, respectivamente.</w:t>
      </w:r>
    </w:p>
    <w:p w14:paraId="5BEBD015" w14:textId="77777777" w:rsidR="006531C0" w:rsidRDefault="006531C0" w:rsidP="49FB8D04"/>
    <w:p w14:paraId="5BEBD016" w14:textId="77777777" w:rsidR="00D2002A" w:rsidRDefault="006531C0" w:rsidP="00D2002A">
      <w:pPr>
        <w:keepNext/>
        <w:jc w:val="center"/>
      </w:pPr>
      <w:r w:rsidRPr="006531C0">
        <w:rPr>
          <w:noProof/>
          <w:lang w:eastAsia="es-ES"/>
        </w:rPr>
        <w:drawing>
          <wp:inline distT="0" distB="0" distL="0" distR="0" wp14:anchorId="5BEBD177" wp14:editId="5BEBD178">
            <wp:extent cx="1371523" cy="3211372"/>
            <wp:effectExtent l="0" t="0" r="635" b="825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cstate="email"/>
                    <a:srcRect/>
                    <a:stretch/>
                  </pic:blipFill>
                  <pic:spPr bwMode="auto">
                    <a:xfrm>
                      <a:off x="0" y="0"/>
                      <a:ext cx="1380708" cy="3232878"/>
                    </a:xfrm>
                    <a:prstGeom prst="rect">
                      <a:avLst/>
                    </a:prstGeom>
                    <a:ln>
                      <a:noFill/>
                    </a:ln>
                    <a:extLst>
                      <a:ext uri="{53640926-AAD7-44D8-BBD7-CCE9431645EC}">
                        <a14:shadowObscured xmlns:a14="http://schemas.microsoft.com/office/drawing/2010/main"/>
                      </a:ext>
                    </a:extLst>
                  </pic:spPr>
                </pic:pic>
              </a:graphicData>
            </a:graphic>
          </wp:inline>
        </w:drawing>
      </w:r>
    </w:p>
    <w:p w14:paraId="5BEBD017" w14:textId="77777777" w:rsidR="006531C0" w:rsidRDefault="00D2002A" w:rsidP="00D2002A">
      <w:pPr>
        <w:pStyle w:val="Caption"/>
        <w:jc w:val="center"/>
        <w:rPr>
          <w:lang w:eastAsia="es-ES"/>
        </w:rPr>
      </w:pPr>
      <w:r>
        <w:t xml:space="preserve">Figura </w:t>
      </w:r>
      <w:r w:rsidR="00B00782">
        <w:fldChar w:fldCharType="begin"/>
      </w:r>
      <w:r>
        <w:instrText xml:space="preserve"> SEQ Figura \* ARABIC </w:instrText>
      </w:r>
      <w:r w:rsidR="00B00782">
        <w:fldChar w:fldCharType="separate"/>
      </w:r>
      <w:r w:rsidR="00ED0EF7">
        <w:rPr>
          <w:noProof/>
        </w:rPr>
        <w:t>6</w:t>
      </w:r>
      <w:r w:rsidR="00B00782">
        <w:fldChar w:fldCharType="end"/>
      </w:r>
      <w:r>
        <w:t xml:space="preserve"> Determinación de densidad aparente</w:t>
      </w:r>
    </w:p>
    <w:p w14:paraId="5BEBD018" w14:textId="77777777" w:rsidR="00237C63" w:rsidRPr="00A424EC" w:rsidRDefault="00237C63" w:rsidP="49FB8D04">
      <w:pPr>
        <w:rPr>
          <w:lang w:eastAsia="es-ES"/>
        </w:rPr>
      </w:pPr>
    </w:p>
    <w:p w14:paraId="5BEBD019" w14:textId="77777777" w:rsidR="49FB8D04" w:rsidRDefault="49FB8D04" w:rsidP="49FB8D04">
      <w:pPr>
        <w:pStyle w:val="Heading2"/>
      </w:pPr>
      <w:r>
        <w:t xml:space="preserve">Contenido de </w:t>
      </w:r>
      <w:del w:id="319" w:author="NN" w:date="2019-02-12T20:13:00Z">
        <w:r w:rsidDel="00E8510B">
          <w:delText>Á</w:delText>
        </w:r>
      </w:del>
      <w:ins w:id="320" w:author="NN" w:date="2019-02-12T20:13:00Z">
        <w:r w:rsidR="00E8510B">
          <w:t>á</w:t>
        </w:r>
      </w:ins>
      <w:r>
        <w:t xml:space="preserve">cido </w:t>
      </w:r>
      <w:ins w:id="321" w:author="NN" w:date="2019-02-12T20:13:00Z">
        <w:r w:rsidR="00E8510B">
          <w:t>c</w:t>
        </w:r>
      </w:ins>
      <w:del w:id="322" w:author="NN" w:date="2019-02-12T20:13:00Z">
        <w:r w:rsidDel="00E8510B">
          <w:delText>C</w:delText>
        </w:r>
      </w:del>
      <w:r>
        <w:t>arnósico</w:t>
      </w:r>
    </w:p>
    <w:p w14:paraId="5BEBD01A" w14:textId="77777777" w:rsidR="49FB8D04" w:rsidRDefault="49FB8D04" w:rsidP="49FB8D04">
      <w:pPr>
        <w:rPr>
          <w:rFonts w:eastAsia="Times New Roman" w:cs="Times New Roman"/>
        </w:rPr>
      </w:pPr>
      <w:r w:rsidRPr="49FB8D04">
        <w:rPr>
          <w:rFonts w:eastAsia="Times New Roman" w:cs="Times New Roman"/>
        </w:rPr>
        <w:t xml:space="preserve">Las muestras de hojas secas de romero fueron molidas a polvo utilizando una picadora de alimentos marca </w:t>
      </w:r>
      <w:proofErr w:type="spellStart"/>
      <w:r w:rsidRPr="49FB8D04">
        <w:rPr>
          <w:rFonts w:eastAsia="Times New Roman" w:cs="Times New Roman"/>
        </w:rPr>
        <w:t>Moulinex</w:t>
      </w:r>
      <w:proofErr w:type="spellEnd"/>
      <w:r w:rsidRPr="49FB8D04">
        <w:rPr>
          <w:rFonts w:eastAsia="Times New Roman" w:cs="Times New Roman"/>
          <w:vertAlign w:val="superscript"/>
        </w:rPr>
        <w:t>®</w:t>
      </w:r>
      <w:r w:rsidRPr="49FB8D04">
        <w:rPr>
          <w:rFonts w:eastAsia="Times New Roman" w:cs="Times New Roman"/>
        </w:rPr>
        <w:t xml:space="preserve">, posteriormente se pesaron 100 mg del polvo a los cuales se les realizó una extracción asistida por ultrasonido utilizando un equipo Cole-Parmer® Ultrasonic Cleaner Model 08892-06; como solvente de extracción se usaron 100 mL de una mezcla </w:t>
      </w:r>
      <w:ins w:id="323" w:author="NN" w:date="2019-02-12T20:13:00Z">
        <w:r w:rsidR="00E8510B">
          <w:rPr>
            <w:rFonts w:eastAsia="Times New Roman" w:cs="Times New Roman"/>
          </w:rPr>
          <w:t>e</w:t>
        </w:r>
      </w:ins>
      <w:del w:id="324" w:author="NN" w:date="2019-02-12T20:13:00Z">
        <w:r w:rsidRPr="49FB8D04" w:rsidDel="00E8510B">
          <w:rPr>
            <w:rFonts w:eastAsia="Times New Roman" w:cs="Times New Roman"/>
          </w:rPr>
          <w:delText>E</w:delText>
        </w:r>
      </w:del>
      <w:r w:rsidRPr="49FB8D04">
        <w:rPr>
          <w:rFonts w:eastAsia="Times New Roman" w:cs="Times New Roman"/>
        </w:rPr>
        <w:t>tanol/</w:t>
      </w:r>
      <w:proofErr w:type="spellStart"/>
      <w:ins w:id="325" w:author="NN" w:date="2019-02-12T20:13:00Z">
        <w:r w:rsidR="00E8510B">
          <w:rPr>
            <w:rFonts w:eastAsia="Times New Roman" w:cs="Times New Roman"/>
          </w:rPr>
          <w:t>e</w:t>
        </w:r>
      </w:ins>
      <w:del w:id="326" w:author="NN" w:date="2019-02-12T20:13:00Z">
        <w:r w:rsidRPr="49FB8D04" w:rsidDel="00E8510B">
          <w:rPr>
            <w:rFonts w:eastAsia="Times New Roman" w:cs="Times New Roman"/>
          </w:rPr>
          <w:delText>M</w:delText>
        </w:r>
      </w:del>
      <w:r w:rsidRPr="49FB8D04">
        <w:rPr>
          <w:rFonts w:eastAsia="Times New Roman" w:cs="Times New Roman"/>
        </w:rPr>
        <w:t>etanol</w:t>
      </w:r>
      <w:proofErr w:type="spellEnd"/>
      <w:r w:rsidRPr="49FB8D04">
        <w:rPr>
          <w:rFonts w:eastAsia="Times New Roman" w:cs="Times New Roman"/>
        </w:rPr>
        <w:t>/</w:t>
      </w:r>
      <w:proofErr w:type="spellStart"/>
      <w:r w:rsidRPr="49FB8D04">
        <w:rPr>
          <w:rFonts w:eastAsia="Times New Roman" w:cs="Times New Roman"/>
        </w:rPr>
        <w:t>iso</w:t>
      </w:r>
      <w:proofErr w:type="spellEnd"/>
      <w:r w:rsidRPr="49FB8D04">
        <w:rPr>
          <w:rFonts w:eastAsia="Times New Roman" w:cs="Times New Roman"/>
        </w:rPr>
        <w:t>-propanol 90/5/5 y el proceso de extracción fue de una hora y media.</w:t>
      </w:r>
    </w:p>
    <w:p w14:paraId="5BEBD01B" w14:textId="77777777" w:rsidR="49FB8D04" w:rsidRDefault="49FB8D04" w:rsidP="49FB8D04">
      <w:r w:rsidRPr="49FB8D04">
        <w:rPr>
          <w:rFonts w:eastAsia="Times New Roman" w:cs="Times New Roman"/>
        </w:rPr>
        <w:t xml:space="preserve">El contenido de </w:t>
      </w:r>
      <w:del w:id="327" w:author="NN" w:date="2019-02-12T20:13:00Z">
        <w:r w:rsidRPr="49FB8D04" w:rsidDel="00E8510B">
          <w:rPr>
            <w:rFonts w:eastAsia="Times New Roman" w:cs="Times New Roman"/>
          </w:rPr>
          <w:delText>Á</w:delText>
        </w:r>
      </w:del>
      <w:ins w:id="328" w:author="NN" w:date="2019-02-12T20:13:00Z">
        <w:r w:rsidR="00E8510B">
          <w:rPr>
            <w:rFonts w:eastAsia="Times New Roman" w:cs="Times New Roman"/>
          </w:rPr>
          <w:t>á</w:t>
        </w:r>
      </w:ins>
      <w:r w:rsidRPr="49FB8D04">
        <w:rPr>
          <w:rFonts w:eastAsia="Times New Roman" w:cs="Times New Roman"/>
        </w:rPr>
        <w:t xml:space="preserve">cido </w:t>
      </w:r>
      <w:ins w:id="329" w:author="NN" w:date="2019-02-12T20:13:00Z">
        <w:r w:rsidR="00E8510B">
          <w:rPr>
            <w:rFonts w:eastAsia="Times New Roman" w:cs="Times New Roman"/>
          </w:rPr>
          <w:t>c</w:t>
        </w:r>
      </w:ins>
      <w:del w:id="330" w:author="NN" w:date="2019-02-12T20:13:00Z">
        <w:r w:rsidRPr="49FB8D04" w:rsidDel="00E8510B">
          <w:rPr>
            <w:rFonts w:eastAsia="Times New Roman" w:cs="Times New Roman"/>
          </w:rPr>
          <w:delText>C</w:delText>
        </w:r>
      </w:del>
      <w:r w:rsidRPr="49FB8D04">
        <w:rPr>
          <w:rFonts w:eastAsia="Times New Roman" w:cs="Times New Roman"/>
        </w:rPr>
        <w:t>arnósico fue determinado mediante cromatografía líquida de alta performance (HPLC), en un equipo SHIMADZU</w:t>
      </w:r>
      <w:r w:rsidR="004A0957">
        <w:rPr>
          <w:rFonts w:eastAsia="Times New Roman" w:cs="Times New Roman"/>
          <w:vertAlign w:val="superscript"/>
        </w:rPr>
        <w:t>®</w:t>
      </w:r>
      <w:r w:rsidRPr="49FB8D04">
        <w:rPr>
          <w:rFonts w:eastAsia="Times New Roman" w:cs="Times New Roman"/>
        </w:rPr>
        <w:t xml:space="preserve"> con dos bombas LC-10AS, detector UV-Visible SPD-10AV operando a 230 nm y controlador bus a computadora CBM-20A con una columna Agilent ZORBAX Eclipse XDB-C18 </w:t>
      </w:r>
      <w:r w:rsidR="004A0957">
        <w:rPr>
          <w:rFonts w:eastAsia="Times New Roman" w:cs="Times New Roman"/>
        </w:rPr>
        <w:t>(</w:t>
      </w:r>
      <w:r w:rsidRPr="49FB8D04">
        <w:rPr>
          <w:rFonts w:eastAsia="Times New Roman" w:cs="Times New Roman"/>
        </w:rPr>
        <w:t>4,6 x 250 mm</w:t>
      </w:r>
      <w:r w:rsidR="004A0957">
        <w:rPr>
          <w:rFonts w:eastAsia="Times New Roman" w:cs="Times New Roman"/>
        </w:rPr>
        <w:t>,</w:t>
      </w:r>
      <w:r w:rsidRPr="49FB8D04">
        <w:rPr>
          <w:rFonts w:eastAsia="Times New Roman" w:cs="Times New Roman"/>
        </w:rPr>
        <w:t xml:space="preserve"> 5µm</w:t>
      </w:r>
      <w:r w:rsidR="004A0957">
        <w:rPr>
          <w:rFonts w:eastAsia="Times New Roman" w:cs="Times New Roman"/>
        </w:rPr>
        <w:t>)</w:t>
      </w:r>
      <w:r w:rsidRPr="49FB8D04">
        <w:rPr>
          <w:rFonts w:eastAsia="Times New Roman" w:cs="Times New Roman"/>
        </w:rPr>
        <w:t>, las inyecciones fueron de 20 µL y la fase móvil fue una mezcla de acetonitrilo y agua en una relación 7:3 respectivamente más 1,2 mL de H</w:t>
      </w:r>
      <w:r w:rsidRPr="49FB8D04">
        <w:rPr>
          <w:rFonts w:eastAsia="Times New Roman" w:cs="Times New Roman"/>
          <w:vertAlign w:val="subscript"/>
        </w:rPr>
        <w:t>3</w:t>
      </w:r>
      <w:r w:rsidRPr="49FB8D04">
        <w:rPr>
          <w:rFonts w:eastAsia="Times New Roman" w:cs="Times New Roman"/>
        </w:rPr>
        <w:t>PO</w:t>
      </w:r>
      <w:r w:rsidRPr="49FB8D04">
        <w:rPr>
          <w:rFonts w:eastAsia="Times New Roman" w:cs="Times New Roman"/>
          <w:vertAlign w:val="subscript"/>
        </w:rPr>
        <w:t>4</w:t>
      </w:r>
      <w:r w:rsidRPr="49FB8D04">
        <w:rPr>
          <w:rFonts w:eastAsia="Times New Roman" w:cs="Times New Roman"/>
        </w:rPr>
        <w:t xml:space="preserve"> por litro de solución a un flujo de 0,8 mL/min de manera isocrática durante 20 minutos.</w:t>
      </w:r>
      <w:r w:rsidR="004A0957">
        <w:rPr>
          <w:rFonts w:eastAsia="Times New Roman" w:cs="Times New Roman"/>
        </w:rPr>
        <w:t xml:space="preserve"> El ensayo fue realizado por triplicado.</w:t>
      </w:r>
    </w:p>
    <w:p w14:paraId="5BEBD01C" w14:textId="77777777" w:rsidR="004A0957" w:rsidRDefault="004A0957" w:rsidP="49FB8D04">
      <w:pPr>
        <w:sectPr w:rsidR="004A0957" w:rsidSect="00080D9E">
          <w:pgSz w:w="11907" w:h="16840" w:code="9"/>
          <w:pgMar w:top="1134" w:right="1134" w:bottom="1134" w:left="1701" w:header="709" w:footer="709" w:gutter="0"/>
          <w:pgNumType w:start="1"/>
          <w:cols w:space="708"/>
          <w:docGrid w:linePitch="360"/>
        </w:sectPr>
      </w:pPr>
    </w:p>
    <w:p w14:paraId="5BEBD01D" w14:textId="77777777" w:rsidR="004A0957" w:rsidRDefault="004A0957" w:rsidP="004A0957">
      <w:pPr>
        <w:keepNext/>
        <w:ind w:right="-638" w:firstLine="0"/>
        <w:jc w:val="center"/>
      </w:pPr>
      <w:r w:rsidRPr="004A0957">
        <w:rPr>
          <w:noProof/>
          <w:lang w:eastAsia="es-ES"/>
        </w:rPr>
        <w:lastRenderedPageBreak/>
        <w:drawing>
          <wp:inline distT="0" distB="0" distL="0" distR="0" wp14:anchorId="5BEBD179" wp14:editId="5BEBD17A">
            <wp:extent cx="2924175" cy="292417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cstate="email"/>
                    <a:srcRect/>
                    <a:stretch/>
                  </pic:blipFill>
                  <pic:spPr bwMode="auto">
                    <a:xfrm>
                      <a:off x="0" y="0"/>
                      <a:ext cx="2924175" cy="2924175"/>
                    </a:xfrm>
                    <a:prstGeom prst="rect">
                      <a:avLst/>
                    </a:prstGeom>
                    <a:ln>
                      <a:noFill/>
                    </a:ln>
                    <a:extLst>
                      <a:ext uri="{53640926-AAD7-44D8-BBD7-CCE9431645EC}">
                        <a14:shadowObscured xmlns:a14="http://schemas.microsoft.com/office/drawing/2010/main"/>
                      </a:ext>
                    </a:extLst>
                  </pic:spPr>
                </pic:pic>
              </a:graphicData>
            </a:graphic>
          </wp:inline>
        </w:drawing>
      </w:r>
    </w:p>
    <w:p w14:paraId="5BEBD01E" w14:textId="77777777" w:rsidR="004A0957" w:rsidRDefault="004A0957" w:rsidP="004A0957">
      <w:pPr>
        <w:pStyle w:val="Caption"/>
        <w:jc w:val="center"/>
        <w:rPr>
          <w:rFonts w:eastAsia="Times New Roman" w:cs="Times New Roman"/>
        </w:rPr>
      </w:pPr>
      <w:r>
        <w:t xml:space="preserve">Figura </w:t>
      </w:r>
      <w:r w:rsidR="00B00782">
        <w:fldChar w:fldCharType="begin"/>
      </w:r>
      <w:r>
        <w:instrText xml:space="preserve"> SEQ Figura \* ARABIC </w:instrText>
      </w:r>
      <w:r w:rsidR="00B00782">
        <w:fldChar w:fldCharType="separate"/>
      </w:r>
      <w:r w:rsidR="00ED0EF7">
        <w:rPr>
          <w:noProof/>
        </w:rPr>
        <w:t>7</w:t>
      </w:r>
      <w:r w:rsidR="00B00782">
        <w:fldChar w:fldCharType="end"/>
      </w:r>
      <w:r>
        <w:t xml:space="preserve"> Soluciones tras la extracción de ácido carnósico</w:t>
      </w:r>
    </w:p>
    <w:p w14:paraId="5BEBD01F" w14:textId="77777777" w:rsidR="004A0957" w:rsidRDefault="004A0957" w:rsidP="004A0957">
      <w:pPr>
        <w:keepNext/>
        <w:ind w:left="426" w:firstLine="0"/>
      </w:pPr>
      <w:r>
        <w:rPr>
          <w:noProof/>
          <w:lang w:eastAsia="es-ES"/>
        </w:rPr>
        <w:drawing>
          <wp:inline distT="0" distB="0" distL="0" distR="0" wp14:anchorId="5BEBD17B" wp14:editId="5BEBD17C">
            <wp:extent cx="1640205" cy="2914519"/>
            <wp:effectExtent l="0" t="0" r="0" b="635"/>
            <wp:docPr id="1145643994" name="Imagen 11456439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email">
                      <a:extLst>
                        <a:ext uri="{28A0092B-C50C-407E-A947-70E740481C1C}">
                          <a14:useLocalDpi xmlns:a14="http://schemas.microsoft.com/office/drawing/2010/main" val="0"/>
                        </a:ext>
                      </a:extLst>
                    </a:blip>
                    <a:stretch>
                      <a:fillRect/>
                    </a:stretch>
                  </pic:blipFill>
                  <pic:spPr>
                    <a:xfrm>
                      <a:off x="0" y="0"/>
                      <a:ext cx="1640205" cy="2914519"/>
                    </a:xfrm>
                    <a:prstGeom prst="rect">
                      <a:avLst/>
                    </a:prstGeom>
                  </pic:spPr>
                </pic:pic>
              </a:graphicData>
            </a:graphic>
          </wp:inline>
        </w:drawing>
      </w:r>
    </w:p>
    <w:p w14:paraId="5BEBD020" w14:textId="77777777" w:rsidR="004A0957" w:rsidRDefault="004A0957" w:rsidP="004A0957">
      <w:pPr>
        <w:pStyle w:val="Caption"/>
        <w:rPr>
          <w:rFonts w:eastAsia="Times New Roman" w:cs="Times New Roman"/>
        </w:rPr>
      </w:pPr>
      <w:r>
        <w:t xml:space="preserve">Figura </w:t>
      </w:r>
      <w:r w:rsidR="00B00782">
        <w:fldChar w:fldCharType="begin"/>
      </w:r>
      <w:r>
        <w:instrText xml:space="preserve"> SEQ Figura \* ARABIC </w:instrText>
      </w:r>
      <w:r w:rsidR="00B00782">
        <w:fldChar w:fldCharType="separate"/>
      </w:r>
      <w:r w:rsidR="00ED0EF7">
        <w:rPr>
          <w:noProof/>
        </w:rPr>
        <w:t>8</w:t>
      </w:r>
      <w:r w:rsidR="00B00782">
        <w:fldChar w:fldCharType="end"/>
      </w:r>
      <w:r>
        <w:t xml:space="preserve"> Equipo HPLC </w:t>
      </w:r>
      <w:proofErr w:type="spellStart"/>
      <w:r>
        <w:t>Shimadzu</w:t>
      </w:r>
      <w:proofErr w:type="spellEnd"/>
    </w:p>
    <w:p w14:paraId="5BEBD021" w14:textId="77777777" w:rsidR="004A0957" w:rsidRDefault="004A0957" w:rsidP="49FB8D04">
      <w:pPr>
        <w:sectPr w:rsidR="004A0957" w:rsidSect="00C14C02">
          <w:type w:val="continuous"/>
          <w:pgSz w:w="11907" w:h="16840" w:code="9"/>
          <w:pgMar w:top="1134" w:right="1134" w:bottom="1134" w:left="1701" w:header="709" w:footer="709" w:gutter="0"/>
          <w:cols w:num="2" w:space="282"/>
          <w:docGrid w:linePitch="360"/>
        </w:sectPr>
      </w:pPr>
    </w:p>
    <w:p w14:paraId="5BEBD022" w14:textId="77777777" w:rsidR="000F39FB" w:rsidRDefault="000F39FB" w:rsidP="49FB8D04"/>
    <w:p w14:paraId="5BEBD023" w14:textId="77777777" w:rsidR="49FB8D04" w:rsidRDefault="49FB8D04" w:rsidP="49FB8D04">
      <w:pPr>
        <w:rPr>
          <w:rFonts w:eastAsia="Times New Roman" w:cs="Times New Roman"/>
        </w:rPr>
      </w:pPr>
      <w:r w:rsidRPr="49FB8D04">
        <w:rPr>
          <w:rFonts w:eastAsia="Times New Roman" w:cs="Times New Roman"/>
        </w:rPr>
        <w:t>Para cuantificar el ácido carnósico extraído se realizó una curva de calibración con soluciones de concentración conocida preparadas a partir de un estándar comercial Extrasynthese</w:t>
      </w:r>
      <w:r w:rsidRPr="49FB8D04">
        <w:rPr>
          <w:rFonts w:eastAsia="Times New Roman" w:cs="Times New Roman"/>
          <w:vertAlign w:val="superscript"/>
        </w:rPr>
        <w:t>®</w:t>
      </w:r>
      <w:r w:rsidRPr="49FB8D04">
        <w:rPr>
          <w:rFonts w:eastAsia="Times New Roman" w:cs="Times New Roman"/>
        </w:rPr>
        <w:t xml:space="preserve"> de ácido carnósico con pureza &gt; 90%. </w:t>
      </w:r>
      <w:r w:rsidR="00237C63">
        <w:rPr>
          <w:rFonts w:eastAsia="Times New Roman" w:cs="Times New Roman"/>
        </w:rPr>
        <w:t>Se obtuvo una relación lineal</w:t>
      </w:r>
      <w:ins w:id="331" w:author="NN" w:date="2019-02-12T20:31:00Z">
        <w:r w:rsidR="001139A2">
          <w:rPr>
            <w:rFonts w:eastAsia="Times New Roman" w:cs="Times New Roman"/>
          </w:rPr>
          <w:t xml:space="preserve"> </w:t>
        </w:r>
      </w:ins>
      <w:r w:rsidR="00237C63">
        <w:rPr>
          <w:rFonts w:eastAsia="Times New Roman" w:cs="Times New Roman"/>
        </w:rPr>
        <w:t xml:space="preserve"> entre el área medida de cada solución de estándar con respecto a su concentración con un R</w:t>
      </w:r>
      <w:r w:rsidR="00237C63">
        <w:rPr>
          <w:rFonts w:eastAsia="Times New Roman" w:cs="Times New Roman"/>
          <w:vertAlign w:val="superscript"/>
        </w:rPr>
        <w:t>2</w:t>
      </w:r>
      <w:r w:rsidR="00237C63">
        <w:rPr>
          <w:rFonts w:eastAsia="Times New Roman" w:cs="Times New Roman"/>
        </w:rPr>
        <w:t xml:space="preserve"> aceptable.</w:t>
      </w:r>
    </w:p>
    <w:p w14:paraId="5BEBD024" w14:textId="77777777" w:rsidR="00237C63" w:rsidRDefault="00237C63" w:rsidP="00237C63">
      <w:pPr>
        <w:keepNext/>
        <w:jc w:val="center"/>
      </w:pPr>
      <w:r>
        <w:rPr>
          <w:noProof/>
          <w:lang w:eastAsia="es-ES"/>
        </w:rPr>
        <w:drawing>
          <wp:inline distT="0" distB="0" distL="0" distR="0" wp14:anchorId="5BEBD17D" wp14:editId="5BEBD17E">
            <wp:extent cx="3157268" cy="2881223"/>
            <wp:effectExtent l="0" t="0" r="5080" b="14605"/>
            <wp:docPr id="1" name="Gráfico 1">
              <a:extLst xmlns:a="http://schemas.openxmlformats.org/drawingml/2006/main">
                <a:ext uri="{FF2B5EF4-FFF2-40B4-BE49-F238E27FC236}">
                  <a16:creationId xmlns:a16="http://schemas.microsoft.com/office/drawing/2014/main" id="{7EFCB7A5-0A5B-4C80-982F-4F21AA34667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5BEBD025" w14:textId="77777777" w:rsidR="00237C63" w:rsidRDefault="00237C63" w:rsidP="00237C63">
      <w:pPr>
        <w:pStyle w:val="Caption"/>
        <w:jc w:val="center"/>
        <w:rPr>
          <w:rFonts w:eastAsia="Times New Roman" w:cs="Times New Roman"/>
        </w:rPr>
      </w:pPr>
      <w:r>
        <w:t xml:space="preserve">Figura </w:t>
      </w:r>
      <w:r w:rsidR="00B00782">
        <w:fldChar w:fldCharType="begin"/>
      </w:r>
      <w:r>
        <w:instrText xml:space="preserve"> SEQ Figura \* ARABIC </w:instrText>
      </w:r>
      <w:r w:rsidR="00B00782">
        <w:fldChar w:fldCharType="separate"/>
      </w:r>
      <w:r w:rsidR="00ED0EF7">
        <w:rPr>
          <w:noProof/>
        </w:rPr>
        <w:t>9</w:t>
      </w:r>
      <w:r w:rsidR="00B00782">
        <w:fldChar w:fldCharType="end"/>
      </w:r>
      <w:r>
        <w:t xml:space="preserve"> Curva de calibración de soluciones de estándar</w:t>
      </w:r>
    </w:p>
    <w:p w14:paraId="5BEBD026" w14:textId="77777777" w:rsidR="00237C63" w:rsidRPr="00237C63" w:rsidRDefault="00237C63" w:rsidP="00237C63">
      <w:pPr>
        <w:rPr>
          <w:rFonts w:eastAsia="Times New Roman" w:cs="Times New Roman"/>
        </w:rPr>
      </w:pPr>
    </w:p>
    <w:p w14:paraId="5BEBD027" w14:textId="77777777" w:rsidR="00237C63" w:rsidRPr="00237C63" w:rsidRDefault="004A0957" w:rsidP="00237C63">
      <w:pPr>
        <w:rPr>
          <w:rFonts w:eastAsia="Times New Roman" w:cs="Times New Roman"/>
        </w:rPr>
      </w:pPr>
      <w:r>
        <w:rPr>
          <w:rFonts w:eastAsia="Times New Roman" w:cs="Times New Roman"/>
        </w:rPr>
        <w:t xml:space="preserve">El valor de contenido de ácido carnósico fue de </w:t>
      </w:r>
      <w:r w:rsidR="004B1A1E">
        <w:rPr>
          <w:rFonts w:eastAsia="Times New Roman" w:cs="Times New Roman"/>
        </w:rPr>
        <w:t xml:space="preserve">6,06 ± 0,04 % en base húmeda. </w:t>
      </w:r>
    </w:p>
    <w:p w14:paraId="5BEBD028" w14:textId="77777777" w:rsidR="00237C63" w:rsidRDefault="00237C63" w:rsidP="00237C63">
      <w:pPr>
        <w:rPr>
          <w:rFonts w:eastAsia="Times New Roman" w:cs="Times New Roman"/>
        </w:rPr>
      </w:pPr>
    </w:p>
    <w:p w14:paraId="5BEBD029" w14:textId="77777777" w:rsidR="00237C63" w:rsidRPr="00237C63" w:rsidRDefault="00984F87" w:rsidP="004A0957">
      <w:pPr>
        <w:pStyle w:val="Heading2"/>
        <w:rPr>
          <w:rFonts w:eastAsia="Times New Roman" w:cs="Times New Roman"/>
        </w:rPr>
      </w:pPr>
      <w:r>
        <w:lastRenderedPageBreak/>
        <w:t>Distribución de tamaños de partícula</w:t>
      </w:r>
    </w:p>
    <w:p w14:paraId="5BEBD02A" w14:textId="77777777" w:rsidR="00984F87" w:rsidRPr="00FD172D" w:rsidRDefault="59ACAEAB" w:rsidP="00984F87">
      <w:r>
        <w:t xml:space="preserve">Debido a que las hojas de romero presentan una forma irregular se optó por realizar un análisis </w:t>
      </w:r>
      <w:r w:rsidRPr="00FD172D">
        <w:t>mediante la utilización de un software de procesamiento de imágenes el cual, a partir de una fotografía, ajusta los elementos a una forma elíptica, describiendo valores de longitud de los ejes de la misma.</w:t>
      </w:r>
    </w:p>
    <w:p w14:paraId="5BEBD02B" w14:textId="77777777" w:rsidR="59ACAEAB" w:rsidRPr="00FD172D" w:rsidRDefault="59ACAEAB" w:rsidP="59ACAEAB">
      <w:pPr>
        <w:rPr>
          <w:rFonts w:eastAsia="Times New Roman" w:cs="Times New Roman"/>
        </w:rPr>
      </w:pPr>
      <w:r w:rsidRPr="00FD172D">
        <w:t xml:space="preserve">Se utilizó el software </w:t>
      </w:r>
      <w:proofErr w:type="spellStart"/>
      <w:r w:rsidRPr="00FD172D">
        <w:t>ImageJ</w:t>
      </w:r>
      <w:proofErr w:type="spellEnd"/>
      <w:r w:rsidRPr="00FD172D">
        <w:t xml:space="preserve"> debido a que es un software de dominio público y de versátil uso, este c</w:t>
      </w:r>
      <w:r w:rsidRPr="00FD172D">
        <w:rPr>
          <w:rFonts w:eastAsia="Times New Roman" w:cs="Times New Roman"/>
        </w:rPr>
        <w:t xml:space="preserve">alcula con gran facilidad valores de distancias en píxeles, así como áreas específicas y ángulos, previa detección de contornos. Además, </w:t>
      </w:r>
      <w:del w:id="332" w:author="NN" w:date="2019-02-12T20:36:00Z">
        <w:r w:rsidRPr="00FD172D" w:rsidDel="001139A2">
          <w:rPr>
            <w:rFonts w:eastAsia="Times New Roman" w:cs="Times New Roman"/>
          </w:rPr>
          <w:delText xml:space="preserve">de </w:delText>
        </w:r>
      </w:del>
      <w:ins w:id="333" w:author="NN" w:date="2019-02-12T20:36:00Z">
        <w:r w:rsidR="001139A2">
          <w:rPr>
            <w:rFonts w:eastAsia="Times New Roman" w:cs="Times New Roman"/>
          </w:rPr>
          <w:t>si se</w:t>
        </w:r>
        <w:r w:rsidR="001139A2" w:rsidRPr="00FD172D">
          <w:rPr>
            <w:rFonts w:eastAsia="Times New Roman" w:cs="Times New Roman"/>
          </w:rPr>
          <w:t xml:space="preserve"> </w:t>
        </w:r>
      </w:ins>
      <w:r w:rsidRPr="00FD172D">
        <w:rPr>
          <w:rFonts w:eastAsia="Times New Roman" w:cs="Times New Roman"/>
        </w:rPr>
        <w:t>t</w:t>
      </w:r>
      <w:ins w:id="334" w:author="NN" w:date="2019-02-12T20:36:00Z">
        <w:r w:rsidR="001139A2">
          <w:rPr>
            <w:rFonts w:eastAsia="Times New Roman" w:cs="Times New Roman"/>
          </w:rPr>
          <w:t>i</w:t>
        </w:r>
      </w:ins>
      <w:r w:rsidRPr="00FD172D">
        <w:rPr>
          <w:rFonts w:eastAsia="Times New Roman" w:cs="Times New Roman"/>
        </w:rPr>
        <w:t>ene</w:t>
      </w:r>
      <w:del w:id="335" w:author="NN" w:date="2019-02-12T20:36:00Z">
        <w:r w:rsidRPr="00FD172D" w:rsidDel="001139A2">
          <w:rPr>
            <w:rFonts w:eastAsia="Times New Roman" w:cs="Times New Roman"/>
          </w:rPr>
          <w:delText>r</w:delText>
        </w:r>
      </w:del>
      <w:r w:rsidRPr="00FD172D">
        <w:rPr>
          <w:rFonts w:eastAsia="Times New Roman" w:cs="Times New Roman"/>
        </w:rPr>
        <w:t xml:space="preserve"> una referencia en la imagen se puede convertir la escala en píxeles a escala en unidades de longitud.</w:t>
      </w:r>
    </w:p>
    <w:p w14:paraId="5BEBD02C" w14:textId="77777777" w:rsidR="59ACAEAB" w:rsidRPr="00FD172D" w:rsidRDefault="59ACAEAB" w:rsidP="59ACAEAB">
      <w:pPr>
        <w:rPr>
          <w:rFonts w:eastAsia="Times New Roman" w:cs="Times New Roman"/>
        </w:rPr>
      </w:pPr>
      <w:r w:rsidRPr="00FD172D">
        <w:rPr>
          <w:rFonts w:eastAsia="Times New Roman" w:cs="Times New Roman"/>
        </w:rPr>
        <w:t xml:space="preserve">Se tomó una muestra de la materia prima mediante cuarteo hasta llegar a un volumen posible de medir, posteriormente se tomaron fotografías en fondo blanco utilizando una cámara en un ángulo de 90° con respecto a la superficie a fotografiar, sostenida por un soporte. </w:t>
      </w:r>
    </w:p>
    <w:p w14:paraId="5BEBD02D" w14:textId="77777777" w:rsidR="59ACAEAB" w:rsidRPr="00FD172D" w:rsidRDefault="59ACAEAB" w:rsidP="59ACAEAB">
      <w:pPr>
        <w:rPr>
          <w:rFonts w:eastAsia="Times New Roman" w:cs="Times New Roman"/>
        </w:rPr>
      </w:pPr>
      <w:r w:rsidRPr="00FD172D">
        <w:rPr>
          <w:rFonts w:eastAsia="Times New Roman" w:cs="Times New Roman"/>
        </w:rPr>
        <w:t>Las fotografías se procesaron utilizando el software mencionado, en primera medida se convierten en imágenes de 8-bits a blanco y negro (Fig. -X-), posteriormente se aplica un umbral en función de la intensidad del color</w:t>
      </w:r>
      <w:r w:rsidR="00FD172D" w:rsidRPr="00FD172D">
        <w:rPr>
          <w:rFonts w:eastAsia="Times New Roman" w:cs="Times New Roman"/>
        </w:rPr>
        <w:t xml:space="preserve"> (</w:t>
      </w:r>
      <w:proofErr w:type="spellStart"/>
      <w:r w:rsidR="00FD172D" w:rsidRPr="00FD172D">
        <w:rPr>
          <w:rFonts w:eastAsia="Times New Roman" w:cs="Times New Roman"/>
        </w:rPr>
        <w:t>Fig</w:t>
      </w:r>
      <w:proofErr w:type="spellEnd"/>
      <w:r w:rsidR="00FD172D" w:rsidRPr="00FD172D">
        <w:rPr>
          <w:rFonts w:eastAsia="Times New Roman" w:cs="Times New Roman"/>
        </w:rPr>
        <w:t xml:space="preserve"> -X-)</w:t>
      </w:r>
      <w:r w:rsidRPr="00FD172D">
        <w:rPr>
          <w:rFonts w:eastAsia="Times New Roman" w:cs="Times New Roman"/>
        </w:rPr>
        <w:t xml:space="preserve"> y finalmente se realiza la detección de contornos con inmediato reporte de los valores de longitud de los ejes de las elipses (</w:t>
      </w:r>
      <w:proofErr w:type="spellStart"/>
      <w:r w:rsidRPr="00FD172D">
        <w:rPr>
          <w:rFonts w:eastAsia="Times New Roman" w:cs="Times New Roman"/>
        </w:rPr>
        <w:t>Fig</w:t>
      </w:r>
      <w:proofErr w:type="spellEnd"/>
      <w:r w:rsidRPr="00FD172D">
        <w:rPr>
          <w:rFonts w:eastAsia="Times New Roman" w:cs="Times New Roman"/>
        </w:rPr>
        <w:t xml:space="preserve"> –X-).</w:t>
      </w:r>
    </w:p>
    <w:p w14:paraId="5BEBD02E" w14:textId="77777777" w:rsidR="00FD172D" w:rsidRDefault="00FD172D" w:rsidP="59ACAEAB">
      <w:pPr>
        <w:rPr>
          <w:rFonts w:eastAsia="Times New Roman" w:cs="Times New Roman"/>
          <w:noProof/>
          <w:color w:val="001133"/>
        </w:rPr>
        <w:sectPr w:rsidR="00FD172D" w:rsidSect="004A0957">
          <w:type w:val="continuous"/>
          <w:pgSz w:w="11907" w:h="16840" w:code="9"/>
          <w:pgMar w:top="1134" w:right="1134" w:bottom="1134" w:left="1701" w:header="709" w:footer="709" w:gutter="0"/>
          <w:pgNumType w:start="1"/>
          <w:cols w:space="708"/>
          <w:docGrid w:linePitch="360"/>
        </w:sectPr>
      </w:pPr>
    </w:p>
    <w:p w14:paraId="5BEBD02F" w14:textId="77777777" w:rsidR="00242506" w:rsidRDefault="00242506" w:rsidP="00242506">
      <w:pPr>
        <w:keepNext/>
        <w:jc w:val="center"/>
        <w:sectPr w:rsidR="00242506" w:rsidSect="00FD172D">
          <w:type w:val="continuous"/>
          <w:pgSz w:w="11907" w:h="16840" w:code="9"/>
          <w:pgMar w:top="1134" w:right="1134" w:bottom="1134" w:left="1701" w:header="709" w:footer="709" w:gutter="0"/>
          <w:pgNumType w:start="1"/>
          <w:cols w:num="2" w:space="708"/>
          <w:docGrid w:linePitch="360"/>
        </w:sectPr>
      </w:pPr>
    </w:p>
    <w:p w14:paraId="5BEBD030" w14:textId="77777777" w:rsidR="00FD172D" w:rsidRDefault="00FD172D" w:rsidP="00242506">
      <w:pPr>
        <w:keepNext/>
        <w:jc w:val="center"/>
      </w:pPr>
      <w:r>
        <w:rPr>
          <w:rFonts w:eastAsia="Times New Roman" w:cs="Times New Roman"/>
          <w:noProof/>
          <w:color w:val="001133"/>
          <w:lang w:eastAsia="es-ES"/>
        </w:rPr>
        <w:drawing>
          <wp:inline distT="0" distB="0" distL="0" distR="0" wp14:anchorId="5BEBD17F" wp14:editId="5BEBD180">
            <wp:extent cx="2139351" cy="1639178"/>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yN.bmp"/>
                    <pic:cNvPicPr/>
                  </pic:nvPicPr>
                  <pic:blipFill>
                    <a:blip r:embed="rId32" cstate="print">
                      <a:extLst>
                        <a:ext uri="{BEBA8EAE-BF5A-486C-A8C5-ECC9F3942E4B}">
                          <a14:imgProps xmlns:a14="http://schemas.microsoft.com/office/drawing/2010/main">
                            <a14:imgLayer r:embed="rId33">
                              <a14:imgEffect>
                                <a14:brightnessContrast contrast="50000"/>
                              </a14:imgEffect>
                            </a14:imgLayer>
                          </a14:imgProps>
                        </a:ext>
                        <a:ext uri="{28A0092B-C50C-407E-A947-70E740481C1C}">
                          <a14:useLocalDpi xmlns:a14="http://schemas.microsoft.com/office/drawing/2010/main" val="0"/>
                        </a:ext>
                      </a:extLst>
                    </a:blip>
                    <a:stretch>
                      <a:fillRect/>
                    </a:stretch>
                  </pic:blipFill>
                  <pic:spPr>
                    <a:xfrm>
                      <a:off x="0" y="0"/>
                      <a:ext cx="2171632" cy="1663912"/>
                    </a:xfrm>
                    <a:prstGeom prst="rect">
                      <a:avLst/>
                    </a:prstGeom>
                  </pic:spPr>
                </pic:pic>
              </a:graphicData>
            </a:graphic>
          </wp:inline>
        </w:drawing>
      </w:r>
    </w:p>
    <w:p w14:paraId="5BEBD031" w14:textId="77777777" w:rsidR="00FD172D" w:rsidRDefault="00FD172D" w:rsidP="00242506">
      <w:pPr>
        <w:pStyle w:val="Caption"/>
        <w:jc w:val="center"/>
        <w:rPr>
          <w:rFonts w:eastAsia="Times New Roman" w:cs="Times New Roman"/>
          <w:noProof/>
          <w:color w:val="001133"/>
        </w:rPr>
      </w:pPr>
      <w:r>
        <w:t xml:space="preserve">Figura </w:t>
      </w:r>
      <w:r w:rsidR="00B00782">
        <w:fldChar w:fldCharType="begin"/>
      </w:r>
      <w:r>
        <w:instrText xml:space="preserve"> SEQ Figura \* ARABIC </w:instrText>
      </w:r>
      <w:r w:rsidR="00B00782">
        <w:fldChar w:fldCharType="separate"/>
      </w:r>
      <w:r w:rsidR="00ED0EF7">
        <w:rPr>
          <w:noProof/>
        </w:rPr>
        <w:t>10</w:t>
      </w:r>
      <w:r w:rsidR="00B00782">
        <w:fldChar w:fldCharType="end"/>
      </w:r>
      <w:r>
        <w:t xml:space="preserve"> Imagen de 8 bits de hojas</w:t>
      </w:r>
    </w:p>
    <w:p w14:paraId="5BEBD032" w14:textId="77777777" w:rsidR="00FD172D" w:rsidRDefault="00FD172D" w:rsidP="00242506">
      <w:pPr>
        <w:keepNext/>
        <w:jc w:val="center"/>
      </w:pPr>
      <w:r>
        <w:rPr>
          <w:rFonts w:eastAsia="Times New Roman" w:cs="Times New Roman"/>
          <w:noProof/>
          <w:color w:val="001133"/>
          <w:lang w:eastAsia="es-ES"/>
        </w:rPr>
        <w:drawing>
          <wp:inline distT="0" distB="0" distL="0" distR="0" wp14:anchorId="5BEBD181" wp14:editId="5BEBD182">
            <wp:extent cx="2156604" cy="1644411"/>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019-01-17 (5).png"/>
                    <pic:cNvPicPr/>
                  </pic:nvPicPr>
                  <pic:blipFill rotWithShape="1">
                    <a:blip r:embed="rId34" cstate="email">
                      <a:extLst>
                        <a:ext uri="{28A0092B-C50C-407E-A947-70E740481C1C}">
                          <a14:useLocalDpi xmlns:a14="http://schemas.microsoft.com/office/drawing/2010/main" val="0"/>
                        </a:ext>
                      </a:extLst>
                    </a:blip>
                    <a:srcRect/>
                    <a:stretch/>
                  </pic:blipFill>
                  <pic:spPr bwMode="auto">
                    <a:xfrm>
                      <a:off x="0" y="0"/>
                      <a:ext cx="2189866" cy="1669773"/>
                    </a:xfrm>
                    <a:prstGeom prst="rect">
                      <a:avLst/>
                    </a:prstGeom>
                    <a:ln>
                      <a:noFill/>
                    </a:ln>
                    <a:extLst>
                      <a:ext uri="{53640926-AAD7-44D8-BBD7-CCE9431645EC}">
                        <a14:shadowObscured xmlns:a14="http://schemas.microsoft.com/office/drawing/2010/main"/>
                      </a:ext>
                    </a:extLst>
                  </pic:spPr>
                </pic:pic>
              </a:graphicData>
            </a:graphic>
          </wp:inline>
        </w:drawing>
      </w:r>
    </w:p>
    <w:p w14:paraId="5BEBD033" w14:textId="77777777" w:rsidR="0070437A" w:rsidRDefault="00FD172D" w:rsidP="00242506">
      <w:pPr>
        <w:pStyle w:val="Caption"/>
        <w:jc w:val="center"/>
        <w:rPr>
          <w:rFonts w:eastAsia="Times New Roman" w:cs="Times New Roman"/>
          <w:color w:val="001133"/>
        </w:rPr>
      </w:pPr>
      <w:r>
        <w:t xml:space="preserve">Figura </w:t>
      </w:r>
      <w:r w:rsidR="00B00782">
        <w:fldChar w:fldCharType="begin"/>
      </w:r>
      <w:r>
        <w:instrText xml:space="preserve"> SEQ Figura \* ARABIC </w:instrText>
      </w:r>
      <w:r w:rsidR="00B00782">
        <w:fldChar w:fldCharType="separate"/>
      </w:r>
      <w:r w:rsidR="00ED0EF7">
        <w:rPr>
          <w:noProof/>
        </w:rPr>
        <w:t>11</w:t>
      </w:r>
      <w:r w:rsidR="00B00782">
        <w:fldChar w:fldCharType="end"/>
      </w:r>
      <w:r>
        <w:t xml:space="preserve"> Imagen tras aplicar umbral</w:t>
      </w:r>
    </w:p>
    <w:p w14:paraId="5BEBD034" w14:textId="77777777" w:rsidR="00FD172D" w:rsidRDefault="00FD172D" w:rsidP="59ACAEAB">
      <w:pPr>
        <w:rPr>
          <w:rFonts w:eastAsia="Times New Roman" w:cs="Times New Roman"/>
          <w:noProof/>
          <w:color w:val="001133"/>
        </w:rPr>
        <w:sectPr w:rsidR="00FD172D" w:rsidSect="00242506">
          <w:type w:val="continuous"/>
          <w:pgSz w:w="11907" w:h="16840" w:code="9"/>
          <w:pgMar w:top="1134" w:right="1134" w:bottom="1134" w:left="1701" w:header="709" w:footer="709" w:gutter="0"/>
          <w:cols w:num="2" w:space="708"/>
          <w:docGrid w:linePitch="360"/>
        </w:sectPr>
      </w:pPr>
    </w:p>
    <w:p w14:paraId="5BEBD035" w14:textId="77777777" w:rsidR="00FD172D" w:rsidRDefault="00FD172D" w:rsidP="59ACAEAB">
      <w:pPr>
        <w:rPr>
          <w:rFonts w:eastAsia="Times New Roman" w:cs="Times New Roman"/>
          <w:noProof/>
          <w:color w:val="001133"/>
        </w:rPr>
      </w:pPr>
    </w:p>
    <w:p w14:paraId="5BEBD036" w14:textId="77777777" w:rsidR="00FD172D" w:rsidRDefault="00FD172D" w:rsidP="00FD172D">
      <w:pPr>
        <w:keepNext/>
        <w:jc w:val="center"/>
      </w:pPr>
      <w:r>
        <w:rPr>
          <w:rFonts w:eastAsia="Times New Roman" w:cs="Times New Roman"/>
          <w:noProof/>
          <w:color w:val="001133"/>
          <w:lang w:eastAsia="es-ES"/>
        </w:rPr>
        <w:drawing>
          <wp:inline distT="0" distB="0" distL="0" distR="0" wp14:anchorId="5BEBD183" wp14:editId="5BEBD184">
            <wp:extent cx="2640787" cy="2040207"/>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19-01-17 (7).png"/>
                    <pic:cNvPicPr/>
                  </pic:nvPicPr>
                  <pic:blipFill rotWithShape="1">
                    <a:blip r:embed="rId35" cstate="print">
                      <a:extLst>
                        <a:ext uri="{BEBA8EAE-BF5A-486C-A8C5-ECC9F3942E4B}">
                          <a14:imgProps xmlns:a14="http://schemas.microsoft.com/office/drawing/2010/main">
                            <a14:imgLayer r:embed="rId36">
                              <a14:imgEffect>
                                <a14:sharpenSoften amount="38000"/>
                              </a14:imgEffect>
                              <a14:imgEffect>
                                <a14:saturation sat="200000"/>
                              </a14:imgEffect>
                              <a14:imgEffect>
                                <a14:brightnessContrast bright="31000" contrast="36000"/>
                              </a14:imgEffect>
                            </a14:imgLayer>
                          </a14:imgProps>
                        </a:ext>
                        <a:ext uri="{28A0092B-C50C-407E-A947-70E740481C1C}">
                          <a14:useLocalDpi xmlns:a14="http://schemas.microsoft.com/office/drawing/2010/main" val="0"/>
                        </a:ext>
                      </a:extLst>
                    </a:blip>
                    <a:srcRect/>
                    <a:stretch/>
                  </pic:blipFill>
                  <pic:spPr bwMode="auto">
                    <a:xfrm>
                      <a:off x="0" y="0"/>
                      <a:ext cx="2669648" cy="2062504"/>
                    </a:xfrm>
                    <a:prstGeom prst="rect">
                      <a:avLst/>
                    </a:prstGeom>
                    <a:ln>
                      <a:noFill/>
                    </a:ln>
                    <a:extLst>
                      <a:ext uri="{53640926-AAD7-44D8-BBD7-CCE9431645EC}">
                        <a14:shadowObscured xmlns:a14="http://schemas.microsoft.com/office/drawing/2010/main"/>
                      </a:ext>
                    </a:extLst>
                  </pic:spPr>
                </pic:pic>
              </a:graphicData>
            </a:graphic>
          </wp:inline>
        </w:drawing>
      </w:r>
    </w:p>
    <w:p w14:paraId="5BEBD037" w14:textId="77777777" w:rsidR="00FD172D" w:rsidRDefault="00FD172D" w:rsidP="00FD172D">
      <w:pPr>
        <w:pStyle w:val="Caption"/>
        <w:jc w:val="center"/>
        <w:rPr>
          <w:rFonts w:eastAsia="Times New Roman" w:cs="Times New Roman"/>
          <w:color w:val="001133"/>
        </w:rPr>
      </w:pPr>
      <w:r>
        <w:t xml:space="preserve">Figura </w:t>
      </w:r>
      <w:r w:rsidR="00B00782">
        <w:fldChar w:fldCharType="begin"/>
      </w:r>
      <w:r>
        <w:instrText xml:space="preserve"> SEQ Figura \* ARABIC </w:instrText>
      </w:r>
      <w:r w:rsidR="00B00782">
        <w:fldChar w:fldCharType="separate"/>
      </w:r>
      <w:r w:rsidR="00ED0EF7">
        <w:rPr>
          <w:noProof/>
        </w:rPr>
        <w:t>12</w:t>
      </w:r>
      <w:r w:rsidR="00B00782">
        <w:fldChar w:fldCharType="end"/>
      </w:r>
      <w:r>
        <w:t xml:space="preserve"> Detección de contornos</w:t>
      </w:r>
    </w:p>
    <w:p w14:paraId="5BEBD038" w14:textId="77777777" w:rsidR="00967AC2" w:rsidRDefault="59ACAEAB" w:rsidP="00C217C8">
      <w:pPr>
        <w:rPr>
          <w:rFonts w:eastAsia="Times New Roman" w:cs="Times New Roman"/>
        </w:rPr>
      </w:pPr>
      <w:r w:rsidRPr="00FD172D">
        <w:rPr>
          <w:rFonts w:eastAsia="Times New Roman" w:cs="Times New Roman"/>
        </w:rPr>
        <w:lastRenderedPageBreak/>
        <w:t xml:space="preserve">Los valores obtenidos se analizaron utilizando el software </w:t>
      </w:r>
      <w:proofErr w:type="spellStart"/>
      <w:r w:rsidRPr="00FD172D">
        <w:rPr>
          <w:rFonts w:eastAsia="Times New Roman" w:cs="Times New Roman"/>
        </w:rPr>
        <w:t>InfoStat</w:t>
      </w:r>
      <w:proofErr w:type="spellEnd"/>
      <w:r w:rsidRPr="00FD172D">
        <w:rPr>
          <w:rFonts w:eastAsia="Times New Roman" w:cs="Times New Roman"/>
        </w:rPr>
        <w:t xml:space="preserve"> y presentaron factores de asimetría de –0,38 y -0,40 para el eje menor y mayor, respectivamente, por los que se consideró una distribución de Weibull sesgada a la izquierda en ambos</w:t>
      </w:r>
      <w:r w:rsidR="00047A0D">
        <w:rPr>
          <w:rFonts w:eastAsia="Times New Roman" w:cs="Times New Roman"/>
        </w:rPr>
        <w:t xml:space="preserve"> (</w:t>
      </w:r>
      <w:proofErr w:type="spellStart"/>
      <w:r w:rsidR="00047A0D">
        <w:rPr>
          <w:rFonts w:eastAsia="Times New Roman" w:cs="Times New Roman"/>
        </w:rPr>
        <w:t>Fig</w:t>
      </w:r>
      <w:proofErr w:type="spellEnd"/>
      <w:r w:rsidR="00047A0D">
        <w:rPr>
          <w:rFonts w:eastAsia="Times New Roman" w:cs="Times New Roman"/>
        </w:rPr>
        <w:t xml:space="preserve"> -X- y -X-)</w:t>
      </w:r>
      <w:r w:rsidRPr="00FD172D">
        <w:rPr>
          <w:rFonts w:eastAsia="Times New Roman" w:cs="Times New Roman"/>
        </w:rPr>
        <w:t>, esto puede ser explicado al hecho de que las hojas presentan una distribución normal de tamaños la cual se ve sesgada debido a roturas debido a las distintas manipulaciones desde su momento de recolección</w:t>
      </w:r>
      <w:r w:rsidR="00242506">
        <w:rPr>
          <w:rFonts w:eastAsia="Times New Roman" w:cs="Times New Roman"/>
        </w:rPr>
        <w:t>, aumentando la proporción de hojas de menor tamaño</w:t>
      </w:r>
      <w:r w:rsidRPr="00FD172D">
        <w:rPr>
          <w:rFonts w:eastAsia="Times New Roman" w:cs="Times New Roman"/>
        </w:rPr>
        <w:t>.</w:t>
      </w:r>
    </w:p>
    <w:p w14:paraId="5BEBD039" w14:textId="77777777" w:rsidR="00C217C8" w:rsidRDefault="00C217C8" w:rsidP="00C217C8">
      <w:pPr>
        <w:rPr>
          <w:rFonts w:eastAsia="Times New Roman" w:cs="Times New Roman"/>
        </w:rPr>
      </w:pPr>
      <w:r>
        <w:rPr>
          <w:rFonts w:eastAsia="Times New Roman" w:cs="Times New Roman"/>
        </w:rPr>
        <w:t>Los valores obtenidos fueron de 1,</w:t>
      </w:r>
      <w:r w:rsidR="00F630EE">
        <w:rPr>
          <w:rFonts w:eastAsia="Times New Roman" w:cs="Times New Roman"/>
        </w:rPr>
        <w:t>4</w:t>
      </w:r>
      <w:r w:rsidR="00913AF7">
        <w:rPr>
          <w:rFonts w:eastAsia="Times New Roman" w:cs="Times New Roman"/>
        </w:rPr>
        <w:t xml:space="preserve">± </w:t>
      </w:r>
      <w:r w:rsidR="00F630EE">
        <w:rPr>
          <w:rFonts w:eastAsia="Times New Roman" w:cs="Times New Roman"/>
        </w:rPr>
        <w:t xml:space="preserve">0,3 mm </w:t>
      </w:r>
      <w:r>
        <w:rPr>
          <w:rFonts w:eastAsia="Times New Roman" w:cs="Times New Roman"/>
        </w:rPr>
        <w:t xml:space="preserve">para el ancho y </w:t>
      </w:r>
      <w:r w:rsidR="00F630EE">
        <w:rPr>
          <w:rFonts w:eastAsia="Times New Roman" w:cs="Times New Roman"/>
        </w:rPr>
        <w:t xml:space="preserve">10,5 ± 3,4 mm </w:t>
      </w:r>
      <w:r>
        <w:rPr>
          <w:rFonts w:eastAsia="Times New Roman" w:cs="Times New Roman"/>
        </w:rPr>
        <w:t>para el largo</w:t>
      </w:r>
      <w:r w:rsidR="00F630EE">
        <w:rPr>
          <w:rFonts w:eastAsia="Times New Roman" w:cs="Times New Roman"/>
        </w:rPr>
        <w:t>.</w:t>
      </w:r>
    </w:p>
    <w:p w14:paraId="5BEBD03A" w14:textId="77777777" w:rsidR="00C217C8" w:rsidRDefault="00C217C8" w:rsidP="00C217C8">
      <w:pPr>
        <w:rPr>
          <w:rFonts w:eastAsia="Times New Roman" w:cs="Times New Roman"/>
        </w:rPr>
        <w:sectPr w:rsidR="00C217C8" w:rsidSect="004A0957">
          <w:type w:val="continuous"/>
          <w:pgSz w:w="11907" w:h="16840" w:code="9"/>
          <w:pgMar w:top="1134" w:right="1134" w:bottom="1134" w:left="1701" w:header="709" w:footer="709" w:gutter="0"/>
          <w:pgNumType w:start="1"/>
          <w:cols w:space="708"/>
          <w:docGrid w:linePitch="360"/>
        </w:sectPr>
      </w:pPr>
    </w:p>
    <w:p w14:paraId="5BEBD03B" w14:textId="77777777" w:rsidR="00967AC2" w:rsidRDefault="00FD172D" w:rsidP="00967AC2">
      <w:pPr>
        <w:keepNext/>
        <w:ind w:right="-71" w:firstLine="0"/>
        <w:jc w:val="center"/>
      </w:pPr>
      <w:r w:rsidRPr="00FD172D">
        <w:rPr>
          <w:noProof/>
          <w:lang w:eastAsia="es-ES"/>
        </w:rPr>
        <w:drawing>
          <wp:inline distT="0" distB="0" distL="0" distR="0" wp14:anchorId="5BEBD185" wp14:editId="5BEBD186">
            <wp:extent cx="2874873" cy="2737658"/>
            <wp:effectExtent l="0" t="0" r="1905" b="571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email">
                      <a:extLst>
                        <a:ext uri="{BEBA8EAE-BF5A-486C-A8C5-ECC9F3942E4B}">
                          <a14:imgProps xmlns:a14="http://schemas.microsoft.com/office/drawing/2010/main">
                            <a14:imgLayer r:embed="rId38">
                              <a14:imgEffect>
                                <a14:saturation sat="0"/>
                              </a14:imgEffect>
                            </a14:imgLayer>
                          </a14:imgProps>
                        </a:ext>
                      </a:extLst>
                    </a:blip>
                    <a:stretch>
                      <a:fillRect/>
                    </a:stretch>
                  </pic:blipFill>
                  <pic:spPr>
                    <a:xfrm>
                      <a:off x="0" y="0"/>
                      <a:ext cx="2908712" cy="2769882"/>
                    </a:xfrm>
                    <a:prstGeom prst="rect">
                      <a:avLst/>
                    </a:prstGeom>
                  </pic:spPr>
                </pic:pic>
              </a:graphicData>
            </a:graphic>
          </wp:inline>
        </w:drawing>
      </w:r>
    </w:p>
    <w:p w14:paraId="5BEBD03C" w14:textId="77777777" w:rsidR="00FD172D" w:rsidRDefault="00967AC2" w:rsidP="00967AC2">
      <w:pPr>
        <w:pStyle w:val="Caption"/>
        <w:jc w:val="center"/>
        <w:rPr>
          <w:rFonts w:eastAsia="Times New Roman" w:cs="Times New Roman"/>
        </w:rPr>
      </w:pPr>
      <w:commentRangeStart w:id="336"/>
      <w:r>
        <w:t xml:space="preserve">Figura </w:t>
      </w:r>
      <w:r w:rsidR="00B00782">
        <w:fldChar w:fldCharType="begin"/>
      </w:r>
      <w:r>
        <w:instrText xml:space="preserve"> SEQ Figura \* ARABIC </w:instrText>
      </w:r>
      <w:r w:rsidR="00B00782">
        <w:fldChar w:fldCharType="separate"/>
      </w:r>
      <w:r w:rsidR="00ED0EF7">
        <w:rPr>
          <w:noProof/>
        </w:rPr>
        <w:t>13</w:t>
      </w:r>
      <w:r w:rsidR="00B00782">
        <w:fldChar w:fldCharType="end"/>
      </w:r>
      <w:r>
        <w:t xml:space="preserve"> Distribución de largo de hojas</w:t>
      </w:r>
      <w:commentRangeEnd w:id="336"/>
      <w:r w:rsidR="00EE223C">
        <w:rPr>
          <w:rStyle w:val="CommentReference"/>
          <w:i w:val="0"/>
          <w:iCs w:val="0"/>
          <w:color w:val="auto"/>
        </w:rPr>
        <w:commentReference w:id="336"/>
      </w:r>
    </w:p>
    <w:p w14:paraId="5BEBD03D" w14:textId="77777777" w:rsidR="00967AC2" w:rsidRDefault="00967AC2" w:rsidP="00967AC2">
      <w:pPr>
        <w:keepNext/>
        <w:ind w:firstLine="0"/>
        <w:jc w:val="center"/>
      </w:pPr>
      <w:r w:rsidRPr="00967AC2">
        <w:rPr>
          <w:noProof/>
          <w:lang w:eastAsia="es-ES"/>
        </w:rPr>
        <w:drawing>
          <wp:inline distT="0" distB="0" distL="0" distR="0" wp14:anchorId="5BEBD187" wp14:editId="5BEBD188">
            <wp:extent cx="2862859" cy="275051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email">
                      <a:extLst>
                        <a:ext uri="{BEBA8EAE-BF5A-486C-A8C5-ECC9F3942E4B}">
                          <a14:imgProps xmlns:a14="http://schemas.microsoft.com/office/drawing/2010/main">
                            <a14:imgLayer r:embed="rId40">
                              <a14:imgEffect>
                                <a14:saturation sat="0"/>
                              </a14:imgEffect>
                            </a14:imgLayer>
                          </a14:imgProps>
                        </a:ext>
                      </a:extLst>
                    </a:blip>
                    <a:stretch>
                      <a:fillRect/>
                    </a:stretch>
                  </pic:blipFill>
                  <pic:spPr>
                    <a:xfrm>
                      <a:off x="0" y="0"/>
                      <a:ext cx="2885213" cy="2771992"/>
                    </a:xfrm>
                    <a:prstGeom prst="rect">
                      <a:avLst/>
                    </a:prstGeom>
                  </pic:spPr>
                </pic:pic>
              </a:graphicData>
            </a:graphic>
          </wp:inline>
        </w:drawing>
      </w:r>
    </w:p>
    <w:p w14:paraId="5BEBD03E" w14:textId="77777777" w:rsidR="00967AC2" w:rsidRDefault="00967AC2" w:rsidP="00967AC2">
      <w:pPr>
        <w:pStyle w:val="Caption"/>
        <w:jc w:val="center"/>
        <w:rPr>
          <w:rFonts w:eastAsia="Times New Roman" w:cs="Times New Roman"/>
        </w:rPr>
      </w:pPr>
      <w:r>
        <w:t xml:space="preserve">Figura </w:t>
      </w:r>
      <w:r w:rsidR="00B00782">
        <w:fldChar w:fldCharType="begin"/>
      </w:r>
      <w:r>
        <w:instrText xml:space="preserve"> SEQ Figura \* ARABIC </w:instrText>
      </w:r>
      <w:r w:rsidR="00B00782">
        <w:fldChar w:fldCharType="separate"/>
      </w:r>
      <w:r w:rsidR="00ED0EF7">
        <w:rPr>
          <w:noProof/>
        </w:rPr>
        <w:t>14</w:t>
      </w:r>
      <w:r w:rsidR="00B00782">
        <w:fldChar w:fldCharType="end"/>
      </w:r>
      <w:r>
        <w:t xml:space="preserve"> </w:t>
      </w:r>
      <w:ins w:id="337" w:author="NN" w:date="2019-02-12T20:37:00Z">
        <w:r w:rsidR="001139A2">
          <w:t>D</w:t>
        </w:r>
      </w:ins>
      <w:del w:id="338" w:author="NN" w:date="2019-02-12T20:37:00Z">
        <w:r w:rsidDel="001139A2">
          <w:delText>d</w:delText>
        </w:r>
      </w:del>
      <w:r>
        <w:t>istribución de ancho de hojas</w:t>
      </w:r>
    </w:p>
    <w:p w14:paraId="5BEBD03F" w14:textId="77777777" w:rsidR="00967AC2" w:rsidRDefault="00967AC2" w:rsidP="59ACAEAB">
      <w:pPr>
        <w:rPr>
          <w:rFonts w:eastAsia="Times New Roman" w:cs="Times New Roman"/>
        </w:rPr>
        <w:sectPr w:rsidR="00967AC2" w:rsidSect="00242506">
          <w:type w:val="continuous"/>
          <w:pgSz w:w="11907" w:h="16840" w:code="9"/>
          <w:pgMar w:top="1134" w:right="1134" w:bottom="1134" w:left="1701" w:header="709" w:footer="709" w:gutter="0"/>
          <w:cols w:num="2" w:space="282"/>
          <w:docGrid w:linePitch="360"/>
        </w:sectPr>
      </w:pPr>
    </w:p>
    <w:p w14:paraId="5BEBD040" w14:textId="77777777" w:rsidR="00614644" w:rsidRDefault="00614644" w:rsidP="00614644">
      <w:pPr>
        <w:pStyle w:val="Heading1"/>
      </w:pPr>
      <w:bookmarkStart w:id="339" w:name="_Toc535446908"/>
      <w:r>
        <w:t>DETERMINACIÓN DE PARÁMETROS DE EXTRACCIÓN</w:t>
      </w:r>
      <w:bookmarkEnd w:id="339"/>
    </w:p>
    <w:p w14:paraId="5BEBD041" w14:textId="77777777" w:rsidR="008C7F3B" w:rsidRDefault="008C7F3B" w:rsidP="008C7F3B">
      <w:pPr>
        <w:pStyle w:val="Heading2"/>
      </w:pPr>
      <w:bookmarkStart w:id="340" w:name="_Toc535446909"/>
      <w:r>
        <w:t>Selección de solvente</w:t>
      </w:r>
      <w:bookmarkEnd w:id="340"/>
    </w:p>
    <w:p w14:paraId="5BEBD042" w14:textId="77777777" w:rsidR="00295887" w:rsidRDefault="59ACAEAB" w:rsidP="00295887">
      <w:r>
        <w:t xml:space="preserve">Para la selección del solvente se realizó una comparación entre dos solventes reportados como utilizables en la extracción, uno compuesto por una mezcla </w:t>
      </w:r>
      <w:proofErr w:type="spellStart"/>
      <w:r>
        <w:t>n-hexano:diclorometano</w:t>
      </w:r>
      <w:proofErr w:type="spellEnd"/>
      <w:r>
        <w:t xml:space="preserve"> 9:1 </w:t>
      </w:r>
      <w:sdt>
        <w:sdtPr>
          <w:id w:val="677935084"/>
          <w:citation/>
        </w:sdtPr>
        <w:sdtContent>
          <w:r w:rsidR="00B00782">
            <w:fldChar w:fldCharType="begin"/>
          </w:r>
          <w:r w:rsidR="00295887">
            <w:rPr>
              <w:lang w:val="es-AR"/>
            </w:rPr>
            <w:instrText xml:space="preserve"> CITATION Rob93 \l 11274 </w:instrText>
          </w:r>
          <w:r w:rsidR="00B00782">
            <w:fldChar w:fldCharType="separate"/>
          </w:r>
          <w:r w:rsidR="00295887">
            <w:rPr>
              <w:noProof/>
              <w:lang w:val="es-AR"/>
            </w:rPr>
            <w:t>(27)</w:t>
          </w:r>
          <w:r w:rsidR="00B00782">
            <w:fldChar w:fldCharType="end"/>
          </w:r>
        </w:sdtContent>
      </w:sdt>
      <w:ins w:id="341" w:author="NN" w:date="2019-02-12T20:37:00Z">
        <w:r w:rsidR="001139A2">
          <w:t xml:space="preserve"> </w:t>
        </w:r>
      </w:ins>
      <w:r>
        <w:t xml:space="preserve">y el otro una mezcla </w:t>
      </w:r>
      <w:proofErr w:type="spellStart"/>
      <w:r>
        <w:t>etanol:agua</w:t>
      </w:r>
      <w:proofErr w:type="spellEnd"/>
      <w:r>
        <w:t xml:space="preserve"> 7:3</w:t>
      </w:r>
      <w:ins w:id="342" w:author="NN" w:date="2019-02-12T20:37:00Z">
        <w:r w:rsidR="001139A2">
          <w:t xml:space="preserve"> </w:t>
        </w:r>
      </w:ins>
      <w:sdt>
        <w:sdtPr>
          <w:id w:val="1791621078"/>
          <w:citation/>
        </w:sdtPr>
        <w:sdtContent>
          <w:r w:rsidR="00B00782">
            <w:fldChar w:fldCharType="begin"/>
          </w:r>
          <w:r w:rsidR="00295887">
            <w:rPr>
              <w:lang w:val="es-AR"/>
            </w:rPr>
            <w:instrText xml:space="preserve"> CITATION AOl16 \l 11274 </w:instrText>
          </w:r>
          <w:r w:rsidR="00B00782">
            <w:fldChar w:fldCharType="separate"/>
          </w:r>
          <w:r w:rsidR="00295887">
            <w:rPr>
              <w:noProof/>
              <w:lang w:val="es-AR"/>
            </w:rPr>
            <w:t>(28)</w:t>
          </w:r>
          <w:r w:rsidR="00B00782">
            <w:fldChar w:fldCharType="end"/>
          </w:r>
        </w:sdtContent>
      </w:sdt>
      <w:r>
        <w:t xml:space="preserve">, para la relación masa/volumen de materia prima y solvente se utilizó la reportada en </w:t>
      </w:r>
      <w:sdt>
        <w:sdtPr>
          <w:id w:val="108166627"/>
          <w:citation/>
        </w:sdtPr>
        <w:sdtContent>
          <w:r w:rsidR="00B00782">
            <w:fldChar w:fldCharType="begin"/>
          </w:r>
          <w:r w:rsidR="00295887">
            <w:rPr>
              <w:lang w:val="es-AR"/>
            </w:rPr>
            <w:instrText xml:space="preserve"> CITATION AOl16 \l 11274 </w:instrText>
          </w:r>
          <w:r w:rsidR="00B00782">
            <w:fldChar w:fldCharType="separate"/>
          </w:r>
          <w:r w:rsidR="00295887">
            <w:rPr>
              <w:noProof/>
              <w:lang w:val="es-AR"/>
            </w:rPr>
            <w:t>(28)</w:t>
          </w:r>
          <w:r w:rsidR="00B00782">
            <w:fldChar w:fldCharType="end"/>
          </w:r>
        </w:sdtContent>
      </w:sdt>
      <w:ins w:id="343" w:author="NN" w:date="2019-02-12T20:37:00Z">
        <w:r w:rsidR="001139A2">
          <w:t xml:space="preserve"> </w:t>
        </w:r>
      </w:ins>
      <w:r>
        <w:t>como la de mayor eficiencia de extracción con respecto al ácido carnósico</w:t>
      </w:r>
      <w:r w:rsidR="00242506">
        <w:t>, 20 mL por gramo de materia prima</w:t>
      </w:r>
      <w:r w:rsidR="00295887">
        <w:t>. Además, se realizó una comparación entre rendimiento de extracción entre hojas molidas y sin moler.</w:t>
      </w:r>
    </w:p>
    <w:p w14:paraId="5BEBD043" w14:textId="77777777" w:rsidR="00D97570" w:rsidRDefault="00295887" w:rsidP="00295887">
      <w:r>
        <w:t xml:space="preserve">Se pesaron aproximadamente 5 gramos de muestra en balones de 100 mL, se agregaron </w:t>
      </w:r>
      <w:r w:rsidR="00242506">
        <w:t>100 mL del solvente correspondiente y se dejaron en maceración durante 48 horas con el fin de llegar a la concentración de equilibrio</w:t>
      </w:r>
      <w:r w:rsidR="00047A0D">
        <w:t xml:space="preserve"> (Fig. -X-)</w:t>
      </w:r>
      <w:r w:rsidR="00242506">
        <w:t>.</w:t>
      </w:r>
      <w:r w:rsidR="00D97570">
        <w:t xml:space="preserve"> Posteriormente se tomaron muestras de 2 mL de extracto, de las cuales el contenido de ácido carnósico se cuantificó por HPLC de igual manera que en 4.3, finalmente se midió la densidad de los extractos obtenidos</w:t>
      </w:r>
      <w:r w:rsidR="000647A8">
        <w:t xml:space="preserve"> </w:t>
      </w:r>
      <w:commentRangeStart w:id="344"/>
      <w:del w:id="345" w:author="NN" w:date="2019-02-12T20:41:00Z">
        <w:r w:rsidR="000647A8" w:rsidDel="001139A2">
          <w:delText>de igual manera</w:delText>
        </w:r>
      </w:del>
      <w:ins w:id="346" w:author="NN" w:date="2019-02-12T20:41:00Z">
        <w:r w:rsidR="001139A2">
          <w:t>con la misma fórmula</w:t>
        </w:r>
      </w:ins>
      <w:r w:rsidR="000647A8">
        <w:t xml:space="preserve"> que se </w:t>
      </w:r>
      <w:del w:id="347" w:author="NN" w:date="2019-02-12T20:41:00Z">
        <w:r w:rsidR="000647A8" w:rsidDel="001139A2">
          <w:delText xml:space="preserve">midió </w:delText>
        </w:r>
      </w:del>
      <w:ins w:id="348" w:author="NN" w:date="2019-02-12T20:41:00Z">
        <w:r w:rsidR="001139A2">
          <w:t xml:space="preserve">utilizó  </w:t>
        </w:r>
      </w:ins>
      <w:del w:id="349" w:author="NN" w:date="2019-02-12T20:40:00Z">
        <w:r w:rsidR="000647A8" w:rsidDel="001139A2">
          <w:delText xml:space="preserve">en </w:delText>
        </w:r>
      </w:del>
      <w:ins w:id="350" w:author="NN" w:date="2019-02-12T20:40:00Z">
        <w:r w:rsidR="001139A2">
          <w:t>para</w:t>
        </w:r>
      </w:ins>
      <w:commentRangeEnd w:id="344"/>
      <w:ins w:id="351" w:author="NN" w:date="2019-02-12T20:41:00Z">
        <w:r w:rsidR="001139A2">
          <w:rPr>
            <w:rStyle w:val="CommentReference"/>
          </w:rPr>
          <w:commentReference w:id="344"/>
        </w:r>
      </w:ins>
      <w:ins w:id="352" w:author="NN" w:date="2019-02-12T20:40:00Z">
        <w:r w:rsidR="001139A2">
          <w:t xml:space="preserve"> </w:t>
        </w:r>
      </w:ins>
      <w:r w:rsidR="000647A8">
        <w:t xml:space="preserve">los sólidos en </w:t>
      </w:r>
      <w:commentRangeStart w:id="353"/>
      <w:r w:rsidR="000647A8">
        <w:t>4.1</w:t>
      </w:r>
      <w:r w:rsidR="00D97570">
        <w:t>.</w:t>
      </w:r>
      <w:r w:rsidR="000647A8">
        <w:t>1</w:t>
      </w:r>
      <w:commentRangeEnd w:id="353"/>
      <w:r w:rsidR="001139A2">
        <w:rPr>
          <w:rStyle w:val="CommentReference"/>
        </w:rPr>
        <w:commentReference w:id="353"/>
      </w:r>
    </w:p>
    <w:p w14:paraId="5BEBD044" w14:textId="77777777" w:rsidR="000647A8" w:rsidRDefault="000647A8" w:rsidP="000647A8">
      <w:pPr>
        <w:keepNext/>
        <w:ind w:firstLine="0"/>
        <w:jc w:val="center"/>
      </w:pPr>
      <w:r>
        <w:rPr>
          <w:noProof/>
          <w:lang w:eastAsia="es-ES"/>
        </w:rPr>
        <w:lastRenderedPageBreak/>
        <w:drawing>
          <wp:inline distT="0" distB="0" distL="0" distR="0" wp14:anchorId="5BEBD189" wp14:editId="5BEBD18A">
            <wp:extent cx="4213555" cy="1836463"/>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elección solvente - 1.jpg"/>
                    <pic:cNvPicPr/>
                  </pic:nvPicPr>
                  <pic:blipFill>
                    <a:blip r:embed="rId41" cstate="email">
                      <a:extLst>
                        <a:ext uri="{28A0092B-C50C-407E-A947-70E740481C1C}">
                          <a14:useLocalDpi xmlns:a14="http://schemas.microsoft.com/office/drawing/2010/main" val="0"/>
                        </a:ext>
                      </a:extLst>
                    </a:blip>
                    <a:stretch>
                      <a:fillRect/>
                    </a:stretch>
                  </pic:blipFill>
                  <pic:spPr>
                    <a:xfrm>
                      <a:off x="0" y="0"/>
                      <a:ext cx="4241167" cy="1848498"/>
                    </a:xfrm>
                    <a:prstGeom prst="rect">
                      <a:avLst/>
                    </a:prstGeom>
                  </pic:spPr>
                </pic:pic>
              </a:graphicData>
            </a:graphic>
          </wp:inline>
        </w:drawing>
      </w:r>
    </w:p>
    <w:p w14:paraId="5BEBD045" w14:textId="77777777" w:rsidR="000647A8" w:rsidRDefault="000647A8" w:rsidP="000647A8">
      <w:pPr>
        <w:pStyle w:val="Caption"/>
        <w:jc w:val="center"/>
      </w:pPr>
      <w:r>
        <w:t xml:space="preserve">Figura </w:t>
      </w:r>
      <w:r w:rsidR="00B00782">
        <w:fldChar w:fldCharType="begin"/>
      </w:r>
      <w:r>
        <w:instrText xml:space="preserve"> SEQ Figura \* ARABIC </w:instrText>
      </w:r>
      <w:r w:rsidR="00B00782">
        <w:fldChar w:fldCharType="separate"/>
      </w:r>
      <w:r w:rsidR="00ED0EF7">
        <w:rPr>
          <w:noProof/>
        </w:rPr>
        <w:t>15</w:t>
      </w:r>
      <w:r w:rsidR="00B00782">
        <w:fldChar w:fldCharType="end"/>
      </w:r>
      <w:r>
        <w:t xml:space="preserve"> Extractos obtenidos, de izquierda a derecha: Etanólico con hojas molidas, Solvente orgánico con hojas molidas, Etanólico con hojas enteras, Solvente orgánico con hojas enteras</w:t>
      </w:r>
    </w:p>
    <w:p w14:paraId="5BEBD046" w14:textId="77777777" w:rsidR="000647A8" w:rsidRDefault="000647A8" w:rsidP="00295887"/>
    <w:p w14:paraId="5BEBD047" w14:textId="77777777" w:rsidR="000647A8" w:rsidRDefault="00D97570" w:rsidP="000647A8">
      <w:r>
        <w:t>Los resultados obtenidos se presentan en la tabla a continuación:</w:t>
      </w:r>
    </w:p>
    <w:tbl>
      <w:tblPr>
        <w:tblStyle w:val="Tablanormal21"/>
        <w:tblW w:w="0" w:type="auto"/>
        <w:tblLook w:val="04A0" w:firstRow="1" w:lastRow="0" w:firstColumn="1" w:lastColumn="0" w:noHBand="0" w:noVBand="1"/>
      </w:tblPr>
      <w:tblGrid>
        <w:gridCol w:w="2422"/>
        <w:gridCol w:w="2242"/>
        <w:gridCol w:w="2299"/>
        <w:gridCol w:w="2099"/>
      </w:tblGrid>
      <w:tr w:rsidR="00D97570" w14:paraId="5BEBD04C" w14:textId="77777777" w:rsidTr="000647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2" w:type="dxa"/>
          </w:tcPr>
          <w:p w14:paraId="5BEBD048" w14:textId="77777777" w:rsidR="00D97570" w:rsidRDefault="00D97570" w:rsidP="000647A8">
            <w:pPr>
              <w:ind w:firstLine="0"/>
              <w:jc w:val="center"/>
            </w:pPr>
            <w:r>
              <w:t>Extracto</w:t>
            </w:r>
          </w:p>
        </w:tc>
        <w:tc>
          <w:tcPr>
            <w:tcW w:w="2242" w:type="dxa"/>
          </w:tcPr>
          <w:p w14:paraId="5BEBD049" w14:textId="00BBEF16" w:rsidR="00D97570" w:rsidRDefault="00D97570" w:rsidP="000647A8">
            <w:pPr>
              <w:ind w:firstLine="0"/>
              <w:jc w:val="center"/>
              <w:cnfStyle w:val="100000000000" w:firstRow="1" w:lastRow="0" w:firstColumn="0" w:lastColumn="0" w:oddVBand="0" w:evenVBand="0" w:oddHBand="0" w:evenHBand="0" w:firstRowFirstColumn="0" w:firstRowLastColumn="0" w:lastRowFirstColumn="0" w:lastRowLastColumn="0"/>
            </w:pPr>
            <w:r>
              <w:t xml:space="preserve">Concentración </w:t>
            </w:r>
            <w:commentRangeStart w:id="354"/>
            <w:r>
              <w:t>(g</w:t>
            </w:r>
            <w:ins w:id="355" w:author="Federico Ezequiel Benelli" w:date="2019-03-18T19:04:00Z">
              <w:r w:rsidR="0029651B">
                <w:t xml:space="preserve"> ácido carnósico</w:t>
              </w:r>
            </w:ins>
            <w:r>
              <w:t>/L)</w:t>
            </w:r>
            <w:commentRangeEnd w:id="354"/>
            <w:r w:rsidR="00F72EED">
              <w:rPr>
                <w:rStyle w:val="CommentReference"/>
                <w:b w:val="0"/>
                <w:bCs w:val="0"/>
              </w:rPr>
              <w:commentReference w:id="354"/>
            </w:r>
          </w:p>
        </w:tc>
        <w:tc>
          <w:tcPr>
            <w:tcW w:w="2299" w:type="dxa"/>
          </w:tcPr>
          <w:p w14:paraId="5BEBD04A" w14:textId="77777777" w:rsidR="00D97570" w:rsidRDefault="00D97570" w:rsidP="000647A8">
            <w:pPr>
              <w:ind w:firstLine="0"/>
              <w:jc w:val="center"/>
              <w:cnfStyle w:val="100000000000" w:firstRow="1" w:lastRow="0" w:firstColumn="0" w:lastColumn="0" w:oddVBand="0" w:evenVBand="0" w:oddHBand="0" w:evenHBand="0" w:firstRowFirstColumn="0" w:firstRowLastColumn="0" w:lastRowFirstColumn="0" w:lastRowLastColumn="0"/>
            </w:pPr>
            <w:r>
              <w:t>Rendimiento (g</w:t>
            </w:r>
            <w:ins w:id="356" w:author="NN" w:date="2019-02-12T20:45:00Z">
              <w:r w:rsidR="00F72EED">
                <w:t xml:space="preserve"> </w:t>
              </w:r>
            </w:ins>
            <w:r>
              <w:t>/100</w:t>
            </w:r>
            <w:ins w:id="357" w:author="NN" w:date="2019-02-12T20:46:00Z">
              <w:r w:rsidR="00F72EED">
                <w:t xml:space="preserve"> </w:t>
              </w:r>
            </w:ins>
            <w:r>
              <w:t>g de hoja</w:t>
            </w:r>
            <w:ins w:id="358" w:author="NN" w:date="2019-02-12T20:45:00Z">
              <w:r w:rsidR="00F72EED">
                <w:t xml:space="preserve"> </w:t>
              </w:r>
            </w:ins>
            <w:proofErr w:type="spellStart"/>
            <w:r w:rsidR="000647A8">
              <w:t>b.h</w:t>
            </w:r>
            <w:proofErr w:type="spellEnd"/>
            <w:r w:rsidR="000647A8">
              <w:t>.</w:t>
            </w:r>
            <w:r>
              <w:t>)</w:t>
            </w:r>
          </w:p>
        </w:tc>
        <w:tc>
          <w:tcPr>
            <w:tcW w:w="2099" w:type="dxa"/>
          </w:tcPr>
          <w:p w14:paraId="5BEBD04B" w14:textId="77777777" w:rsidR="00D97570" w:rsidRPr="000647A8" w:rsidRDefault="00D97570" w:rsidP="00F72EED">
            <w:pPr>
              <w:ind w:firstLine="0"/>
              <w:jc w:val="center"/>
              <w:cnfStyle w:val="100000000000" w:firstRow="1" w:lastRow="0" w:firstColumn="0" w:lastColumn="0" w:oddVBand="0" w:evenVBand="0" w:oddHBand="0" w:evenHBand="0" w:firstRowFirstColumn="0" w:firstRowLastColumn="0" w:lastRowFirstColumn="0" w:lastRowLastColumn="0"/>
            </w:pPr>
            <w:r>
              <w:t>Densidad</w:t>
            </w:r>
            <w:r w:rsidR="000647A8">
              <w:t xml:space="preserve"> (</w:t>
            </w:r>
            <w:ins w:id="359" w:author="NN" w:date="2019-02-12T20:46:00Z">
              <w:r w:rsidR="00F72EED">
                <w:t>k</w:t>
              </w:r>
            </w:ins>
            <w:del w:id="360" w:author="NN" w:date="2019-02-12T20:46:00Z">
              <w:r w:rsidR="000647A8" w:rsidDel="00F72EED">
                <w:delText>K</w:delText>
              </w:r>
            </w:del>
            <w:r w:rsidR="000647A8">
              <w:t>g/m</w:t>
            </w:r>
            <w:r w:rsidR="000647A8">
              <w:rPr>
                <w:vertAlign w:val="superscript"/>
              </w:rPr>
              <w:t>3</w:t>
            </w:r>
            <w:r w:rsidR="000647A8">
              <w:t>)</w:t>
            </w:r>
          </w:p>
        </w:tc>
      </w:tr>
      <w:tr w:rsidR="00D97570" w14:paraId="5BEBD051" w14:textId="77777777" w:rsidTr="000647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2" w:type="dxa"/>
          </w:tcPr>
          <w:p w14:paraId="5BEBD04D" w14:textId="77777777" w:rsidR="00D97570" w:rsidRDefault="00D97570" w:rsidP="000647A8">
            <w:pPr>
              <w:ind w:firstLine="0"/>
              <w:jc w:val="center"/>
            </w:pPr>
            <w:proofErr w:type="spellStart"/>
            <w:r>
              <w:t>Etanol:Agua</w:t>
            </w:r>
            <w:proofErr w:type="spellEnd"/>
            <w:r>
              <w:t xml:space="preserve"> 7:3 hojas enteras</w:t>
            </w:r>
          </w:p>
        </w:tc>
        <w:tc>
          <w:tcPr>
            <w:tcW w:w="2242" w:type="dxa"/>
          </w:tcPr>
          <w:p w14:paraId="5BEBD04E" w14:textId="77777777" w:rsidR="00D97570" w:rsidRPr="000647A8" w:rsidRDefault="000647A8" w:rsidP="000647A8">
            <w:pPr>
              <w:ind w:firstLine="0"/>
              <w:jc w:val="center"/>
              <w:cnfStyle w:val="000000100000" w:firstRow="0" w:lastRow="0" w:firstColumn="0" w:lastColumn="0" w:oddVBand="0" w:evenVBand="0" w:oddHBand="1" w:evenHBand="0" w:firstRowFirstColumn="0" w:firstRowLastColumn="0" w:lastRowFirstColumn="0" w:lastRowLastColumn="0"/>
              <w:rPr>
                <w:vertAlign w:val="superscript"/>
              </w:rPr>
            </w:pPr>
            <w:r>
              <w:t xml:space="preserve">1,55 </w:t>
            </w:r>
            <w:r>
              <w:rPr>
                <w:rFonts w:cs="Times New Roman"/>
              </w:rPr>
              <w:t>± 0,02</w:t>
            </w:r>
            <w:r>
              <w:rPr>
                <w:rFonts w:cs="Times New Roman"/>
                <w:vertAlign w:val="superscript"/>
              </w:rPr>
              <w:t>c</w:t>
            </w:r>
          </w:p>
        </w:tc>
        <w:tc>
          <w:tcPr>
            <w:tcW w:w="2299" w:type="dxa"/>
          </w:tcPr>
          <w:p w14:paraId="5BEBD04F" w14:textId="77777777" w:rsidR="00D97570" w:rsidRPr="000647A8" w:rsidRDefault="000647A8" w:rsidP="000647A8">
            <w:pPr>
              <w:ind w:firstLine="0"/>
              <w:jc w:val="center"/>
              <w:cnfStyle w:val="000000100000" w:firstRow="0" w:lastRow="0" w:firstColumn="0" w:lastColumn="0" w:oddVBand="0" w:evenVBand="0" w:oddHBand="1" w:evenHBand="0" w:firstRowFirstColumn="0" w:firstRowLastColumn="0" w:lastRowFirstColumn="0" w:lastRowLastColumn="0"/>
              <w:rPr>
                <w:vertAlign w:val="superscript"/>
              </w:rPr>
            </w:pPr>
            <w:r>
              <w:t xml:space="preserve">3,08 </w:t>
            </w:r>
            <w:r>
              <w:rPr>
                <w:rFonts w:cs="Times New Roman"/>
              </w:rPr>
              <w:t>± 0,01</w:t>
            </w:r>
            <w:r>
              <w:rPr>
                <w:rFonts w:cs="Times New Roman"/>
                <w:vertAlign w:val="superscript"/>
              </w:rPr>
              <w:t>c</w:t>
            </w:r>
          </w:p>
        </w:tc>
        <w:tc>
          <w:tcPr>
            <w:tcW w:w="2099" w:type="dxa"/>
          </w:tcPr>
          <w:p w14:paraId="5BEBD050" w14:textId="77777777" w:rsidR="00D97570" w:rsidRDefault="000647A8" w:rsidP="000647A8">
            <w:pPr>
              <w:ind w:firstLine="0"/>
              <w:jc w:val="center"/>
              <w:cnfStyle w:val="000000100000" w:firstRow="0" w:lastRow="0" w:firstColumn="0" w:lastColumn="0" w:oddVBand="0" w:evenVBand="0" w:oddHBand="1" w:evenHBand="0" w:firstRowFirstColumn="0" w:firstRowLastColumn="0" w:lastRowFirstColumn="0" w:lastRowLastColumn="0"/>
            </w:pPr>
            <w:r>
              <w:t xml:space="preserve">883 </w:t>
            </w:r>
            <w:r>
              <w:rPr>
                <w:rFonts w:cs="Times New Roman"/>
              </w:rPr>
              <w:t>± 42</w:t>
            </w:r>
          </w:p>
        </w:tc>
      </w:tr>
      <w:tr w:rsidR="00D97570" w14:paraId="5BEBD056" w14:textId="77777777" w:rsidTr="000647A8">
        <w:tc>
          <w:tcPr>
            <w:cnfStyle w:val="001000000000" w:firstRow="0" w:lastRow="0" w:firstColumn="1" w:lastColumn="0" w:oddVBand="0" w:evenVBand="0" w:oddHBand="0" w:evenHBand="0" w:firstRowFirstColumn="0" w:firstRowLastColumn="0" w:lastRowFirstColumn="0" w:lastRowLastColumn="0"/>
            <w:tcW w:w="2422" w:type="dxa"/>
          </w:tcPr>
          <w:p w14:paraId="5BEBD052" w14:textId="77777777" w:rsidR="00D97570" w:rsidRDefault="00D97570" w:rsidP="000647A8">
            <w:pPr>
              <w:ind w:firstLine="0"/>
              <w:jc w:val="center"/>
            </w:pPr>
            <w:proofErr w:type="spellStart"/>
            <w:r>
              <w:t>Etanol:Agua</w:t>
            </w:r>
            <w:proofErr w:type="spellEnd"/>
            <w:r>
              <w:t xml:space="preserve"> 7:3 hojas molidas</w:t>
            </w:r>
          </w:p>
        </w:tc>
        <w:tc>
          <w:tcPr>
            <w:tcW w:w="2242" w:type="dxa"/>
          </w:tcPr>
          <w:p w14:paraId="5BEBD053" w14:textId="77777777" w:rsidR="00D97570" w:rsidRPr="000647A8" w:rsidRDefault="000647A8" w:rsidP="000647A8">
            <w:pPr>
              <w:ind w:firstLine="0"/>
              <w:jc w:val="center"/>
              <w:cnfStyle w:val="000000000000" w:firstRow="0" w:lastRow="0" w:firstColumn="0" w:lastColumn="0" w:oddVBand="0" w:evenVBand="0" w:oddHBand="0" w:evenHBand="0" w:firstRowFirstColumn="0" w:firstRowLastColumn="0" w:lastRowFirstColumn="0" w:lastRowLastColumn="0"/>
              <w:rPr>
                <w:vertAlign w:val="superscript"/>
              </w:rPr>
            </w:pPr>
            <w:r>
              <w:t xml:space="preserve">1,46 </w:t>
            </w:r>
            <w:r>
              <w:rPr>
                <w:rFonts w:cs="Times New Roman"/>
              </w:rPr>
              <w:t>± 0,04</w:t>
            </w:r>
            <w:r>
              <w:rPr>
                <w:rFonts w:cs="Times New Roman"/>
                <w:vertAlign w:val="superscript"/>
              </w:rPr>
              <w:t>b</w:t>
            </w:r>
          </w:p>
        </w:tc>
        <w:tc>
          <w:tcPr>
            <w:tcW w:w="2299" w:type="dxa"/>
          </w:tcPr>
          <w:p w14:paraId="5BEBD054" w14:textId="77777777" w:rsidR="00D97570" w:rsidRPr="000647A8" w:rsidRDefault="000647A8" w:rsidP="000647A8">
            <w:pPr>
              <w:ind w:firstLine="0"/>
              <w:jc w:val="center"/>
              <w:cnfStyle w:val="000000000000" w:firstRow="0" w:lastRow="0" w:firstColumn="0" w:lastColumn="0" w:oddVBand="0" w:evenVBand="0" w:oddHBand="0" w:evenHBand="0" w:firstRowFirstColumn="0" w:firstRowLastColumn="0" w:lastRowFirstColumn="0" w:lastRowLastColumn="0"/>
              <w:rPr>
                <w:vertAlign w:val="superscript"/>
              </w:rPr>
            </w:pPr>
            <w:r>
              <w:t xml:space="preserve">2,84 </w:t>
            </w:r>
            <w:r>
              <w:rPr>
                <w:rFonts w:cs="Times New Roman"/>
              </w:rPr>
              <w:t>± 0,05</w:t>
            </w:r>
            <w:r>
              <w:rPr>
                <w:rFonts w:cs="Times New Roman"/>
                <w:vertAlign w:val="superscript"/>
              </w:rPr>
              <w:t>b</w:t>
            </w:r>
          </w:p>
        </w:tc>
        <w:tc>
          <w:tcPr>
            <w:tcW w:w="2099" w:type="dxa"/>
          </w:tcPr>
          <w:p w14:paraId="5BEBD055" w14:textId="77777777" w:rsidR="00D97570" w:rsidRDefault="000647A8" w:rsidP="000647A8">
            <w:pPr>
              <w:ind w:firstLine="0"/>
              <w:jc w:val="center"/>
              <w:cnfStyle w:val="000000000000" w:firstRow="0" w:lastRow="0" w:firstColumn="0" w:lastColumn="0" w:oddVBand="0" w:evenVBand="0" w:oddHBand="0" w:evenHBand="0" w:firstRowFirstColumn="0" w:firstRowLastColumn="0" w:lastRowFirstColumn="0" w:lastRowLastColumn="0"/>
            </w:pPr>
            <w:r>
              <w:t xml:space="preserve">842 </w:t>
            </w:r>
            <w:r>
              <w:rPr>
                <w:rFonts w:cs="Times New Roman"/>
              </w:rPr>
              <w:t>± 37</w:t>
            </w:r>
          </w:p>
        </w:tc>
      </w:tr>
      <w:tr w:rsidR="00D97570" w14:paraId="5BEBD05B" w14:textId="77777777" w:rsidTr="000647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2" w:type="dxa"/>
          </w:tcPr>
          <w:p w14:paraId="5BEBD057" w14:textId="77777777" w:rsidR="00D97570" w:rsidRDefault="00D97570" w:rsidP="000647A8">
            <w:pPr>
              <w:ind w:firstLine="0"/>
              <w:jc w:val="center"/>
            </w:pPr>
            <w:proofErr w:type="spellStart"/>
            <w:r>
              <w:t>n-Hexano:DCM</w:t>
            </w:r>
            <w:proofErr w:type="spellEnd"/>
            <w:r>
              <w:t xml:space="preserve"> 9:1 hojas enteras</w:t>
            </w:r>
          </w:p>
        </w:tc>
        <w:tc>
          <w:tcPr>
            <w:tcW w:w="2242" w:type="dxa"/>
          </w:tcPr>
          <w:p w14:paraId="5BEBD058" w14:textId="77777777" w:rsidR="00D97570" w:rsidRPr="000647A8" w:rsidRDefault="000647A8" w:rsidP="000647A8">
            <w:pPr>
              <w:ind w:firstLine="0"/>
              <w:jc w:val="center"/>
              <w:cnfStyle w:val="000000100000" w:firstRow="0" w:lastRow="0" w:firstColumn="0" w:lastColumn="0" w:oddVBand="0" w:evenVBand="0" w:oddHBand="1" w:evenHBand="0" w:firstRowFirstColumn="0" w:firstRowLastColumn="0" w:lastRowFirstColumn="0" w:lastRowLastColumn="0"/>
              <w:rPr>
                <w:vertAlign w:val="superscript"/>
              </w:rPr>
            </w:pPr>
            <w:r>
              <w:t xml:space="preserve">1,120 </w:t>
            </w:r>
            <w:r>
              <w:rPr>
                <w:rFonts w:cs="Times New Roman"/>
              </w:rPr>
              <w:t>± 0,003</w:t>
            </w:r>
            <w:r>
              <w:rPr>
                <w:rFonts w:cs="Times New Roman"/>
                <w:vertAlign w:val="superscript"/>
              </w:rPr>
              <w:t>a</w:t>
            </w:r>
          </w:p>
        </w:tc>
        <w:tc>
          <w:tcPr>
            <w:tcW w:w="2299" w:type="dxa"/>
          </w:tcPr>
          <w:p w14:paraId="5BEBD059" w14:textId="77777777" w:rsidR="00D97570" w:rsidRPr="000647A8" w:rsidRDefault="000647A8" w:rsidP="000647A8">
            <w:pPr>
              <w:ind w:firstLine="0"/>
              <w:jc w:val="center"/>
              <w:cnfStyle w:val="000000100000" w:firstRow="0" w:lastRow="0" w:firstColumn="0" w:lastColumn="0" w:oddVBand="0" w:evenVBand="0" w:oddHBand="1" w:evenHBand="0" w:firstRowFirstColumn="0" w:firstRowLastColumn="0" w:lastRowFirstColumn="0" w:lastRowLastColumn="0"/>
              <w:rPr>
                <w:vertAlign w:val="superscript"/>
              </w:rPr>
            </w:pPr>
            <w:r>
              <w:t xml:space="preserve">2,29 </w:t>
            </w:r>
            <w:r>
              <w:rPr>
                <w:rFonts w:cs="Times New Roman"/>
              </w:rPr>
              <w:t>± 0,03</w:t>
            </w:r>
            <w:r>
              <w:rPr>
                <w:rFonts w:cs="Times New Roman"/>
                <w:vertAlign w:val="superscript"/>
              </w:rPr>
              <w:t>a</w:t>
            </w:r>
          </w:p>
        </w:tc>
        <w:tc>
          <w:tcPr>
            <w:tcW w:w="2099" w:type="dxa"/>
          </w:tcPr>
          <w:p w14:paraId="5BEBD05A" w14:textId="77777777" w:rsidR="00D97570" w:rsidRDefault="000647A8" w:rsidP="000647A8">
            <w:pPr>
              <w:ind w:firstLine="0"/>
              <w:jc w:val="center"/>
              <w:cnfStyle w:val="000000100000" w:firstRow="0" w:lastRow="0" w:firstColumn="0" w:lastColumn="0" w:oddVBand="0" w:evenVBand="0" w:oddHBand="1" w:evenHBand="0" w:firstRowFirstColumn="0" w:firstRowLastColumn="0" w:lastRowFirstColumn="0" w:lastRowLastColumn="0"/>
            </w:pPr>
            <w:r>
              <w:t xml:space="preserve">719 </w:t>
            </w:r>
            <w:r>
              <w:rPr>
                <w:rFonts w:cs="Times New Roman"/>
              </w:rPr>
              <w:t>± 16</w:t>
            </w:r>
          </w:p>
        </w:tc>
      </w:tr>
      <w:tr w:rsidR="00D97570" w14:paraId="5BEBD060" w14:textId="77777777" w:rsidTr="000647A8">
        <w:tc>
          <w:tcPr>
            <w:cnfStyle w:val="001000000000" w:firstRow="0" w:lastRow="0" w:firstColumn="1" w:lastColumn="0" w:oddVBand="0" w:evenVBand="0" w:oddHBand="0" w:evenHBand="0" w:firstRowFirstColumn="0" w:firstRowLastColumn="0" w:lastRowFirstColumn="0" w:lastRowLastColumn="0"/>
            <w:tcW w:w="2422" w:type="dxa"/>
          </w:tcPr>
          <w:p w14:paraId="5BEBD05C" w14:textId="77777777" w:rsidR="00D97570" w:rsidRDefault="00D97570" w:rsidP="000647A8">
            <w:pPr>
              <w:ind w:firstLine="0"/>
              <w:jc w:val="center"/>
            </w:pPr>
            <w:proofErr w:type="spellStart"/>
            <w:r>
              <w:t>n-Hexano:DCM</w:t>
            </w:r>
            <w:proofErr w:type="spellEnd"/>
            <w:r>
              <w:t xml:space="preserve"> 9:1 hojas molidas</w:t>
            </w:r>
          </w:p>
        </w:tc>
        <w:tc>
          <w:tcPr>
            <w:tcW w:w="2242" w:type="dxa"/>
          </w:tcPr>
          <w:p w14:paraId="5BEBD05D" w14:textId="77777777" w:rsidR="00D97570" w:rsidRPr="000647A8" w:rsidRDefault="00D97570" w:rsidP="000647A8">
            <w:pPr>
              <w:ind w:firstLine="0"/>
              <w:jc w:val="center"/>
              <w:cnfStyle w:val="000000000000" w:firstRow="0" w:lastRow="0" w:firstColumn="0" w:lastColumn="0" w:oddVBand="0" w:evenVBand="0" w:oddHBand="0" w:evenHBand="0" w:firstRowFirstColumn="0" w:firstRowLastColumn="0" w:lastRowFirstColumn="0" w:lastRowLastColumn="0"/>
              <w:rPr>
                <w:vertAlign w:val="superscript"/>
              </w:rPr>
            </w:pPr>
            <w:r>
              <w:t>1,15</w:t>
            </w:r>
            <w:r w:rsidR="000647A8">
              <w:t>1</w:t>
            </w:r>
            <w:r>
              <w:rPr>
                <w:rFonts w:cs="Times New Roman"/>
              </w:rPr>
              <w:t xml:space="preserve">± </w:t>
            </w:r>
            <w:r w:rsidR="000647A8">
              <w:rPr>
                <w:rFonts w:cs="Times New Roman"/>
              </w:rPr>
              <w:t>0,006</w:t>
            </w:r>
            <w:r w:rsidR="000647A8">
              <w:rPr>
                <w:rFonts w:cs="Times New Roman"/>
                <w:vertAlign w:val="superscript"/>
              </w:rPr>
              <w:t>a</w:t>
            </w:r>
          </w:p>
        </w:tc>
        <w:tc>
          <w:tcPr>
            <w:tcW w:w="2299" w:type="dxa"/>
          </w:tcPr>
          <w:p w14:paraId="5BEBD05E" w14:textId="77777777" w:rsidR="00D97570" w:rsidRPr="000647A8" w:rsidRDefault="000647A8" w:rsidP="000647A8">
            <w:pPr>
              <w:ind w:firstLine="0"/>
              <w:jc w:val="center"/>
              <w:cnfStyle w:val="000000000000" w:firstRow="0" w:lastRow="0" w:firstColumn="0" w:lastColumn="0" w:oddVBand="0" w:evenVBand="0" w:oddHBand="0" w:evenHBand="0" w:firstRowFirstColumn="0" w:firstRowLastColumn="0" w:lastRowFirstColumn="0" w:lastRowLastColumn="0"/>
              <w:rPr>
                <w:vertAlign w:val="superscript"/>
              </w:rPr>
            </w:pPr>
            <w:r>
              <w:t xml:space="preserve">2,31 </w:t>
            </w:r>
            <w:r>
              <w:rPr>
                <w:rFonts w:cs="Times New Roman"/>
              </w:rPr>
              <w:t>± 0,03</w:t>
            </w:r>
            <w:r>
              <w:rPr>
                <w:rFonts w:cs="Times New Roman"/>
                <w:vertAlign w:val="superscript"/>
              </w:rPr>
              <w:t>a</w:t>
            </w:r>
          </w:p>
        </w:tc>
        <w:tc>
          <w:tcPr>
            <w:tcW w:w="2099" w:type="dxa"/>
          </w:tcPr>
          <w:p w14:paraId="5BEBD05F" w14:textId="77777777" w:rsidR="00D97570" w:rsidRDefault="000647A8" w:rsidP="000647A8">
            <w:pPr>
              <w:keepNext/>
              <w:ind w:firstLine="0"/>
              <w:jc w:val="center"/>
              <w:cnfStyle w:val="000000000000" w:firstRow="0" w:lastRow="0" w:firstColumn="0" w:lastColumn="0" w:oddVBand="0" w:evenVBand="0" w:oddHBand="0" w:evenHBand="0" w:firstRowFirstColumn="0" w:firstRowLastColumn="0" w:lastRowFirstColumn="0" w:lastRowLastColumn="0"/>
            </w:pPr>
            <w:r>
              <w:t xml:space="preserve">696 </w:t>
            </w:r>
            <w:r>
              <w:rPr>
                <w:rFonts w:cs="Times New Roman"/>
              </w:rPr>
              <w:t>± 21</w:t>
            </w:r>
          </w:p>
        </w:tc>
      </w:tr>
    </w:tbl>
    <w:p w14:paraId="5BEBD061" w14:textId="77777777" w:rsidR="00D97570" w:rsidRDefault="000647A8" w:rsidP="000647A8">
      <w:pPr>
        <w:pStyle w:val="Caption"/>
      </w:pPr>
      <w:r>
        <w:t xml:space="preserve">Tabla </w:t>
      </w:r>
      <w:r w:rsidR="000E2AF4">
        <w:rPr>
          <w:noProof/>
        </w:rPr>
        <w:fldChar w:fldCharType="begin"/>
      </w:r>
      <w:r w:rsidR="000E2AF4">
        <w:rPr>
          <w:noProof/>
        </w:rPr>
        <w:instrText xml:space="preserve"> SEQ Tabla \* ARABIC </w:instrText>
      </w:r>
      <w:r w:rsidR="000E2AF4">
        <w:rPr>
          <w:noProof/>
        </w:rPr>
        <w:fldChar w:fldCharType="separate"/>
      </w:r>
      <w:r w:rsidR="00113909">
        <w:rPr>
          <w:noProof/>
        </w:rPr>
        <w:t>2</w:t>
      </w:r>
      <w:r w:rsidR="000E2AF4">
        <w:rPr>
          <w:noProof/>
        </w:rPr>
        <w:fldChar w:fldCharType="end"/>
      </w:r>
      <w:ins w:id="361" w:author="NN" w:date="2019-02-12T20:42:00Z">
        <w:r w:rsidR="0041626A">
          <w:t xml:space="preserve"> </w:t>
        </w:r>
      </w:ins>
      <w:r w:rsidRPr="00942C00">
        <w:t>Concentraciones, rendimientos y densidades obtenidas de distintos extractos, valores con letras iguales no presentaron diferencias significativas (Test LSD Fisher p &lt; 0,05)</w:t>
      </w:r>
    </w:p>
    <w:p w14:paraId="5BEBD062" w14:textId="77777777" w:rsidR="003471CB" w:rsidRDefault="003471CB" w:rsidP="59ACAEAB"/>
    <w:p w14:paraId="5BEBD063" w14:textId="77777777" w:rsidR="59ACAEAB" w:rsidRDefault="00E3542A" w:rsidP="59ACAEAB">
      <w:r>
        <w:t xml:space="preserve">Se puede observar que la mezcla </w:t>
      </w:r>
      <w:proofErr w:type="spellStart"/>
      <w:r>
        <w:t>Etanol:Agua</w:t>
      </w:r>
      <w:proofErr w:type="spellEnd"/>
      <w:r>
        <w:t xml:space="preserve"> 7:3 presentó un mayor rendimiento por sobre las demás,</w:t>
      </w:r>
      <w:commentRangeStart w:id="362"/>
      <w:r>
        <w:t xml:space="preserve"> el menor rendimiento en comparación al extracto hecho a partir de hojas molidas puede verse explicado debido a que al tratarse de un compuesto que puede verse afectado por los tratamientos térmicos, la cantidad con respecto a la hoja al molerla</w:t>
      </w:r>
      <w:commentRangeEnd w:id="362"/>
      <w:r w:rsidR="00F72EED">
        <w:rPr>
          <w:rStyle w:val="CommentReference"/>
        </w:rPr>
        <w:commentReference w:id="362"/>
      </w:r>
      <w:r>
        <w:t xml:space="preserve">. El hecho de que esto no se vea evidenciado en el caso de la utilización de </w:t>
      </w:r>
      <w:proofErr w:type="spellStart"/>
      <w:r>
        <w:t>n-</w:t>
      </w:r>
      <w:proofErr w:type="gramStart"/>
      <w:r>
        <w:t>Hexano:DCM</w:t>
      </w:r>
      <w:proofErr w:type="spellEnd"/>
      <w:proofErr w:type="gramEnd"/>
      <w:r>
        <w:t xml:space="preserve"> 9:1 al no presentar diferencias significativas entre sí puede ser debido a que la cantidad remanente de ácido carnósico sea superior a la necesaria para llegar a la concentración de equilibrio en ese solvente.</w:t>
      </w:r>
    </w:p>
    <w:p w14:paraId="5BEBD064" w14:textId="77777777" w:rsidR="00E74A0B" w:rsidRDefault="006F7948" w:rsidP="008C7F3B">
      <w:pPr>
        <w:pStyle w:val="Heading2"/>
      </w:pPr>
      <w:bookmarkStart w:id="363" w:name="_Toc535446910"/>
      <w:r>
        <w:lastRenderedPageBreak/>
        <w:t>Concentraciones de equilibrio</w:t>
      </w:r>
    </w:p>
    <w:p w14:paraId="5BEBD065" w14:textId="77777777" w:rsidR="00A81F0A" w:rsidRDefault="00A81F0A" w:rsidP="00A81F0A">
      <w:r>
        <w:t>Para la determinación de la</w:t>
      </w:r>
      <w:r w:rsidR="00CC1938">
        <w:t xml:space="preserve">s concentraciones de equilibrio se realizaron extracciones con el solvente seleccionado en 5.1, en </w:t>
      </w:r>
      <w:r w:rsidR="00075B17">
        <w:t>primera medida</w:t>
      </w:r>
      <w:r w:rsidR="00CC1938">
        <w:t xml:space="preserve"> se realizaron extracciones utilizando 1 gramo de romero y variando el volumen de solvente extractor; el mínimo solvente utilizado se definió como la mínima cantidad necesaria para que </w:t>
      </w:r>
      <w:r w:rsidR="00576B83">
        <w:t>toda la materia prima se encuentre en contacto con este. Se realizaron cuatro ensayos por duplicado, con volúmenes de solvente de 10, 15, 25 y 30 mL (Fig. -X-). Posteriormente se realizaron múltiples extracciones en serie reutilizando la fase líquida y con materia prima nueva, con el objeto de obtener valores de equilibrio a concentraciones mayores que las obtenidas en una simple extracción en batch y, a su vez, la máxima concentración posible de alcanzar en el proceso de extracción.</w:t>
      </w:r>
    </w:p>
    <w:p w14:paraId="5BEBD066" w14:textId="77777777" w:rsidR="00037578" w:rsidRDefault="00576B83" w:rsidP="00037578">
      <w:pPr>
        <w:keepNext/>
        <w:jc w:val="center"/>
      </w:pPr>
      <w:r w:rsidRPr="00576B83">
        <w:rPr>
          <w:noProof/>
          <w:lang w:eastAsia="es-ES"/>
        </w:rPr>
        <w:drawing>
          <wp:inline distT="0" distB="0" distL="0" distR="0" wp14:anchorId="5BEBD18B" wp14:editId="5BEBD18C">
            <wp:extent cx="4793672" cy="2238375"/>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cstate="email">
                      <a:extLst>
                        <a:ext uri="{BEBA8EAE-BF5A-486C-A8C5-ECC9F3942E4B}">
                          <a14:imgProps xmlns:a14="http://schemas.microsoft.com/office/drawing/2010/main">
                            <a14:imgLayer r:embed="rId43">
                              <a14:imgEffect>
                                <a14:brightnessContrast contrast="25000"/>
                              </a14:imgEffect>
                            </a14:imgLayer>
                          </a14:imgProps>
                        </a:ext>
                      </a:extLst>
                    </a:blip>
                    <a:srcRect/>
                    <a:stretch/>
                  </pic:blipFill>
                  <pic:spPr bwMode="auto">
                    <a:xfrm>
                      <a:off x="0" y="0"/>
                      <a:ext cx="4803502" cy="2242965"/>
                    </a:xfrm>
                    <a:prstGeom prst="rect">
                      <a:avLst/>
                    </a:prstGeom>
                    <a:ln>
                      <a:noFill/>
                    </a:ln>
                    <a:extLst>
                      <a:ext uri="{53640926-AAD7-44D8-BBD7-CCE9431645EC}">
                        <a14:shadowObscured xmlns:a14="http://schemas.microsoft.com/office/drawing/2010/main"/>
                      </a:ext>
                    </a:extLst>
                  </pic:spPr>
                </pic:pic>
              </a:graphicData>
            </a:graphic>
          </wp:inline>
        </w:drawing>
      </w:r>
    </w:p>
    <w:p w14:paraId="5BEBD067" w14:textId="77777777" w:rsidR="00576B83" w:rsidRDefault="00037578" w:rsidP="00037578">
      <w:pPr>
        <w:pStyle w:val="Caption"/>
        <w:jc w:val="center"/>
      </w:pPr>
      <w:r>
        <w:t xml:space="preserve">Figura </w:t>
      </w:r>
      <w:r w:rsidR="00B00782">
        <w:fldChar w:fldCharType="begin"/>
      </w:r>
      <w:r>
        <w:instrText xml:space="preserve"> SEQ Figura \* ARABIC </w:instrText>
      </w:r>
      <w:r w:rsidR="00B00782">
        <w:fldChar w:fldCharType="separate"/>
      </w:r>
      <w:r w:rsidR="00ED0EF7">
        <w:rPr>
          <w:noProof/>
        </w:rPr>
        <w:t>16</w:t>
      </w:r>
      <w:r w:rsidR="00B00782">
        <w:fldChar w:fldCharType="end"/>
      </w:r>
      <w:r>
        <w:t xml:space="preserve"> Extracciones para determinar concentraciones de equilibrio</w:t>
      </w:r>
    </w:p>
    <w:p w14:paraId="5BEBD068" w14:textId="77777777" w:rsidR="00F2571F" w:rsidRDefault="00F2571F" w:rsidP="00F2571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1"/>
        <w:gridCol w:w="3066"/>
        <w:gridCol w:w="3005"/>
      </w:tblGrid>
      <w:tr w:rsidR="00ED0EF7" w14:paraId="5BEBD06C" w14:textId="77777777" w:rsidTr="00ED0EF7">
        <w:tc>
          <w:tcPr>
            <w:tcW w:w="3020" w:type="dxa"/>
          </w:tcPr>
          <w:p w14:paraId="5BEBD069" w14:textId="77777777" w:rsidR="00ED0EF7" w:rsidRDefault="00ED0EF7" w:rsidP="00F2571F">
            <w:pPr>
              <w:ind w:firstLine="0"/>
            </w:pPr>
            <w:r w:rsidRPr="00ED0EF7">
              <w:rPr>
                <w:noProof/>
                <w:lang w:eastAsia="es-ES"/>
              </w:rPr>
              <w:drawing>
                <wp:inline distT="0" distB="0" distL="0" distR="0" wp14:anchorId="5BEBD18D" wp14:editId="5BEBD18E">
                  <wp:extent cx="1723501" cy="2096219"/>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cstate="email"/>
                          <a:srcRect/>
                          <a:stretch/>
                        </pic:blipFill>
                        <pic:spPr bwMode="auto">
                          <a:xfrm>
                            <a:off x="0" y="0"/>
                            <a:ext cx="1732552" cy="2107227"/>
                          </a:xfrm>
                          <a:prstGeom prst="rect">
                            <a:avLst/>
                          </a:prstGeom>
                          <a:ln>
                            <a:noFill/>
                          </a:ln>
                          <a:extLst>
                            <a:ext uri="{53640926-AAD7-44D8-BBD7-CCE9431645EC}">
                              <a14:shadowObscured xmlns:a14="http://schemas.microsoft.com/office/drawing/2010/main"/>
                            </a:ext>
                          </a:extLst>
                        </pic:spPr>
                      </pic:pic>
                    </a:graphicData>
                  </a:graphic>
                </wp:inline>
              </w:drawing>
            </w:r>
          </w:p>
        </w:tc>
        <w:tc>
          <w:tcPr>
            <w:tcW w:w="3021" w:type="dxa"/>
          </w:tcPr>
          <w:p w14:paraId="5BEBD06A" w14:textId="77777777" w:rsidR="00ED0EF7" w:rsidRDefault="00ED0EF7" w:rsidP="00F2571F">
            <w:pPr>
              <w:ind w:firstLine="0"/>
            </w:pPr>
            <w:r w:rsidRPr="00ED0EF7">
              <w:rPr>
                <w:noProof/>
                <w:lang w:eastAsia="es-ES"/>
              </w:rPr>
              <w:drawing>
                <wp:inline distT="0" distB="0" distL="0" distR="0" wp14:anchorId="5BEBD18F" wp14:editId="5BEBD190">
                  <wp:extent cx="1802921" cy="2112940"/>
                  <wp:effectExtent l="0" t="0" r="6985" b="190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cstate="email"/>
                          <a:srcRect t="-328"/>
                          <a:stretch/>
                        </pic:blipFill>
                        <pic:spPr bwMode="auto">
                          <a:xfrm>
                            <a:off x="0" y="0"/>
                            <a:ext cx="1812188" cy="2123801"/>
                          </a:xfrm>
                          <a:prstGeom prst="rect">
                            <a:avLst/>
                          </a:prstGeom>
                          <a:ln>
                            <a:noFill/>
                          </a:ln>
                          <a:extLst>
                            <a:ext uri="{53640926-AAD7-44D8-BBD7-CCE9431645EC}">
                              <a14:shadowObscured xmlns:a14="http://schemas.microsoft.com/office/drawing/2010/main"/>
                            </a:ext>
                          </a:extLst>
                        </pic:spPr>
                      </pic:pic>
                    </a:graphicData>
                  </a:graphic>
                </wp:inline>
              </w:drawing>
            </w:r>
          </w:p>
        </w:tc>
        <w:tc>
          <w:tcPr>
            <w:tcW w:w="3021" w:type="dxa"/>
          </w:tcPr>
          <w:p w14:paraId="5BEBD06B" w14:textId="77777777" w:rsidR="00ED0EF7" w:rsidRDefault="00ED0EF7" w:rsidP="00ED0EF7">
            <w:pPr>
              <w:keepNext/>
              <w:ind w:firstLine="0"/>
            </w:pPr>
            <w:r w:rsidRPr="00ED0EF7">
              <w:rPr>
                <w:noProof/>
                <w:lang w:eastAsia="es-ES"/>
              </w:rPr>
              <w:drawing>
                <wp:inline distT="0" distB="0" distL="0" distR="0" wp14:anchorId="5BEBD191" wp14:editId="5BEBD192">
                  <wp:extent cx="1733910" cy="2119032"/>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6" cstate="email">
                            <a:extLst>
                              <a:ext uri="{28A0092B-C50C-407E-A947-70E740481C1C}">
                                <a14:useLocalDpi xmlns:a14="http://schemas.microsoft.com/office/drawing/2010/main" val="0"/>
                              </a:ext>
                            </a:extLst>
                          </a:blip>
                          <a:srcRect/>
                          <a:stretch>
                            <a:fillRect/>
                          </a:stretch>
                        </pic:blipFill>
                        <pic:spPr bwMode="auto">
                          <a:xfrm>
                            <a:off x="0" y="0"/>
                            <a:ext cx="1744945" cy="2132518"/>
                          </a:xfrm>
                          <a:prstGeom prst="rect">
                            <a:avLst/>
                          </a:prstGeom>
                          <a:noFill/>
                          <a:ln>
                            <a:noFill/>
                          </a:ln>
                        </pic:spPr>
                      </pic:pic>
                    </a:graphicData>
                  </a:graphic>
                </wp:inline>
              </w:drawing>
            </w:r>
          </w:p>
        </w:tc>
      </w:tr>
    </w:tbl>
    <w:p w14:paraId="5BEBD06D" w14:textId="77777777" w:rsidR="00ED0EF7" w:rsidRDefault="00ED0EF7" w:rsidP="00ED0EF7">
      <w:pPr>
        <w:pStyle w:val="Caption"/>
        <w:jc w:val="center"/>
      </w:pPr>
      <w:r>
        <w:t xml:space="preserve">Figura </w:t>
      </w:r>
      <w:r w:rsidR="00B00782">
        <w:fldChar w:fldCharType="begin"/>
      </w:r>
      <w:r>
        <w:instrText xml:space="preserve"> SEQ Figura \* ARABIC </w:instrText>
      </w:r>
      <w:r w:rsidR="00B00782">
        <w:fldChar w:fldCharType="separate"/>
      </w:r>
      <w:r>
        <w:rPr>
          <w:noProof/>
        </w:rPr>
        <w:t>17</w:t>
      </w:r>
      <w:r w:rsidR="00B00782">
        <w:fldChar w:fldCharType="end"/>
      </w:r>
      <w:r>
        <w:t xml:space="preserve"> Extracciones en serie</w:t>
      </w:r>
    </w:p>
    <w:p w14:paraId="5BEBD06E" w14:textId="77777777" w:rsidR="00ED0EF7" w:rsidRDefault="00ED0EF7" w:rsidP="00F2571F"/>
    <w:p w14:paraId="5BEBD06F" w14:textId="77777777" w:rsidR="00F2571F" w:rsidRPr="00F2571F" w:rsidRDefault="00F2571F" w:rsidP="00F2571F"/>
    <w:p w14:paraId="5BEBD070" w14:textId="77777777" w:rsidR="0082242D" w:rsidRPr="0082242D" w:rsidRDefault="0082242D" w:rsidP="0082242D"/>
    <w:p w14:paraId="5BEBD071" w14:textId="77777777" w:rsidR="00037578" w:rsidRDefault="00037578" w:rsidP="00037578">
      <w:r>
        <w:lastRenderedPageBreak/>
        <w:t>Las concentraciones</w:t>
      </w:r>
      <w:r w:rsidR="00351B73">
        <w:t xml:space="preserve"> de ácido carnósico remanente en el sólido</w:t>
      </w:r>
      <w:ins w:id="364" w:author="NN" w:date="2019-02-12T20:49:00Z">
        <w:r w:rsidR="00F72EED">
          <w:t xml:space="preserve"> </w:t>
        </w:r>
      </w:ins>
      <w:r w:rsidR="00351B73">
        <w:t xml:space="preserve">presentaron un comportamiento similar al de una isoterma de Langmuir para el caso de concentraciones bajas y un comportamiento anti-Langmuir al </w:t>
      </w:r>
      <w:del w:id="365" w:author="NN" w:date="2019-02-12T20:50:00Z">
        <w:r w:rsidR="00351B73" w:rsidDel="00F72EED">
          <w:delText xml:space="preserve">líquido </w:delText>
        </w:r>
      </w:del>
      <w:r w:rsidR="00351B73">
        <w:t>acercarse</w:t>
      </w:r>
      <w:ins w:id="366" w:author="NN" w:date="2019-02-12T20:50:00Z">
        <w:r w:rsidR="00F72EED">
          <w:t xml:space="preserve"> el</w:t>
        </w:r>
        <w:r w:rsidR="00F72EED" w:rsidRPr="00F72EED">
          <w:t xml:space="preserve"> </w:t>
        </w:r>
        <w:r w:rsidR="00F72EED">
          <w:t>líquido</w:t>
        </w:r>
      </w:ins>
      <w:r w:rsidR="00351B73">
        <w:t xml:space="preserve"> a la concentración máxima alcanzable</w:t>
      </w:r>
      <w:ins w:id="367" w:author="NN" w:date="2019-02-12T20:50:00Z">
        <w:r w:rsidR="00F72EED">
          <w:t>,</w:t>
        </w:r>
      </w:ins>
      <w:del w:id="368" w:author="NN" w:date="2019-02-12T20:50:00Z">
        <w:r w:rsidR="00351B73" w:rsidDel="00F72EED">
          <w:delText>;</w:delText>
        </w:r>
      </w:del>
      <w:r w:rsidR="00351B73">
        <w:t xml:space="preserve"> por lo que los datos s</w:t>
      </w:r>
      <w:r>
        <w:t>e ajustaron a una ecuac</w:t>
      </w:r>
      <w:r w:rsidR="00351B73">
        <w:t xml:space="preserve">ión resultante de la combinación de una isoterma de Langmuir y una isoterma anti-Langmuir desplazada horizontalmente </w:t>
      </w:r>
      <w:r>
        <w:t>(Ec. -X-)</w:t>
      </w:r>
      <w:r w:rsidR="00351B73">
        <w:t xml:space="preserve"> bajo el criterio del mínimo error cuadrado</w:t>
      </w:r>
      <w:r>
        <w:t>. El ajuste realizado tuvo un coeficiente de correlación de 0,</w:t>
      </w:r>
      <w:r w:rsidR="00351B73">
        <w:t>965.</w:t>
      </w:r>
    </w:p>
    <w:p w14:paraId="5BEBD072" w14:textId="77777777" w:rsidR="0082242D" w:rsidRDefault="00D9190D" w:rsidP="0082242D">
      <w:pPr>
        <w:keepNext/>
      </w:pPr>
      <m:oMathPara>
        <m:oMath>
          <m:sSub>
            <m:sSubPr>
              <m:ctrlPr>
                <w:rPr>
                  <w:rFonts w:ascii="Cambria Math" w:hAnsi="Cambria Math"/>
                  <w:i/>
                </w:rPr>
              </m:ctrlPr>
            </m:sSubPr>
            <m:e>
              <m:r>
                <w:rPr>
                  <w:rFonts w:ascii="Cambria Math" w:hAnsi="Cambria Math"/>
                </w:rPr>
                <m:t>q</m:t>
              </m:r>
            </m:e>
            <m:sub>
              <m:r>
                <w:rPr>
                  <w:rFonts w:ascii="Cambria Math" w:hAnsi="Cambria Math"/>
                </w:rPr>
                <m:t>eq</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L</m:t>
                  </m:r>
                </m:sub>
              </m:sSub>
              <m:sSub>
                <m:sSubPr>
                  <m:ctrlPr>
                    <w:rPr>
                      <w:rFonts w:ascii="Cambria Math" w:hAnsi="Cambria Math"/>
                      <w:i/>
                    </w:rPr>
                  </m:ctrlPr>
                </m:sSubPr>
                <m:e>
                  <m:r>
                    <w:rPr>
                      <w:rFonts w:ascii="Cambria Math" w:hAnsi="Cambria Math"/>
                    </w:rPr>
                    <m:t>K</m:t>
                  </m:r>
                </m:e>
                <m:sub>
                  <m:r>
                    <w:rPr>
                      <w:rFonts w:ascii="Cambria Math" w:hAnsi="Cambria Math"/>
                    </w:rPr>
                    <m:t>L</m:t>
                  </m:r>
                </m:sub>
              </m:sSub>
              <m:sSub>
                <m:sSubPr>
                  <m:ctrlPr>
                    <w:rPr>
                      <w:rFonts w:ascii="Cambria Math" w:hAnsi="Cambria Math"/>
                      <w:i/>
                    </w:rPr>
                  </m:ctrlPr>
                </m:sSubPr>
                <m:e>
                  <m:r>
                    <w:rPr>
                      <w:rFonts w:ascii="Cambria Math" w:hAnsi="Cambria Math"/>
                    </w:rPr>
                    <m:t>C</m:t>
                  </m:r>
                </m:e>
                <m:sub>
                  <m:r>
                    <w:rPr>
                      <w:rFonts w:ascii="Cambria Math" w:hAnsi="Cambria Math"/>
                    </w:rPr>
                    <m:t>eq</m:t>
                  </m:r>
                </m:sub>
              </m:sSub>
            </m:num>
            <m:den>
              <m:r>
                <w:rPr>
                  <w:rFonts w:ascii="Cambria Math" w:hAnsi="Cambria Math"/>
                </w:rPr>
                <m:t>1+</m:t>
              </m:r>
              <m:sSub>
                <m:sSubPr>
                  <m:ctrlPr>
                    <w:rPr>
                      <w:rFonts w:ascii="Cambria Math" w:hAnsi="Cambria Math"/>
                      <w:i/>
                    </w:rPr>
                  </m:ctrlPr>
                </m:sSubPr>
                <m:e>
                  <m:r>
                    <w:rPr>
                      <w:rFonts w:ascii="Cambria Math" w:hAnsi="Cambria Math"/>
                    </w:rPr>
                    <m:t>K</m:t>
                  </m:r>
                </m:e>
                <m:sub>
                  <m:r>
                    <w:rPr>
                      <w:rFonts w:ascii="Cambria Math" w:hAnsi="Cambria Math"/>
                    </w:rPr>
                    <m:t>L</m:t>
                  </m:r>
                </m:sub>
              </m:sSub>
              <m:sSub>
                <m:sSubPr>
                  <m:ctrlPr>
                    <w:rPr>
                      <w:rFonts w:ascii="Cambria Math" w:hAnsi="Cambria Math"/>
                      <w:i/>
                    </w:rPr>
                  </m:ctrlPr>
                </m:sSubPr>
                <m:e>
                  <m:r>
                    <w:rPr>
                      <w:rFonts w:ascii="Cambria Math" w:hAnsi="Cambria Math"/>
                    </w:rPr>
                    <m:t>C</m:t>
                  </m:r>
                </m:e>
                <m:sub>
                  <m:r>
                    <w:rPr>
                      <w:rFonts w:ascii="Cambria Math" w:hAnsi="Cambria Math"/>
                    </w:rPr>
                    <m:t>eq</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AL</m:t>
                  </m:r>
                </m:sub>
              </m:sSub>
              <m:sSub>
                <m:sSubPr>
                  <m:ctrlPr>
                    <w:rPr>
                      <w:rFonts w:ascii="Cambria Math" w:hAnsi="Cambria Math"/>
                      <w:i/>
                    </w:rPr>
                  </m:ctrlPr>
                </m:sSubPr>
                <m:e>
                  <m:r>
                    <w:rPr>
                      <w:rFonts w:ascii="Cambria Math" w:hAnsi="Cambria Math"/>
                    </w:rPr>
                    <m:t>K</m:t>
                  </m:r>
                </m:e>
                <m:sub>
                  <m:r>
                    <w:rPr>
                      <w:rFonts w:ascii="Cambria Math" w:hAnsi="Cambria Math"/>
                    </w:rPr>
                    <m:t>AL</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eq</m:t>
                  </m:r>
                </m:sub>
              </m:sSub>
              <m:r>
                <w:rPr>
                  <w:rFonts w:ascii="Cambria Math" w:hAnsi="Cambria Math"/>
                </w:rPr>
                <m:t>-H)</m:t>
              </m:r>
            </m:num>
            <m:den>
              <m:r>
                <w:rPr>
                  <w:rFonts w:ascii="Cambria Math" w:hAnsi="Cambria Math"/>
                </w:rPr>
                <m:t>1-</m:t>
              </m:r>
              <m:sSub>
                <m:sSubPr>
                  <m:ctrlPr>
                    <w:rPr>
                      <w:rFonts w:ascii="Cambria Math" w:hAnsi="Cambria Math"/>
                      <w:i/>
                    </w:rPr>
                  </m:ctrlPr>
                </m:sSubPr>
                <m:e>
                  <m:r>
                    <w:rPr>
                      <w:rFonts w:ascii="Cambria Math" w:hAnsi="Cambria Math"/>
                    </w:rPr>
                    <m:t>K</m:t>
                  </m:r>
                </m:e>
                <m:sub>
                  <m:r>
                    <w:rPr>
                      <w:rFonts w:ascii="Cambria Math" w:hAnsi="Cambria Math"/>
                    </w:rPr>
                    <m:t>AL</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eq</m:t>
                  </m:r>
                </m:sub>
              </m:sSub>
              <m:r>
                <w:rPr>
                  <w:rFonts w:ascii="Cambria Math" w:hAnsi="Cambria Math"/>
                </w:rPr>
                <m:t>-H)</m:t>
              </m:r>
            </m:den>
          </m:f>
          <m:r>
            <m:rPr>
              <m:sty m:val="p"/>
            </m:rPr>
            <w:rPr>
              <w:rFonts w:ascii="Cambria Math" w:hAnsi="Cambria Math"/>
            </w:rPr>
            <w:softHyphen/>
          </m:r>
        </m:oMath>
      </m:oMathPara>
    </w:p>
    <w:p w14:paraId="5BEBD073" w14:textId="77777777" w:rsidR="0082242D" w:rsidRDefault="0082242D" w:rsidP="0082242D">
      <w:pPr>
        <w:pStyle w:val="Caption"/>
        <w:jc w:val="center"/>
      </w:pPr>
      <w:r>
        <w:t xml:space="preserve">Ecuación </w:t>
      </w:r>
      <w:r w:rsidR="00B00782">
        <w:fldChar w:fldCharType="begin"/>
      </w:r>
      <w:r>
        <w:instrText xml:space="preserve"> SEQ Ecuación \* ARABIC </w:instrText>
      </w:r>
      <w:r w:rsidR="00B00782">
        <w:fldChar w:fldCharType="separate"/>
      </w:r>
      <w:r>
        <w:rPr>
          <w:noProof/>
        </w:rPr>
        <w:t>13</w:t>
      </w:r>
      <w:r w:rsidR="00B00782">
        <w:fldChar w:fldCharType="end"/>
      </w:r>
      <w:r>
        <w:t xml:space="preserve"> Isoterma de equilibrio combinada</w:t>
      </w:r>
    </w:p>
    <w:p w14:paraId="5BEBD074" w14:textId="77777777" w:rsidR="00F264E0" w:rsidRDefault="00F264E0" w:rsidP="0082242D">
      <w:pPr>
        <w:keepNext/>
        <w:sectPr w:rsidR="00F264E0" w:rsidSect="004A0957">
          <w:type w:val="continuous"/>
          <w:pgSz w:w="11907" w:h="16840" w:code="9"/>
          <w:pgMar w:top="1134" w:right="1134" w:bottom="1134" w:left="1701" w:header="709" w:footer="709" w:gutter="0"/>
          <w:pgNumType w:start="1"/>
          <w:cols w:space="708"/>
          <w:docGrid w:linePitch="360"/>
        </w:sectPr>
      </w:pPr>
    </w:p>
    <w:p w14:paraId="5BEBD075" w14:textId="77777777" w:rsidR="0082242D" w:rsidRDefault="0082242D" w:rsidP="0082242D">
      <w:pPr>
        <w:keepNext/>
      </w:pPr>
      <w:r w:rsidRPr="0082242D">
        <w:rPr>
          <w:rFonts w:cs="Times New Roman"/>
          <w:noProof/>
          <w:lang w:eastAsia="es-ES"/>
        </w:rPr>
        <w:drawing>
          <wp:inline distT="0" distB="0" distL="0" distR="0" wp14:anchorId="5BEBD193" wp14:editId="79A60D8E">
            <wp:extent cx="2285976" cy="2130724"/>
            <wp:effectExtent l="0" t="0" r="635" b="3175"/>
            <wp:docPr id="16" name="Gráfico 16">
              <a:extLst xmlns:a="http://schemas.openxmlformats.org/drawingml/2006/main">
                <a:ext uri="{FF2B5EF4-FFF2-40B4-BE49-F238E27FC236}">
                  <a16:creationId xmlns:a16="http://schemas.microsoft.com/office/drawing/2014/main" id="{559B009F-D099-4D75-8E7F-55DA52F5670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5BEBD076" w14:textId="77777777" w:rsidR="0082242D" w:rsidRDefault="0082242D" w:rsidP="00F264E0">
      <w:pPr>
        <w:pStyle w:val="Caption"/>
        <w:jc w:val="center"/>
      </w:pPr>
      <w:commentRangeStart w:id="369"/>
      <w:r>
        <w:t xml:space="preserve">Figura </w:t>
      </w:r>
      <w:r w:rsidR="00B00782">
        <w:fldChar w:fldCharType="begin"/>
      </w:r>
      <w:r>
        <w:instrText xml:space="preserve"> SEQ Figura \* ARABIC </w:instrText>
      </w:r>
      <w:r w:rsidR="00B00782">
        <w:fldChar w:fldCharType="separate"/>
      </w:r>
      <w:r w:rsidR="00ED0EF7">
        <w:rPr>
          <w:noProof/>
        </w:rPr>
        <w:t>18</w:t>
      </w:r>
      <w:r w:rsidR="00B00782">
        <w:fldChar w:fldCharType="end"/>
      </w:r>
      <w:r>
        <w:t xml:space="preserve"> Concentración de equilibrio en fase sólida (normalizado) en función de concentración en equilibrio en fase líquida</w:t>
      </w:r>
      <w:commentRangeEnd w:id="369"/>
      <w:r w:rsidR="00EE223C">
        <w:rPr>
          <w:rStyle w:val="CommentReference"/>
          <w:i w:val="0"/>
          <w:iCs w:val="0"/>
          <w:color w:val="auto"/>
        </w:rPr>
        <w:commentReference w:id="369"/>
      </w:r>
    </w:p>
    <w:p w14:paraId="5BEBD077" w14:textId="77777777" w:rsidR="0082242D" w:rsidRDefault="0082242D" w:rsidP="0082242D">
      <w:pPr>
        <w:keepNext/>
      </w:pPr>
      <w:r>
        <w:rPr>
          <w:noProof/>
          <w:lang w:eastAsia="es-ES"/>
        </w:rPr>
        <w:drawing>
          <wp:inline distT="0" distB="0" distL="0" distR="0" wp14:anchorId="5BEBD195" wp14:editId="5BEBD196">
            <wp:extent cx="2432266" cy="2191109"/>
            <wp:effectExtent l="0" t="0" r="6350" b="0"/>
            <wp:docPr id="17" name="Gráfico 17">
              <a:extLst xmlns:a="http://schemas.openxmlformats.org/drawingml/2006/main">
                <a:ext uri="{FF2B5EF4-FFF2-40B4-BE49-F238E27FC236}">
                  <a16:creationId xmlns:a16="http://schemas.microsoft.com/office/drawing/2014/main" id="{81713E92-75D8-49A1-9B11-EB1E7EA4EB3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5BEBD078" w14:textId="77777777" w:rsidR="0082242D" w:rsidRDefault="0082242D" w:rsidP="00F264E0">
      <w:pPr>
        <w:pStyle w:val="Caption"/>
        <w:jc w:val="center"/>
      </w:pPr>
      <w:r>
        <w:t xml:space="preserve">Figura </w:t>
      </w:r>
      <w:r w:rsidR="00B00782">
        <w:fldChar w:fldCharType="begin"/>
      </w:r>
      <w:r>
        <w:instrText xml:space="preserve"> SEQ Figura \* ARABIC </w:instrText>
      </w:r>
      <w:r w:rsidR="00B00782">
        <w:fldChar w:fldCharType="separate"/>
      </w:r>
      <w:r w:rsidR="00ED0EF7">
        <w:rPr>
          <w:noProof/>
        </w:rPr>
        <w:t>19</w:t>
      </w:r>
      <w:r w:rsidR="00B00782">
        <w:fldChar w:fldCharType="end"/>
      </w:r>
      <w:ins w:id="370" w:author="NN" w:date="2019-02-15T12:27:00Z">
        <w:r w:rsidR="00EE223C">
          <w:t xml:space="preserve"> </w:t>
        </w:r>
      </w:ins>
      <w:r w:rsidRPr="00E505DC">
        <w:t>Correlación entre datos experimentales y regresión realizada</w:t>
      </w:r>
    </w:p>
    <w:p w14:paraId="5BEBD079" w14:textId="77777777" w:rsidR="00F264E0" w:rsidRDefault="00F264E0" w:rsidP="00037578"/>
    <w:p w14:paraId="5BEBD07A" w14:textId="77777777" w:rsidR="00113909" w:rsidRDefault="00113909" w:rsidP="00037578">
      <w:pPr>
        <w:sectPr w:rsidR="00113909" w:rsidSect="00F264E0">
          <w:type w:val="continuous"/>
          <w:pgSz w:w="11907" w:h="16840" w:code="9"/>
          <w:pgMar w:top="1134" w:right="1134" w:bottom="1134" w:left="1701" w:header="709" w:footer="709" w:gutter="0"/>
          <w:pgNumType w:start="1"/>
          <w:cols w:num="2" w:space="708"/>
          <w:docGrid w:linePitch="360"/>
        </w:sectPr>
      </w:pPr>
    </w:p>
    <w:tbl>
      <w:tblPr>
        <w:tblW w:w="4059" w:type="dxa"/>
        <w:jc w:val="center"/>
        <w:tblCellSpacing w:w="15" w:type="dxa"/>
        <w:tblCellMar>
          <w:top w:w="15" w:type="dxa"/>
          <w:left w:w="15" w:type="dxa"/>
          <w:bottom w:w="15" w:type="dxa"/>
          <w:right w:w="15" w:type="dxa"/>
        </w:tblCellMar>
        <w:tblLook w:val="04A0" w:firstRow="1" w:lastRow="0" w:firstColumn="1" w:lastColumn="0" w:noHBand="0" w:noVBand="1"/>
      </w:tblPr>
      <w:tblGrid>
        <w:gridCol w:w="794"/>
        <w:gridCol w:w="910"/>
        <w:gridCol w:w="780"/>
        <w:gridCol w:w="780"/>
        <w:gridCol w:w="795"/>
      </w:tblGrid>
      <w:tr w:rsidR="00113909" w:rsidRPr="00113909" w14:paraId="5BEBD080" w14:textId="77777777" w:rsidTr="00113909">
        <w:trPr>
          <w:tblCellSpacing w:w="15" w:type="dxa"/>
          <w:jc w:val="center"/>
        </w:trPr>
        <w:tc>
          <w:tcPr>
            <w:tcW w:w="0" w:type="auto"/>
            <w:tcBorders>
              <w:bottom w:val="single" w:sz="4" w:space="0" w:color="auto"/>
            </w:tcBorders>
            <w:vAlign w:val="center"/>
            <w:hideMark/>
          </w:tcPr>
          <w:p w14:paraId="5BEBD07B" w14:textId="77777777" w:rsidR="00113909" w:rsidRPr="00113909" w:rsidRDefault="00D9190D" w:rsidP="00113909">
            <w:pPr>
              <w:spacing w:line="240" w:lineRule="auto"/>
              <w:ind w:firstLine="0"/>
              <w:rPr>
                <w:rFonts w:cs="Times New Roman"/>
              </w:rPr>
            </w:pPr>
            <m:oMathPara>
              <m:oMath>
                <m:sSub>
                  <m:sSubPr>
                    <m:ctrlPr>
                      <w:rPr>
                        <w:rFonts w:ascii="Cambria Math" w:hAnsi="Cambria Math" w:cs="Times New Roman"/>
                      </w:rPr>
                    </m:ctrlPr>
                  </m:sSubPr>
                  <m:e>
                    <m:r>
                      <m:rPr>
                        <m:sty m:val="p"/>
                      </m:rPr>
                      <w:rPr>
                        <w:rFonts w:ascii="Cambria Math" w:hAnsi="Cambria Math" w:cs="Times New Roman"/>
                      </w:rPr>
                      <m:t>q</m:t>
                    </m:r>
                  </m:e>
                  <m:sub>
                    <m:r>
                      <m:rPr>
                        <m:sty m:val="p"/>
                      </m:rPr>
                      <w:rPr>
                        <w:rFonts w:ascii="Cambria Math" w:hAnsi="Cambria Math" w:cs="Times New Roman"/>
                      </w:rPr>
                      <m:t>L</m:t>
                    </m:r>
                  </m:sub>
                </m:sSub>
              </m:oMath>
            </m:oMathPara>
          </w:p>
        </w:tc>
        <w:tc>
          <w:tcPr>
            <w:tcW w:w="0" w:type="auto"/>
            <w:tcBorders>
              <w:bottom w:val="single" w:sz="4" w:space="0" w:color="auto"/>
            </w:tcBorders>
            <w:vAlign w:val="center"/>
            <w:hideMark/>
          </w:tcPr>
          <w:p w14:paraId="5BEBD07C" w14:textId="77777777" w:rsidR="00113909" w:rsidRPr="00113909" w:rsidRDefault="00D9190D" w:rsidP="00113909">
            <w:pPr>
              <w:spacing w:line="240" w:lineRule="auto"/>
              <w:ind w:firstLine="0"/>
              <w:rPr>
                <w:rFonts w:cs="Times New Roman"/>
              </w:rPr>
            </w:pPr>
            <m:oMathPara>
              <m:oMath>
                <m:sSub>
                  <m:sSubPr>
                    <m:ctrlPr>
                      <w:rPr>
                        <w:rFonts w:ascii="Cambria Math" w:hAnsi="Cambria Math" w:cs="Times New Roman"/>
                      </w:rPr>
                    </m:ctrlPr>
                  </m:sSubPr>
                  <m:e>
                    <m:r>
                      <m:rPr>
                        <m:sty m:val="p"/>
                      </m:rPr>
                      <w:rPr>
                        <w:rFonts w:ascii="Cambria Math" w:hAnsi="Cambria Math" w:cs="Times New Roman"/>
                      </w:rPr>
                      <m:t>K</m:t>
                    </m:r>
                  </m:e>
                  <m:sub>
                    <m:r>
                      <m:rPr>
                        <m:sty m:val="p"/>
                      </m:rPr>
                      <w:rPr>
                        <w:rFonts w:ascii="Cambria Math" w:hAnsi="Cambria Math" w:cs="Times New Roman"/>
                      </w:rPr>
                      <m:t>L</m:t>
                    </m:r>
                  </m:sub>
                </m:sSub>
              </m:oMath>
            </m:oMathPara>
          </w:p>
        </w:tc>
        <w:tc>
          <w:tcPr>
            <w:tcW w:w="0" w:type="auto"/>
            <w:tcBorders>
              <w:bottom w:val="single" w:sz="4" w:space="0" w:color="auto"/>
            </w:tcBorders>
            <w:vAlign w:val="center"/>
            <w:hideMark/>
          </w:tcPr>
          <w:p w14:paraId="5BEBD07D" w14:textId="77777777" w:rsidR="00113909" w:rsidRPr="00113909" w:rsidRDefault="00D9190D" w:rsidP="00113909">
            <w:pPr>
              <w:spacing w:line="240" w:lineRule="auto"/>
              <w:ind w:firstLine="0"/>
              <w:rPr>
                <w:rFonts w:cs="Times New Roman"/>
              </w:rPr>
            </w:pPr>
            <m:oMathPara>
              <m:oMath>
                <m:sSub>
                  <m:sSubPr>
                    <m:ctrlPr>
                      <w:rPr>
                        <w:rFonts w:ascii="Cambria Math" w:hAnsi="Cambria Math" w:cs="Times New Roman"/>
                      </w:rPr>
                    </m:ctrlPr>
                  </m:sSubPr>
                  <m:e>
                    <m:r>
                      <m:rPr>
                        <m:sty m:val="p"/>
                      </m:rPr>
                      <w:rPr>
                        <w:rFonts w:ascii="Cambria Math" w:hAnsi="Cambria Math" w:cs="Times New Roman"/>
                      </w:rPr>
                      <m:t>q</m:t>
                    </m:r>
                  </m:e>
                  <m:sub>
                    <m:r>
                      <m:rPr>
                        <m:sty m:val="p"/>
                      </m:rPr>
                      <w:rPr>
                        <w:rFonts w:ascii="Cambria Math" w:hAnsi="Cambria Math" w:cs="Times New Roman"/>
                      </w:rPr>
                      <m:t>AL</m:t>
                    </m:r>
                  </m:sub>
                </m:sSub>
              </m:oMath>
            </m:oMathPara>
          </w:p>
        </w:tc>
        <w:tc>
          <w:tcPr>
            <w:tcW w:w="0" w:type="auto"/>
            <w:tcBorders>
              <w:bottom w:val="single" w:sz="4" w:space="0" w:color="auto"/>
            </w:tcBorders>
            <w:vAlign w:val="center"/>
            <w:hideMark/>
          </w:tcPr>
          <w:p w14:paraId="5BEBD07E" w14:textId="77777777" w:rsidR="00113909" w:rsidRPr="00113909" w:rsidRDefault="00D9190D" w:rsidP="00113909">
            <w:pPr>
              <w:spacing w:line="240" w:lineRule="auto"/>
              <w:ind w:firstLine="0"/>
              <w:rPr>
                <w:rFonts w:cs="Times New Roman"/>
              </w:rPr>
            </w:pPr>
            <m:oMathPara>
              <m:oMath>
                <m:sSub>
                  <m:sSubPr>
                    <m:ctrlPr>
                      <w:rPr>
                        <w:rFonts w:ascii="Cambria Math" w:hAnsi="Cambria Math" w:cs="Times New Roman"/>
                      </w:rPr>
                    </m:ctrlPr>
                  </m:sSubPr>
                  <m:e>
                    <m:r>
                      <m:rPr>
                        <m:sty m:val="p"/>
                      </m:rPr>
                      <w:rPr>
                        <w:rFonts w:ascii="Cambria Math" w:hAnsi="Cambria Math" w:cs="Times New Roman"/>
                      </w:rPr>
                      <m:t>K</m:t>
                    </m:r>
                  </m:e>
                  <m:sub>
                    <m:r>
                      <m:rPr>
                        <m:sty m:val="p"/>
                      </m:rPr>
                      <w:rPr>
                        <w:rFonts w:ascii="Cambria Math" w:hAnsi="Cambria Math" w:cs="Times New Roman"/>
                      </w:rPr>
                      <m:t>AL</m:t>
                    </m:r>
                  </m:sub>
                </m:sSub>
              </m:oMath>
            </m:oMathPara>
          </w:p>
        </w:tc>
        <w:tc>
          <w:tcPr>
            <w:tcW w:w="0" w:type="auto"/>
            <w:tcBorders>
              <w:bottom w:val="single" w:sz="4" w:space="0" w:color="auto"/>
            </w:tcBorders>
            <w:vAlign w:val="center"/>
            <w:hideMark/>
          </w:tcPr>
          <w:p w14:paraId="5BEBD07F" w14:textId="77777777" w:rsidR="00113909" w:rsidRPr="00113909" w:rsidRDefault="00113909" w:rsidP="00113909">
            <w:pPr>
              <w:spacing w:line="240" w:lineRule="auto"/>
              <w:ind w:firstLine="0"/>
              <w:rPr>
                <w:rFonts w:cs="Times New Roman"/>
              </w:rPr>
            </w:pPr>
            <m:oMathPara>
              <m:oMath>
                <m:r>
                  <m:rPr>
                    <m:sty m:val="p"/>
                  </m:rPr>
                  <w:rPr>
                    <w:rFonts w:ascii="Cambria Math" w:hAnsi="Cambria Math" w:cs="Times New Roman"/>
                  </w:rPr>
                  <m:t>H</m:t>
                </m:r>
              </m:oMath>
            </m:oMathPara>
          </w:p>
        </w:tc>
      </w:tr>
      <w:tr w:rsidR="00113909" w:rsidRPr="00113909" w14:paraId="5BEBD086" w14:textId="77777777" w:rsidTr="00113909">
        <w:trPr>
          <w:tblCellSpacing w:w="15" w:type="dxa"/>
          <w:jc w:val="center"/>
        </w:trPr>
        <w:tc>
          <w:tcPr>
            <w:tcW w:w="0" w:type="auto"/>
            <w:tcBorders>
              <w:bottom w:val="single" w:sz="4" w:space="0" w:color="auto"/>
            </w:tcBorders>
            <w:vAlign w:val="center"/>
            <w:hideMark/>
          </w:tcPr>
          <w:p w14:paraId="5BEBD081" w14:textId="77777777" w:rsidR="00113909" w:rsidRPr="00113909" w:rsidRDefault="00113909" w:rsidP="00113909">
            <w:pPr>
              <w:spacing w:line="240" w:lineRule="auto"/>
              <w:ind w:firstLine="0"/>
              <w:rPr>
                <w:rFonts w:cs="Times New Roman"/>
              </w:rPr>
            </w:pPr>
            <w:r w:rsidRPr="00113909">
              <w:rPr>
                <w:rFonts w:cs="Times New Roman"/>
              </w:rPr>
              <w:t>0,4823</w:t>
            </w:r>
          </w:p>
        </w:tc>
        <w:tc>
          <w:tcPr>
            <w:tcW w:w="0" w:type="auto"/>
            <w:tcBorders>
              <w:bottom w:val="single" w:sz="4" w:space="0" w:color="auto"/>
            </w:tcBorders>
            <w:vAlign w:val="center"/>
            <w:hideMark/>
          </w:tcPr>
          <w:p w14:paraId="5BEBD082" w14:textId="77777777" w:rsidR="00113909" w:rsidRPr="00113909" w:rsidRDefault="00113909" w:rsidP="00113909">
            <w:pPr>
              <w:spacing w:line="240" w:lineRule="auto"/>
              <w:ind w:firstLine="0"/>
              <w:rPr>
                <w:rFonts w:cs="Times New Roman"/>
              </w:rPr>
            </w:pPr>
            <w:r w:rsidRPr="00113909">
              <w:rPr>
                <w:rFonts w:cs="Times New Roman"/>
              </w:rPr>
              <w:t>17,4017</w:t>
            </w:r>
          </w:p>
        </w:tc>
        <w:tc>
          <w:tcPr>
            <w:tcW w:w="0" w:type="auto"/>
            <w:tcBorders>
              <w:bottom w:val="single" w:sz="4" w:space="0" w:color="auto"/>
            </w:tcBorders>
            <w:vAlign w:val="center"/>
            <w:hideMark/>
          </w:tcPr>
          <w:p w14:paraId="5BEBD083" w14:textId="77777777" w:rsidR="00113909" w:rsidRPr="00113909" w:rsidRDefault="00113909" w:rsidP="00113909">
            <w:pPr>
              <w:spacing w:line="240" w:lineRule="auto"/>
              <w:ind w:firstLine="0"/>
              <w:rPr>
                <w:rFonts w:cs="Times New Roman"/>
              </w:rPr>
            </w:pPr>
            <w:r w:rsidRPr="00113909">
              <w:rPr>
                <w:rFonts w:cs="Times New Roman"/>
              </w:rPr>
              <w:t>0,1061</w:t>
            </w:r>
          </w:p>
        </w:tc>
        <w:tc>
          <w:tcPr>
            <w:tcW w:w="0" w:type="auto"/>
            <w:tcBorders>
              <w:bottom w:val="single" w:sz="4" w:space="0" w:color="auto"/>
            </w:tcBorders>
            <w:vAlign w:val="center"/>
            <w:hideMark/>
          </w:tcPr>
          <w:p w14:paraId="5BEBD084" w14:textId="77777777" w:rsidR="00113909" w:rsidRPr="00113909" w:rsidRDefault="00113909" w:rsidP="00113909">
            <w:pPr>
              <w:spacing w:line="240" w:lineRule="auto"/>
              <w:ind w:firstLine="0"/>
              <w:rPr>
                <w:rFonts w:cs="Times New Roman"/>
              </w:rPr>
            </w:pPr>
            <w:r w:rsidRPr="00113909">
              <w:rPr>
                <w:rFonts w:cs="Times New Roman"/>
              </w:rPr>
              <w:t>0,0599</w:t>
            </w:r>
          </w:p>
        </w:tc>
        <w:tc>
          <w:tcPr>
            <w:tcW w:w="0" w:type="auto"/>
            <w:tcBorders>
              <w:bottom w:val="single" w:sz="4" w:space="0" w:color="auto"/>
            </w:tcBorders>
            <w:vAlign w:val="center"/>
            <w:hideMark/>
          </w:tcPr>
          <w:p w14:paraId="5BEBD085" w14:textId="77777777" w:rsidR="00113909" w:rsidRPr="00113909" w:rsidRDefault="00113909" w:rsidP="00113909">
            <w:pPr>
              <w:keepNext/>
              <w:spacing w:line="240" w:lineRule="auto"/>
              <w:ind w:firstLine="0"/>
              <w:rPr>
                <w:rFonts w:cs="Times New Roman"/>
              </w:rPr>
            </w:pPr>
            <w:r w:rsidRPr="00113909">
              <w:rPr>
                <w:rFonts w:cs="Times New Roman"/>
              </w:rPr>
              <w:t>1,9721</w:t>
            </w:r>
          </w:p>
        </w:tc>
      </w:tr>
    </w:tbl>
    <w:p w14:paraId="5BEBD087" w14:textId="77777777" w:rsidR="0082242D" w:rsidRDefault="00113909" w:rsidP="00113909">
      <w:pPr>
        <w:pStyle w:val="Caption"/>
        <w:jc w:val="center"/>
      </w:pPr>
      <w:r>
        <w:t xml:space="preserve">Tabla </w:t>
      </w:r>
      <w:r w:rsidR="000E2AF4">
        <w:rPr>
          <w:noProof/>
        </w:rPr>
        <w:fldChar w:fldCharType="begin"/>
      </w:r>
      <w:r w:rsidR="000E2AF4">
        <w:rPr>
          <w:noProof/>
        </w:rPr>
        <w:instrText xml:space="preserve"> SEQ Tabla \* ARABIC </w:instrText>
      </w:r>
      <w:r w:rsidR="000E2AF4">
        <w:rPr>
          <w:noProof/>
        </w:rPr>
        <w:fldChar w:fldCharType="separate"/>
      </w:r>
      <w:r>
        <w:rPr>
          <w:noProof/>
        </w:rPr>
        <w:t>3</w:t>
      </w:r>
      <w:r w:rsidR="000E2AF4">
        <w:rPr>
          <w:noProof/>
        </w:rPr>
        <w:fldChar w:fldCharType="end"/>
      </w:r>
      <w:r>
        <w:t xml:space="preserve"> Parámetros de equilibrio</w:t>
      </w:r>
    </w:p>
    <w:p w14:paraId="5BEBD088" w14:textId="77777777" w:rsidR="008C7F3B" w:rsidRDefault="008C7F3B" w:rsidP="008C7F3B">
      <w:pPr>
        <w:pStyle w:val="Heading2"/>
      </w:pPr>
      <w:r>
        <w:t>Cinética de extracción</w:t>
      </w:r>
      <w:bookmarkEnd w:id="363"/>
    </w:p>
    <w:p w14:paraId="5BEBD089" w14:textId="77777777" w:rsidR="000E031F" w:rsidRDefault="00B056C5" w:rsidP="000E031F">
      <w:r>
        <w:t>Al nivel microscópico, las extracciones sólido-líquido de materiales vegetales pueden dividirse en dos secciones; un proceso difusivo donde el soluto a extraer difunde desde el interior de las partículas al solvente de extracción, y un proceso de transferencia de masa convectivo desde la superficie de las partículas a la fase del solvente extractor. El primero puede describirse mediante las leyes de Fick (Ec. -X- y -X-)</w:t>
      </w:r>
      <w:r w:rsidR="00BD2C0C">
        <w:t xml:space="preserve"> y depende del soluto y el material sólido, </w:t>
      </w:r>
      <w:r>
        <w:t xml:space="preserve">el segundo es dependiente </w:t>
      </w:r>
      <w:r w:rsidR="00BD2C0C">
        <w:t xml:space="preserve">de las condiciones de trabajo y puede ser descripto por </w:t>
      </w:r>
      <w:r w:rsidR="00094206">
        <w:t>el</w:t>
      </w:r>
      <w:ins w:id="371" w:author="NN" w:date="2019-02-12T21:01:00Z">
        <w:r w:rsidR="004B23EE">
          <w:t xml:space="preserve"> </w:t>
        </w:r>
      </w:ins>
      <w:r w:rsidR="00094206">
        <w:t>número</w:t>
      </w:r>
      <w:r w:rsidR="00BD2C0C">
        <w:t xml:space="preserve"> de Sherwood (Ec -X-</w:t>
      </w:r>
      <w:r w:rsidR="00737EA3">
        <w:t>,</w:t>
      </w:r>
      <w:r w:rsidR="00BD2C0C">
        <w:t xml:space="preserve"> nombrada en marco teórico)</w:t>
      </w:r>
      <w:r w:rsidR="00747610">
        <w:t>.</w:t>
      </w:r>
    </w:p>
    <w:p w14:paraId="5BEBD08A" w14:textId="77777777" w:rsidR="00747610" w:rsidRPr="00737EA3" w:rsidRDefault="00747610" w:rsidP="00737EA3">
      <w:pPr>
        <w:keepNext/>
        <w:jc w:val="center"/>
      </w:pPr>
      <m:oMathPara>
        <m:oMathParaPr>
          <m:jc m:val="center"/>
        </m:oMathParaPr>
        <m:oMath>
          <m:r>
            <w:rPr>
              <w:rFonts w:ascii="Cambria Math" w:hAnsi="Cambria Math"/>
            </w:rPr>
            <m:t>J=-D</m:t>
          </m:r>
          <m:f>
            <m:fPr>
              <m:ctrlPr>
                <w:rPr>
                  <w:rFonts w:ascii="Cambria Math" w:hAnsi="Cambria Math"/>
                  <w:i/>
                </w:rPr>
              </m:ctrlPr>
            </m:fPr>
            <m:num>
              <m:r>
                <w:rPr>
                  <w:rFonts w:ascii="Cambria Math" w:hAnsi="Cambria Math"/>
                </w:rPr>
                <m:t>dC</m:t>
              </m:r>
            </m:num>
            <m:den>
              <m:r>
                <w:rPr>
                  <w:rFonts w:ascii="Cambria Math" w:hAnsi="Cambria Math"/>
                </w:rPr>
                <m:t>dx</m:t>
              </m:r>
            </m:den>
          </m:f>
          <m:r>
            <m:rPr>
              <m:sty m:val="p"/>
            </m:rPr>
            <w:rPr>
              <w:rStyle w:val="mwe-math-mathml-inline"/>
              <w:rFonts w:ascii="Cambria Math" w:hAnsi="Cambria Math" w:cs="Cambria Math"/>
              <w:vanish/>
              <w:color w:val="222222"/>
              <w:sz w:val="21"/>
              <w:szCs w:val="21"/>
            </w:rPr>
            <m:t>∇</m:t>
          </m:r>
          <m:r>
            <m:rPr>
              <m:sty m:val="p"/>
            </m:rPr>
            <w:rPr>
              <w:rStyle w:val="mwe-math-mathml-inline"/>
              <w:rFonts w:ascii="Cambria Math" w:hAnsi="Cambria Math"/>
              <w:vanish/>
              <w:color w:val="222222"/>
              <w:sz w:val="21"/>
              <w:szCs w:val="21"/>
            </w:rPr>
            <m:t xml:space="preserve"> </m:t>
          </m:r>
          <m:r>
            <m:rPr>
              <m:sty m:val="p"/>
            </m:rPr>
            <w:rPr>
              <w:rStyle w:val="mwe-math-mathml-inline"/>
              <w:rFonts w:ascii="Cambria Math" w:hAnsi="Cambria Math"/>
              <w:vanish/>
              <w:color w:val="222222"/>
              <w:sz w:val="21"/>
              <w:szCs w:val="21"/>
              <w:highlight w:val="yellow"/>
              <w:rPrChange w:id="372" w:author="NN" w:date="2019-02-12T21:11:00Z">
                <w:rPr>
                  <w:rStyle w:val="mwe-math-mathml-inline"/>
                  <w:rFonts w:ascii="Cambria Math" w:hAnsi="Cambria Math"/>
                  <w:vanish/>
                  <w:color w:val="222222"/>
                  <w:sz w:val="21"/>
                  <w:szCs w:val="21"/>
                </w:rPr>
              </w:rPrChange>
            </w:rPr>
            <m:t>{\displaystyle \nabla }</m:t>
          </m:r>
          <m:r>
            <m:rPr>
              <m:sty m:val="p"/>
            </m:rPr>
            <w:rPr>
              <w:rStyle w:val="mwe-math-mathml-inline"/>
              <w:rFonts w:ascii="Cambria Math" w:hAnsi="Cambria Math"/>
              <w:vanish/>
              <w:color w:val="222222"/>
              <w:sz w:val="21"/>
              <w:szCs w:val="21"/>
            </w:rPr>
            <m:t xml:space="preserve"> </m:t>
          </m:r>
        </m:oMath>
      </m:oMathPara>
    </w:p>
    <w:p w14:paraId="5BEBD08B" w14:textId="77777777" w:rsidR="00737EA3" w:rsidRDefault="00737EA3" w:rsidP="00737EA3">
      <w:pPr>
        <w:pStyle w:val="Caption"/>
        <w:jc w:val="center"/>
      </w:pPr>
      <w:r>
        <w:t xml:space="preserve">Ecuación </w:t>
      </w:r>
      <w:r w:rsidR="00B00782">
        <w:fldChar w:fldCharType="begin"/>
      </w:r>
      <w:r>
        <w:instrText xml:space="preserve"> SEQ Ecuación \* ARABIC </w:instrText>
      </w:r>
      <w:r w:rsidR="00B00782">
        <w:fldChar w:fldCharType="separate"/>
      </w:r>
      <w:r w:rsidR="0082242D">
        <w:rPr>
          <w:noProof/>
        </w:rPr>
        <w:t>14</w:t>
      </w:r>
      <w:r w:rsidR="00B00782">
        <w:fldChar w:fldCharType="end"/>
      </w:r>
      <w:r>
        <w:t xml:space="preserve"> Primera ley de Fick</w:t>
      </w:r>
      <w:r w:rsidR="00642BDD">
        <w:t xml:space="preserve"> en una dimensión</w:t>
      </w:r>
    </w:p>
    <w:p w14:paraId="5BEBD08C" w14:textId="77777777" w:rsidR="00737EA3" w:rsidRPr="00737EA3" w:rsidRDefault="00D9190D" w:rsidP="00737EA3">
      <w:pPr>
        <w:keepNext/>
        <w:jc w:val="center"/>
      </w:pPr>
      <m:oMathPara>
        <m:oMathParaPr>
          <m:jc m:val="center"/>
        </m:oMathParaPr>
        <m:oMath>
          <m:f>
            <m:fPr>
              <m:ctrlPr>
                <w:rPr>
                  <w:rFonts w:ascii="Cambria Math" w:hAnsi="Cambria Math"/>
                  <w:i/>
                </w:rPr>
              </m:ctrlPr>
            </m:fPr>
            <m:num>
              <m:r>
                <w:rPr>
                  <w:rFonts w:ascii="Cambria Math" w:hAnsi="Cambria Math"/>
                </w:rPr>
                <m:t>dJ</m:t>
              </m:r>
            </m:num>
            <m:den>
              <m:r>
                <w:rPr>
                  <w:rFonts w:ascii="Cambria Math" w:hAnsi="Cambria Math"/>
                </w:rPr>
                <m:t>dt</m:t>
              </m:r>
            </m:den>
          </m:f>
          <m:r>
            <w:rPr>
              <w:rFonts w:ascii="Cambria Math" w:hAnsi="Cambria Math"/>
            </w:rPr>
            <m:t>=D</m:t>
          </m:r>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C</m:t>
              </m:r>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2</m:t>
                  </m:r>
                </m:sup>
              </m:sSup>
            </m:den>
          </m:f>
        </m:oMath>
      </m:oMathPara>
    </w:p>
    <w:p w14:paraId="5BEBD08D" w14:textId="77777777" w:rsidR="00737EA3" w:rsidRDefault="00737EA3" w:rsidP="00737EA3">
      <w:pPr>
        <w:pStyle w:val="Caption"/>
        <w:jc w:val="center"/>
      </w:pPr>
      <w:r>
        <w:t xml:space="preserve">Ecuación </w:t>
      </w:r>
      <w:r w:rsidR="00B00782">
        <w:fldChar w:fldCharType="begin"/>
      </w:r>
      <w:r>
        <w:instrText xml:space="preserve"> SEQ Ecuación \* ARABIC </w:instrText>
      </w:r>
      <w:r w:rsidR="00B00782">
        <w:fldChar w:fldCharType="separate"/>
      </w:r>
      <w:r w:rsidR="0082242D">
        <w:rPr>
          <w:noProof/>
        </w:rPr>
        <w:t>15</w:t>
      </w:r>
      <w:r w:rsidR="00B00782">
        <w:fldChar w:fldCharType="end"/>
      </w:r>
      <w:r>
        <w:t xml:space="preserve"> Segunda ley de Fick</w:t>
      </w:r>
      <w:r w:rsidR="00642BDD">
        <w:t xml:space="preserve"> en una dimensión</w:t>
      </w:r>
    </w:p>
    <w:p w14:paraId="5BEBD08E" w14:textId="77777777" w:rsidR="00B00782" w:rsidRDefault="004B23EE">
      <w:pPr>
        <w:ind w:firstLine="0"/>
        <w:pPrChange w:id="373" w:author="NN" w:date="2019-02-12T21:02:00Z">
          <w:pPr/>
        </w:pPrChange>
      </w:pPr>
      <w:ins w:id="374" w:author="NN" w:date="2019-02-12T21:02:00Z">
        <w:r>
          <w:t>d</w:t>
        </w:r>
      </w:ins>
      <w:del w:id="375" w:author="NN" w:date="2019-02-12T21:02:00Z">
        <w:r w:rsidR="00642BDD" w:rsidDel="004B23EE">
          <w:delText>D</w:delText>
        </w:r>
      </w:del>
      <w:r w:rsidR="00642BDD">
        <w:t>onde J es el flujo de compuesto que difunde, D es la constante de difusión, x la variable espacial y t la variable temporal.</w:t>
      </w:r>
    </w:p>
    <w:p w14:paraId="5BEBD08F" w14:textId="77777777" w:rsidR="00807DD1" w:rsidRDefault="00807DD1" w:rsidP="000E031F">
      <w:r>
        <w:t>En el caso de las extracciones sólido-líquido los fenómenos de transporte que ocurren pueden dividirse en una serie de etapas:</w:t>
      </w:r>
    </w:p>
    <w:p w14:paraId="5BEBD090" w14:textId="77777777" w:rsidR="00807DD1" w:rsidRPr="007925E2" w:rsidRDefault="00807DD1" w:rsidP="007925E2">
      <w:pPr>
        <w:numPr>
          <w:ilvl w:val="1"/>
          <w:numId w:val="29"/>
        </w:numPr>
      </w:pPr>
      <w:r w:rsidRPr="007925E2">
        <w:rPr>
          <w:b/>
          <w:bCs/>
          <w:lang w:val="es-AR"/>
        </w:rPr>
        <w:t>Difusión</w:t>
      </w:r>
      <w:r w:rsidRPr="007925E2">
        <w:rPr>
          <w:lang w:val="es-AR"/>
        </w:rPr>
        <w:t xml:space="preserve"> del solvente desde la capa límite a la superficie de la matriz.</w:t>
      </w:r>
    </w:p>
    <w:p w14:paraId="5BEBD091" w14:textId="77777777" w:rsidR="00807DD1" w:rsidRPr="007925E2" w:rsidRDefault="00807DD1" w:rsidP="007925E2">
      <w:pPr>
        <w:numPr>
          <w:ilvl w:val="1"/>
          <w:numId w:val="29"/>
        </w:numPr>
      </w:pPr>
      <w:r w:rsidRPr="007925E2">
        <w:rPr>
          <w:b/>
          <w:bCs/>
          <w:lang w:val="es-AR"/>
        </w:rPr>
        <w:t>Difusión</w:t>
      </w:r>
      <w:r w:rsidRPr="007925E2">
        <w:rPr>
          <w:lang w:val="es-AR"/>
        </w:rPr>
        <w:t xml:space="preserve"> del solvente a través de los poros de la matriz.</w:t>
      </w:r>
    </w:p>
    <w:p w14:paraId="5BEBD092" w14:textId="77777777" w:rsidR="00807DD1" w:rsidRPr="007925E2" w:rsidRDefault="00807DD1" w:rsidP="007925E2">
      <w:pPr>
        <w:numPr>
          <w:ilvl w:val="1"/>
          <w:numId w:val="29"/>
        </w:numPr>
      </w:pPr>
      <w:r w:rsidRPr="007925E2">
        <w:rPr>
          <w:b/>
          <w:bCs/>
          <w:lang w:val="es-AR"/>
        </w:rPr>
        <w:t>Disolución</w:t>
      </w:r>
      <w:r w:rsidRPr="007925E2">
        <w:rPr>
          <w:lang w:val="es-AR"/>
        </w:rPr>
        <w:t xml:space="preserve"> del compuesto de interés.</w:t>
      </w:r>
    </w:p>
    <w:p w14:paraId="5BEBD093" w14:textId="77777777" w:rsidR="00807DD1" w:rsidRPr="007925E2" w:rsidRDefault="00807DD1" w:rsidP="007925E2">
      <w:pPr>
        <w:numPr>
          <w:ilvl w:val="1"/>
          <w:numId w:val="29"/>
        </w:numPr>
      </w:pPr>
      <w:r w:rsidRPr="007925E2">
        <w:rPr>
          <w:b/>
          <w:bCs/>
          <w:lang w:val="es-AR"/>
        </w:rPr>
        <w:t>Difusión</w:t>
      </w:r>
      <w:r w:rsidRPr="007925E2">
        <w:rPr>
          <w:lang w:val="es-AR"/>
        </w:rPr>
        <w:t xml:space="preserve"> del compuesto disuelto a través de los poros.</w:t>
      </w:r>
    </w:p>
    <w:p w14:paraId="5BEBD094" w14:textId="77777777" w:rsidR="00807DD1" w:rsidRPr="007925E2" w:rsidRDefault="00807DD1" w:rsidP="007925E2">
      <w:pPr>
        <w:numPr>
          <w:ilvl w:val="1"/>
          <w:numId w:val="29"/>
        </w:numPr>
      </w:pPr>
      <w:r w:rsidRPr="007925E2">
        <w:rPr>
          <w:b/>
          <w:bCs/>
          <w:lang w:val="es-AR"/>
        </w:rPr>
        <w:t>Difusión</w:t>
      </w:r>
      <w:r w:rsidRPr="007925E2">
        <w:rPr>
          <w:lang w:val="es-AR"/>
        </w:rPr>
        <w:t xml:space="preserve"> del compuesto desde la superficie hacia el final de la capa límite.</w:t>
      </w:r>
    </w:p>
    <w:p w14:paraId="5BEBD095" w14:textId="77777777" w:rsidR="00807DD1" w:rsidRPr="00807DD1" w:rsidRDefault="00807DD1" w:rsidP="000E031F">
      <w:r>
        <w:t>Debido a la gran complejidad al momento de medir estas etapas se considera un coeficiente de difusividad efectiva (</w:t>
      </w:r>
      <w:proofErr w:type="spellStart"/>
      <w:r>
        <w:t>D</w:t>
      </w:r>
      <w:r>
        <w:rPr>
          <w:vertAlign w:val="subscript"/>
        </w:rPr>
        <w:t>eff</w:t>
      </w:r>
      <w:proofErr w:type="spellEnd"/>
      <w:r>
        <w:t>) el cual engloba todos los fenómenos</w:t>
      </w:r>
      <w:r w:rsidR="00B70B5E">
        <w:t>.</w:t>
      </w:r>
    </w:p>
    <w:p w14:paraId="5BEBD096" w14:textId="77777777" w:rsidR="00642BDD" w:rsidRDefault="00642BDD" w:rsidP="000E031F">
      <w:r>
        <w:t>La variación de concentración</w:t>
      </w:r>
      <w:r w:rsidR="00B70B5E">
        <w:t xml:space="preserve"> en la fase sólida</w:t>
      </w:r>
      <w:r>
        <w:t xml:space="preserve"> por difusión </w:t>
      </w:r>
      <w:r w:rsidR="0093149D">
        <w:t>para</w:t>
      </w:r>
      <w:ins w:id="376" w:author="NN" w:date="2019-02-12T21:12:00Z">
        <w:r w:rsidR="00B81047">
          <w:t xml:space="preserve"> </w:t>
        </w:r>
      </w:ins>
      <w:r w:rsidR="0093149D">
        <w:t xml:space="preserve">extracciones en </w:t>
      </w:r>
      <w:r>
        <w:t>estado no estacionario en sólidos simétricos puede ser descripta por la ecuación:</w:t>
      </w:r>
    </w:p>
    <w:p w14:paraId="5BEBD097" w14:textId="77777777" w:rsidR="00642BDD" w:rsidRPr="00DF6B71" w:rsidRDefault="00D9190D" w:rsidP="00DF6B71">
      <w:pPr>
        <w:keepNext/>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s</m:t>
                  </m:r>
                </m:sub>
              </m:sSub>
              <m:r>
                <w:rPr>
                  <w:rFonts w:ascii="Cambria Math" w:hAnsi="Cambria Math"/>
                </w:rPr>
                <m:t>(x,t)</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x</m:t>
                  </m:r>
                </m:e>
                <m:sup>
                  <m:r>
                    <w:rPr>
                      <w:rFonts w:ascii="Cambria Math" w:hAnsi="Cambria Math"/>
                    </w:rPr>
                    <m:t>v-1</m:t>
                  </m:r>
                </m:sup>
              </m:sSup>
            </m:den>
          </m:f>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 xml:space="preserve"> (</m:t>
          </m:r>
          <m:sSup>
            <m:sSupPr>
              <m:ctrlPr>
                <w:rPr>
                  <w:rFonts w:ascii="Cambria Math" w:hAnsi="Cambria Math"/>
                  <w:i/>
                </w:rPr>
              </m:ctrlPr>
            </m:sSupPr>
            <m:e>
              <m:r>
                <w:rPr>
                  <w:rFonts w:ascii="Cambria Math" w:hAnsi="Cambria Math"/>
                </w:rPr>
                <m:t>x</m:t>
              </m:r>
            </m:e>
            <m:sup>
              <m:r>
                <w:rPr>
                  <w:rFonts w:ascii="Cambria Math" w:hAnsi="Cambria Math"/>
                </w:rPr>
                <m:t>v-1</m:t>
              </m:r>
            </m:sup>
          </m:sSup>
          <m:sSub>
            <m:sSubPr>
              <m:ctrlPr>
                <w:rPr>
                  <w:rFonts w:ascii="Cambria Math" w:hAnsi="Cambria Math"/>
                  <w:i/>
                </w:rPr>
              </m:ctrlPr>
            </m:sSubPr>
            <m:e>
              <m:r>
                <w:rPr>
                  <w:rFonts w:ascii="Cambria Math" w:hAnsi="Cambria Math"/>
                </w:rPr>
                <m:t>D</m:t>
              </m:r>
            </m:e>
            <m:sub>
              <m:r>
                <w:rPr>
                  <w:rFonts w:ascii="Cambria Math" w:hAnsi="Cambria Math"/>
                </w:rPr>
                <m:t>eff</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s</m:t>
                  </m:r>
                </m:sub>
              </m:sSub>
              <m:r>
                <w:rPr>
                  <w:rFonts w:ascii="Cambria Math" w:hAnsi="Cambria Math"/>
                </w:rPr>
                <m:t>(x,t)</m:t>
              </m:r>
            </m:num>
            <m:den>
              <m:r>
                <w:rPr>
                  <w:rFonts w:ascii="Cambria Math" w:hAnsi="Cambria Math"/>
                </w:rPr>
                <m:t>∂x</m:t>
              </m:r>
            </m:den>
          </m:f>
          <m:r>
            <w:rPr>
              <w:rFonts w:ascii="Cambria Math" w:hAnsi="Cambria Math"/>
            </w:rPr>
            <m:t>)</m:t>
          </m:r>
        </m:oMath>
      </m:oMathPara>
    </w:p>
    <w:p w14:paraId="5BEBD098" w14:textId="77777777" w:rsidR="00DF6B71" w:rsidRDefault="00DF6B71" w:rsidP="00DF6B71">
      <w:pPr>
        <w:pStyle w:val="Caption"/>
        <w:jc w:val="center"/>
      </w:pPr>
      <w:r>
        <w:t xml:space="preserve">Ecuación </w:t>
      </w:r>
      <w:r w:rsidR="00B00782">
        <w:fldChar w:fldCharType="begin"/>
      </w:r>
      <w:r>
        <w:instrText xml:space="preserve"> SEQ Ecuación \* ARABIC </w:instrText>
      </w:r>
      <w:r w:rsidR="00B00782">
        <w:fldChar w:fldCharType="separate"/>
      </w:r>
      <w:r w:rsidR="0082242D">
        <w:rPr>
          <w:noProof/>
        </w:rPr>
        <w:t>16</w:t>
      </w:r>
      <w:r w:rsidR="00B00782">
        <w:fldChar w:fldCharType="end"/>
      </w:r>
      <w:r>
        <w:t xml:space="preserve"> Segunda ley de Fick modificada</w:t>
      </w:r>
    </w:p>
    <w:p w14:paraId="5BEBD099" w14:textId="77777777" w:rsidR="00B00782" w:rsidRDefault="00B81047">
      <w:pPr>
        <w:ind w:firstLine="0"/>
        <w:pPrChange w:id="377" w:author="NN" w:date="2019-02-12T21:12:00Z">
          <w:pPr/>
        </w:pPrChange>
      </w:pPr>
      <w:ins w:id="378" w:author="NN" w:date="2019-02-12T21:12:00Z">
        <w:r>
          <w:t>d</w:t>
        </w:r>
      </w:ins>
      <w:del w:id="379" w:author="NN" w:date="2019-02-12T21:12:00Z">
        <w:r w:rsidR="00DF6B71" w:rsidDel="00B81047">
          <w:delText>D</w:delText>
        </w:r>
      </w:del>
      <w:r w:rsidR="00DF6B71">
        <w:t xml:space="preserve">onde </w:t>
      </w:r>
      <m:oMath>
        <m:r>
          <w:rPr>
            <w:rFonts w:ascii="Cambria Math" w:hAnsi="Cambria Math"/>
          </w:rPr>
          <m:t>v</m:t>
        </m:r>
      </m:oMath>
      <w:r w:rsidR="00DF6B71">
        <w:t xml:space="preserve"> es un factor </w:t>
      </w:r>
      <w:r w:rsidR="0093149D">
        <w:t xml:space="preserve">dependiente de la forma de las partículas estudiadas y </w:t>
      </w:r>
      <w:proofErr w:type="spellStart"/>
      <w:r w:rsidR="0093149D">
        <w:t>D</w:t>
      </w:r>
      <w:r w:rsidR="0093149D">
        <w:rPr>
          <w:vertAlign w:val="subscript"/>
        </w:rPr>
        <w:t>eff</w:t>
      </w:r>
      <w:proofErr w:type="spellEnd"/>
      <w:r w:rsidR="0093149D">
        <w:t xml:space="preserve"> es el coeficiente de difusividad efectiva dentro de la fase </w:t>
      </w:r>
      <w:r w:rsidR="00807DD1">
        <w:t>sólida.</w:t>
      </w:r>
      <w:r w:rsidR="007925E2">
        <w:t xml:space="preserve"> Las condiciones iniciales y de borde para la resolución de esta ecuación son:</w:t>
      </w:r>
    </w:p>
    <w:p w14:paraId="5BEBD09A" w14:textId="77777777" w:rsidR="007925E2" w:rsidRDefault="00D9190D" w:rsidP="007925E2">
      <w:pPr>
        <w:pStyle w:val="ListParagraph"/>
        <w:numPr>
          <w:ilvl w:val="0"/>
          <w:numId w:val="28"/>
        </w:numPr>
      </w:pPr>
      <m:oMath>
        <m:sSub>
          <m:sSubPr>
            <m:ctrlPr>
              <w:rPr>
                <w:rFonts w:ascii="Cambria Math" w:hAnsi="Cambria Math"/>
                <w:i/>
              </w:rPr>
            </m:ctrlPr>
          </m:sSubPr>
          <m:e>
            <m:r>
              <w:rPr>
                <w:rFonts w:ascii="Cambria Math" w:hAnsi="Cambria Math"/>
              </w:rPr>
              <m:t>C</m:t>
            </m:r>
          </m:e>
          <m:sub>
            <m:r>
              <w:rPr>
                <w:rFonts w:ascii="Cambria Math" w:hAnsi="Cambria Math"/>
              </w:rPr>
              <m:t>s</m:t>
            </m:r>
          </m:sub>
        </m:sSub>
        <m:r>
          <w:rPr>
            <w:rFonts w:ascii="Cambria Math" w:hAnsi="Cambria Math"/>
          </w:rPr>
          <m:t>(x,0)=</m:t>
        </m:r>
        <m:sSub>
          <m:sSubPr>
            <m:ctrlPr>
              <w:rPr>
                <w:rFonts w:ascii="Cambria Math" w:hAnsi="Cambria Math"/>
                <w:i/>
              </w:rPr>
            </m:ctrlPr>
          </m:sSubPr>
          <m:e>
            <m:r>
              <w:rPr>
                <w:rFonts w:ascii="Cambria Math" w:hAnsi="Cambria Math"/>
              </w:rPr>
              <m:t>C</m:t>
            </m:r>
          </m:e>
          <m:sub>
            <m:r>
              <w:rPr>
                <w:rFonts w:ascii="Cambria Math" w:hAnsi="Cambria Math"/>
              </w:rPr>
              <m:t>s,0</m:t>
            </m:r>
          </m:sub>
        </m:sSub>
      </m:oMath>
      <w:r w:rsidR="007925E2">
        <w:t xml:space="preserve"> para 0 &lt; x &lt;Lc</w:t>
      </w:r>
      <w:r w:rsidR="007925E2">
        <w:tab/>
      </w:r>
    </w:p>
    <w:p w14:paraId="5BEBD09B" w14:textId="77777777" w:rsidR="007925E2" w:rsidRDefault="00D9190D" w:rsidP="007925E2">
      <w:pPr>
        <w:pStyle w:val="ListParagraph"/>
        <w:numPr>
          <w:ilvl w:val="0"/>
          <w:numId w:val="28"/>
        </w:numPr>
      </w:p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s</m:t>
                </m:r>
              </m:sub>
            </m:sSub>
          </m:num>
          <m:den>
            <m:r>
              <w:rPr>
                <w:rFonts w:ascii="Cambria Math" w:hAnsi="Cambria Math"/>
              </w:rPr>
              <m:t>∂x</m:t>
            </m:r>
          </m:den>
        </m:f>
        <m:r>
          <w:rPr>
            <w:rFonts w:ascii="Cambria Math" w:hAnsi="Cambria Math"/>
          </w:rPr>
          <m:t>(0,t)=0</m:t>
        </m:r>
      </m:oMath>
    </w:p>
    <w:p w14:paraId="5BEBD09C" w14:textId="77777777" w:rsidR="007925E2" w:rsidRPr="007925E2" w:rsidRDefault="00D9190D" w:rsidP="007925E2">
      <w:pPr>
        <w:pStyle w:val="ListParagraph"/>
        <w:numPr>
          <w:ilvl w:val="0"/>
          <w:numId w:val="28"/>
        </w:numPr>
      </w:pPr>
      <m:oMath>
        <m:sSub>
          <m:sSubPr>
            <m:ctrlPr>
              <w:rPr>
                <w:rFonts w:ascii="Cambria Math" w:hAnsi="Cambria Math"/>
                <w:i/>
              </w:rPr>
            </m:ctrlPr>
          </m:sSubPr>
          <m:e>
            <m:r>
              <w:rPr>
                <w:rFonts w:ascii="Cambria Math" w:hAnsi="Cambria Math"/>
              </w:rPr>
              <m:t>C</m:t>
            </m:r>
          </m:e>
          <m:sub>
            <m:r>
              <w:rPr>
                <w:rFonts w:ascii="Cambria Math" w:hAnsi="Cambria Math"/>
              </w:rPr>
              <m:t>s</m:t>
            </m:r>
          </m:sub>
        </m:sSub>
        <m:r>
          <w:rPr>
            <w:rFonts w:ascii="Cambria Math" w:hAnsi="Cambria Math"/>
          </w:rPr>
          <m:t>(Lc,t)</m:t>
        </m:r>
      </m:oMath>
      <w:r w:rsidR="007925E2" w:rsidRPr="007925E2">
        <w:t xml:space="preserve"> = </w:t>
      </w:r>
      <m:oMath>
        <m:sSub>
          <m:sSubPr>
            <m:ctrlPr>
              <w:rPr>
                <w:rFonts w:ascii="Cambria Math" w:hAnsi="Cambria Math"/>
                <w:i/>
              </w:rPr>
            </m:ctrlPr>
          </m:sSubPr>
          <m:e>
            <m:r>
              <w:rPr>
                <w:rFonts w:ascii="Cambria Math" w:hAnsi="Cambria Math"/>
              </w:rPr>
              <m:t>C</m:t>
            </m:r>
          </m:e>
          <m:sub>
            <m:r>
              <w:rPr>
                <w:rFonts w:ascii="Cambria Math" w:hAnsi="Cambria Math"/>
              </w:rPr>
              <m:t>L,eq</m:t>
            </m:r>
          </m:sub>
        </m:sSub>
      </m:oMath>
      <w:r w:rsidR="007925E2" w:rsidRPr="007925E2">
        <w:tab/>
      </w:r>
    </w:p>
    <w:p w14:paraId="5BEBD09D" w14:textId="77777777" w:rsidR="007925E2" w:rsidRDefault="007925E2" w:rsidP="007925E2">
      <w:pPr>
        <w:pStyle w:val="ListParagraph"/>
        <w:numPr>
          <w:ilvl w:val="0"/>
          <w:numId w:val="28"/>
        </w:numPr>
      </w:pPr>
      <m:oMath>
        <m:r>
          <w:rPr>
            <w:rFonts w:ascii="Cambria Math" w:hAnsi="Cambria Math"/>
          </w:rPr>
          <m:t>γ=</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L</m:t>
                </m:r>
              </m:sub>
            </m:sSub>
          </m:num>
          <m:den>
            <m:sSub>
              <m:sSubPr>
                <m:ctrlPr>
                  <w:rPr>
                    <w:rFonts w:ascii="Cambria Math" w:hAnsi="Cambria Math"/>
                    <w:i/>
                  </w:rPr>
                </m:ctrlPr>
              </m:sSubPr>
              <m:e>
                <m:r>
                  <w:rPr>
                    <w:rFonts w:ascii="Cambria Math" w:hAnsi="Cambria Math"/>
                  </w:rPr>
                  <m:t>V</m:t>
                </m:r>
              </m:e>
              <m:sub>
                <m:r>
                  <w:rPr>
                    <w:rFonts w:ascii="Cambria Math" w:hAnsi="Cambria Math"/>
                  </w:rPr>
                  <m:t>s</m:t>
                </m:r>
              </m:sub>
            </m:sSub>
          </m:den>
        </m:f>
        <m:f>
          <m:fPr>
            <m:ctrlPr>
              <w:rPr>
                <w:rFonts w:ascii="Cambria Math" w:hAnsi="Cambria Math"/>
                <w:i/>
              </w:rPr>
            </m:ctrlPr>
          </m:fPr>
          <m:num>
            <m:sSubSup>
              <m:sSubSupPr>
                <m:ctrlPr>
                  <w:rPr>
                    <w:rFonts w:ascii="Cambria Math" w:hAnsi="Cambria Math"/>
                    <w:i/>
                  </w:rPr>
                </m:ctrlPr>
              </m:sSubSupPr>
              <m:e>
                <m:r>
                  <w:rPr>
                    <w:rFonts w:ascii="Cambria Math" w:hAnsi="Cambria Math"/>
                  </w:rPr>
                  <m:t>C</m:t>
                </m:r>
              </m:e>
              <m:sub>
                <m:r>
                  <w:rPr>
                    <w:rFonts w:ascii="Cambria Math" w:hAnsi="Cambria Math"/>
                  </w:rPr>
                  <m:t>L</m:t>
                </m:r>
              </m:sub>
              <m:sup>
                <m:r>
                  <w:rPr>
                    <w:rFonts w:ascii="Cambria Math" w:hAnsi="Cambria Math"/>
                  </w:rPr>
                  <m:t>∞</m:t>
                </m:r>
              </m:sup>
            </m:sSubSup>
          </m:num>
          <m:den>
            <m:sSubSup>
              <m:sSubSupPr>
                <m:ctrlPr>
                  <w:rPr>
                    <w:rFonts w:ascii="Cambria Math" w:hAnsi="Cambria Math"/>
                    <w:i/>
                  </w:rPr>
                </m:ctrlPr>
              </m:sSubSupPr>
              <m:e>
                <m:r>
                  <w:rPr>
                    <w:rFonts w:ascii="Cambria Math" w:hAnsi="Cambria Math"/>
                  </w:rPr>
                  <m:t>C</m:t>
                </m:r>
              </m:e>
              <m:sub>
                <m:r>
                  <w:rPr>
                    <w:rFonts w:ascii="Cambria Math" w:hAnsi="Cambria Math"/>
                  </w:rPr>
                  <m:t>S</m:t>
                </m:r>
              </m:sub>
              <m:sup>
                <m:r>
                  <w:rPr>
                    <w:rFonts w:ascii="Cambria Math" w:hAnsi="Cambria Math"/>
                  </w:rPr>
                  <m:t>∞</m:t>
                </m:r>
              </m:sup>
            </m:sSubSup>
          </m:den>
        </m:f>
        <m:r>
          <w:rPr>
            <w:rFonts w:ascii="Cambria Math" w:hAnsi="Cambria Math"/>
          </w:rPr>
          <m:t xml:space="preserve"> =constante</m:t>
        </m:r>
      </m:oMath>
    </w:p>
    <w:p w14:paraId="5BEBD09E" w14:textId="77777777" w:rsidR="007925E2" w:rsidRDefault="007925E2" w:rsidP="00982CB3">
      <w:r>
        <w:rPr>
          <w:iCs/>
        </w:rPr>
        <w:t xml:space="preserve">Aquí </w:t>
      </w:r>
      <m:oMath>
        <m:r>
          <w:rPr>
            <w:rFonts w:ascii="Cambria Math" w:hAnsi="Cambria Math"/>
          </w:rPr>
          <m:t>γ</m:t>
        </m:r>
      </m:oMath>
      <w:r>
        <w:rPr>
          <w:iCs/>
        </w:rPr>
        <w:t xml:space="preserve"> es un factor de extracción</w:t>
      </w:r>
      <w:r w:rsidR="00982CB3">
        <w:rPr>
          <w:iCs/>
        </w:rPr>
        <w:t xml:space="preserve">, </w:t>
      </w:r>
      <m:oMath>
        <m:sSub>
          <m:sSubPr>
            <m:ctrlPr>
              <w:rPr>
                <w:rFonts w:ascii="Cambria Math" w:hAnsi="Cambria Math"/>
                <w:i/>
              </w:rPr>
            </m:ctrlPr>
          </m:sSubPr>
          <m:e>
            <m:r>
              <w:rPr>
                <w:rFonts w:ascii="Cambria Math" w:hAnsi="Cambria Math"/>
              </w:rPr>
              <m:t>V</m:t>
            </m:r>
          </m:e>
          <m:sub>
            <m:r>
              <w:rPr>
                <w:rFonts w:ascii="Cambria Math" w:hAnsi="Cambria Math"/>
              </w:rPr>
              <m:t>L</m:t>
            </m:r>
          </m:sub>
        </m:sSub>
      </m:oMath>
      <w:r w:rsidR="0013301A">
        <w:t xml:space="preserve">el volumen de solvente y </w:t>
      </w:r>
      <m:oMath>
        <m:sSub>
          <m:sSubPr>
            <m:ctrlPr>
              <w:rPr>
                <w:rFonts w:ascii="Cambria Math" w:hAnsi="Cambria Math"/>
                <w:i/>
              </w:rPr>
            </m:ctrlPr>
          </m:sSubPr>
          <m:e>
            <m:r>
              <w:rPr>
                <w:rFonts w:ascii="Cambria Math" w:hAnsi="Cambria Math"/>
              </w:rPr>
              <m:t>V</m:t>
            </m:r>
          </m:e>
          <m:sub>
            <m:r>
              <w:rPr>
                <w:rFonts w:ascii="Cambria Math" w:hAnsi="Cambria Math"/>
              </w:rPr>
              <m:t>s</m:t>
            </m:r>
          </m:sub>
        </m:sSub>
      </m:oMath>
      <w:r w:rsidR="0013301A">
        <w:t xml:space="preserve"> el volumen de material a extraer</w:t>
      </w:r>
      <w:r w:rsidR="00982CB3">
        <w:t xml:space="preserve"> y </w:t>
      </w:r>
      <m:oMath>
        <m:sSubSup>
          <m:sSubSupPr>
            <m:ctrlPr>
              <w:rPr>
                <w:rFonts w:ascii="Cambria Math" w:hAnsi="Cambria Math"/>
                <w:i/>
              </w:rPr>
            </m:ctrlPr>
          </m:sSubSupPr>
          <m:e>
            <m:r>
              <w:rPr>
                <w:rFonts w:ascii="Cambria Math" w:hAnsi="Cambria Math"/>
              </w:rPr>
              <m:t>C</m:t>
            </m:r>
          </m:e>
          <m:sub>
            <m:r>
              <w:rPr>
                <w:rFonts w:ascii="Cambria Math" w:hAnsi="Cambria Math"/>
              </w:rPr>
              <m:t>s</m:t>
            </m:r>
          </m:sub>
          <m:sup>
            <m:r>
              <w:rPr>
                <w:rFonts w:ascii="Cambria Math" w:hAnsi="Cambria Math"/>
              </w:rPr>
              <m:t>∞</m:t>
            </m:r>
          </m:sup>
        </m:sSubSup>
      </m:oMath>
      <w:r w:rsidR="00982CB3">
        <w:t xml:space="preserve"> y </w:t>
      </w:r>
      <m:oMath>
        <m:sSubSup>
          <m:sSubSupPr>
            <m:ctrlPr>
              <w:rPr>
                <w:rFonts w:ascii="Cambria Math" w:hAnsi="Cambria Math"/>
                <w:i/>
              </w:rPr>
            </m:ctrlPr>
          </m:sSubSupPr>
          <m:e>
            <m:r>
              <w:rPr>
                <w:rFonts w:ascii="Cambria Math" w:hAnsi="Cambria Math"/>
              </w:rPr>
              <m:t>C</m:t>
            </m:r>
          </m:e>
          <m:sub>
            <m:r>
              <w:rPr>
                <w:rFonts w:ascii="Cambria Math" w:hAnsi="Cambria Math"/>
              </w:rPr>
              <m:t>L</m:t>
            </m:r>
          </m:sub>
          <m:sup>
            <m:r>
              <w:rPr>
                <w:rFonts w:ascii="Cambria Math" w:hAnsi="Cambria Math"/>
              </w:rPr>
              <m:t>∞</m:t>
            </m:r>
          </m:sup>
        </m:sSubSup>
      </m:oMath>
      <w:r w:rsidR="00982CB3">
        <w:t xml:space="preserve"> las concentraciones al llegar al equilibrio en la fase sólida y líquida, respectivamente.</w:t>
      </w:r>
    </w:p>
    <w:p w14:paraId="5BEBD09F" w14:textId="77777777" w:rsidR="007D4777" w:rsidRDefault="00DF6B71" w:rsidP="007D4777">
      <w:r>
        <w:t xml:space="preserve">En general, soluciones a la ecuación -X- (segunda ley de Fick modificada) </w:t>
      </w:r>
      <w:r w:rsidR="00C14C02">
        <w:t>dependen de las concentraciones iniciales en la fase sólida y la fase líquida</w:t>
      </w:r>
      <w:r w:rsidR="00B70B5E">
        <w:t>. En el caso de una extracción en batch, la solución de esta ecuación es:</w:t>
      </w:r>
    </w:p>
    <w:p w14:paraId="5BEBD0A0" w14:textId="77777777" w:rsidR="00B70B5E" w:rsidRPr="00B70B5E" w:rsidRDefault="00B70B5E" w:rsidP="00021640">
      <w:pPr>
        <w:keepNext/>
      </w:pPr>
      <m:oMathPara>
        <m:oMath>
          <m:r>
            <w:rPr>
              <w:rFonts w:ascii="Cambria Math" w:hAnsi="Cambria Math"/>
            </w:rPr>
            <w:lastRenderedPageBreak/>
            <m:t>E</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C</m:t>
                      </m:r>
                    </m:e>
                    <m:sub>
                      <m:r>
                        <w:rPr>
                          <w:rFonts w:ascii="Cambria Math" w:hAnsi="Cambria Math"/>
                        </w:rPr>
                        <m:t>s</m:t>
                      </m:r>
                    </m:sub>
                  </m:sSub>
                </m:e>
              </m:acc>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s</m:t>
                  </m:r>
                </m:sub>
                <m:sup>
                  <m:r>
                    <w:rPr>
                      <w:rFonts w:ascii="Cambria Math" w:hAnsi="Cambria Math"/>
                    </w:rPr>
                    <m:t>∞</m:t>
                  </m:r>
                </m:sup>
              </m:sSubSup>
            </m:num>
            <m:den>
              <m:acc>
                <m:accPr>
                  <m:chr m:val="̅"/>
                  <m:ctrlPr>
                    <w:rPr>
                      <w:rFonts w:ascii="Cambria Math" w:hAnsi="Cambria Math"/>
                      <w:i/>
                    </w:rPr>
                  </m:ctrlPr>
                </m:accPr>
                <m:e>
                  <m:sSub>
                    <m:sSubPr>
                      <m:ctrlPr>
                        <w:rPr>
                          <w:rFonts w:ascii="Cambria Math" w:hAnsi="Cambria Math"/>
                          <w:i/>
                        </w:rPr>
                      </m:ctrlPr>
                    </m:sSubPr>
                    <m:e>
                      <m:r>
                        <w:rPr>
                          <w:rFonts w:ascii="Cambria Math" w:hAnsi="Cambria Math"/>
                        </w:rPr>
                        <m:t>C</m:t>
                      </m:r>
                    </m:e>
                    <m:sub>
                      <m:r>
                        <w:rPr>
                          <w:rFonts w:ascii="Cambria Math" w:hAnsi="Cambria Math"/>
                        </w:rPr>
                        <m:t>s,0</m:t>
                      </m:r>
                    </m:sub>
                  </m:sSub>
                </m:e>
              </m:acc>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s</m:t>
                  </m:r>
                </m:sub>
                <m:sup>
                  <m:r>
                    <w:rPr>
                      <w:rFonts w:ascii="Cambria Math" w:hAnsi="Cambria Math"/>
                    </w:rPr>
                    <m:t>∞</m:t>
                  </m:r>
                </m:sup>
              </m:sSubSup>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L</m:t>
                  </m:r>
                </m:sub>
              </m:sSub>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L</m:t>
                  </m:r>
                </m:sub>
                <m:sup>
                  <m:r>
                    <w:rPr>
                      <w:rFonts w:ascii="Cambria Math" w:hAnsi="Cambria Math"/>
                    </w:rPr>
                    <m:t>∞</m:t>
                  </m:r>
                </m:sup>
              </m:sSubSup>
            </m:num>
            <m:den>
              <m:sSub>
                <m:sSubPr>
                  <m:ctrlPr>
                    <w:rPr>
                      <w:rFonts w:ascii="Cambria Math" w:hAnsi="Cambria Math"/>
                      <w:i/>
                    </w:rPr>
                  </m:ctrlPr>
                </m:sSubPr>
                <m:e>
                  <m:r>
                    <w:rPr>
                      <w:rFonts w:ascii="Cambria Math" w:hAnsi="Cambria Math"/>
                    </w:rPr>
                    <m:t>C</m:t>
                  </m:r>
                </m:e>
                <m:sub>
                  <m:r>
                    <w:rPr>
                      <w:rFonts w:ascii="Cambria Math" w:hAnsi="Cambria Math"/>
                    </w:rPr>
                    <m:t>L,0</m:t>
                  </m:r>
                </m:sub>
              </m:sSub>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L</m:t>
                  </m:r>
                </m:sub>
                <m:sup>
                  <m:r>
                    <w:rPr>
                      <w:rFonts w:ascii="Cambria Math" w:hAnsi="Cambria Math"/>
                    </w:rPr>
                    <m:t>∞</m:t>
                  </m:r>
                </m:sup>
              </m:sSubSup>
            </m:den>
          </m:f>
          <m:r>
            <w:rPr>
              <w:rFonts w:ascii="Cambria Math" w:hAnsi="Cambria Math"/>
            </w:rPr>
            <m:t>=</m:t>
          </m:r>
          <m:nary>
            <m:naryPr>
              <m:chr m:val="∑"/>
              <m:limLoc m:val="undOvr"/>
              <m:ctrlPr>
                <w:rPr>
                  <w:rFonts w:ascii="Cambria Math" w:hAnsi="Cambria Math"/>
                  <w:i/>
                </w:rPr>
              </m:ctrlPr>
            </m:naryPr>
            <m:sub>
              <m:r>
                <w:rPr>
                  <w:rFonts w:ascii="Cambria Math" w:hAnsi="Cambria Math"/>
                </w:rPr>
                <m:t>n=1</m:t>
              </m:r>
            </m:sub>
            <m:sup>
              <m:r>
                <w:rPr>
                  <w:rFonts w:ascii="Cambria Math" w:hAnsi="Cambria Math"/>
                </w:rPr>
                <m:t>∞</m:t>
              </m:r>
            </m:sup>
            <m:e>
              <m:sSub>
                <m:sSubPr>
                  <m:ctrlPr>
                    <w:rPr>
                      <w:rFonts w:ascii="Cambria Math" w:hAnsi="Cambria Math"/>
                      <w:i/>
                    </w:rPr>
                  </m:ctrlPr>
                </m:sSubPr>
                <m:e>
                  <m:r>
                    <w:rPr>
                      <w:rFonts w:ascii="Cambria Math" w:hAnsi="Cambria Math"/>
                    </w:rPr>
                    <m:t>C</m:t>
                  </m:r>
                </m:e>
                <m:sub>
                  <m:r>
                    <w:rPr>
                      <w:rFonts w:ascii="Cambria Math" w:hAnsi="Cambria Math"/>
                    </w:rPr>
                    <m:t>n</m:t>
                  </m:r>
                </m:sub>
              </m:sSub>
              <m:sSup>
                <m:sSupPr>
                  <m:ctrlPr>
                    <w:rPr>
                      <w:rFonts w:ascii="Cambria Math" w:hAnsi="Cambria Math"/>
                      <w:i/>
                    </w:rPr>
                  </m:ctrlPr>
                </m:sSupPr>
                <m:e>
                  <m:r>
                    <w:rPr>
                      <w:rFonts w:ascii="Cambria Math" w:hAnsi="Cambria Math"/>
                    </w:rPr>
                    <m:t>e</m:t>
                  </m:r>
                </m:e>
                <m:sup>
                  <m:r>
                    <w:rPr>
                      <w:rFonts w:ascii="Cambria Math" w:hAnsi="Cambria Math"/>
                    </w:rPr>
                    <m:t>-</m:t>
                  </m:r>
                  <m:sSubSup>
                    <m:sSubSupPr>
                      <m:ctrlPr>
                        <w:rPr>
                          <w:rFonts w:ascii="Cambria Math" w:hAnsi="Cambria Math"/>
                          <w:i/>
                        </w:rPr>
                      </m:ctrlPr>
                    </m:sSubSupPr>
                    <m:e>
                      <m:r>
                        <w:rPr>
                          <w:rFonts w:ascii="Cambria Math" w:hAnsi="Cambria Math"/>
                        </w:rPr>
                        <m:t>q</m:t>
                      </m:r>
                    </m:e>
                    <m:sub>
                      <m:r>
                        <w:rPr>
                          <w:rFonts w:ascii="Cambria Math" w:hAnsi="Cambria Math"/>
                        </w:rPr>
                        <m:t>n</m:t>
                      </m:r>
                    </m:sub>
                    <m:sup>
                      <m:r>
                        <w:rPr>
                          <w:rFonts w:ascii="Cambria Math" w:hAnsi="Cambria Math"/>
                        </w:rPr>
                        <m:t>2</m:t>
                      </m:r>
                    </m:sup>
                  </m:sSubSup>
                  <m:f>
                    <m:fPr>
                      <m:ctrlPr>
                        <w:rPr>
                          <w:rFonts w:ascii="Cambria Math" w:hAnsi="Cambria Math"/>
                          <w:i/>
                        </w:rPr>
                      </m:ctrlPr>
                    </m:fPr>
                    <m:num>
                      <m:r>
                        <w:rPr>
                          <w:rFonts w:ascii="Cambria Math" w:hAnsi="Cambria Math"/>
                        </w:rPr>
                        <m:t>Deff ∙ t</m:t>
                      </m:r>
                    </m:num>
                    <m:den>
                      <m:sSup>
                        <m:sSupPr>
                          <m:ctrlPr>
                            <w:rPr>
                              <w:rFonts w:ascii="Cambria Math" w:hAnsi="Cambria Math"/>
                              <w:i/>
                            </w:rPr>
                          </m:ctrlPr>
                        </m:sSupPr>
                        <m:e>
                          <m:r>
                            <w:rPr>
                              <w:rFonts w:ascii="Cambria Math" w:hAnsi="Cambria Math"/>
                            </w:rPr>
                            <m:t>Lc</m:t>
                          </m:r>
                        </m:e>
                        <m:sup>
                          <m:r>
                            <w:rPr>
                              <w:rFonts w:ascii="Cambria Math" w:hAnsi="Cambria Math"/>
                            </w:rPr>
                            <m:t>2</m:t>
                          </m:r>
                        </m:sup>
                      </m:sSup>
                    </m:den>
                  </m:f>
                </m:sup>
              </m:sSup>
            </m:e>
          </m:nary>
        </m:oMath>
      </m:oMathPara>
    </w:p>
    <w:p w14:paraId="5BEBD0A1" w14:textId="77777777" w:rsidR="00021640" w:rsidRDefault="00021640" w:rsidP="00021640">
      <w:pPr>
        <w:pStyle w:val="Caption"/>
        <w:jc w:val="center"/>
      </w:pPr>
      <w:r>
        <w:t xml:space="preserve">Ecuación </w:t>
      </w:r>
      <w:r w:rsidR="00B00782">
        <w:fldChar w:fldCharType="begin"/>
      </w:r>
      <w:r>
        <w:instrText xml:space="preserve"> SEQ Ecuación \* ARABIC </w:instrText>
      </w:r>
      <w:r w:rsidR="00B00782">
        <w:fldChar w:fldCharType="separate"/>
      </w:r>
      <w:r w:rsidR="0082242D">
        <w:rPr>
          <w:noProof/>
        </w:rPr>
        <w:t>17</w:t>
      </w:r>
      <w:r w:rsidR="00B00782">
        <w:fldChar w:fldCharType="end"/>
      </w:r>
      <w:r>
        <w:t xml:space="preserve"> Solución analítica de la segunda ley de Fick</w:t>
      </w:r>
    </w:p>
    <w:p w14:paraId="5BEBD0A2" w14:textId="77777777" w:rsidR="00B00782" w:rsidRDefault="00B81047">
      <w:pPr>
        <w:ind w:firstLine="0"/>
        <w:pPrChange w:id="380" w:author="NN" w:date="2019-02-12T21:13:00Z">
          <w:pPr/>
        </w:pPrChange>
      </w:pPr>
      <w:ins w:id="381" w:author="NN" w:date="2019-02-12T21:13:00Z">
        <w:r>
          <w:t>d</w:t>
        </w:r>
      </w:ins>
      <w:del w:id="382" w:author="NN" w:date="2019-02-12T21:13:00Z">
        <w:r w:rsidR="00B70B5E" w:rsidDel="00B81047">
          <w:delText>D</w:delText>
        </w:r>
      </w:del>
      <w:r w:rsidR="00B70B5E">
        <w:t xml:space="preserve">onde E es la fracción remanente de soluto extraíble,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C</m:t>
                </m:r>
              </m:e>
              <m:sub>
                <m:r>
                  <w:rPr>
                    <w:rFonts w:ascii="Cambria Math" w:hAnsi="Cambria Math"/>
                  </w:rPr>
                  <m:t>s</m:t>
                </m:r>
              </m:sub>
            </m:sSub>
          </m:e>
        </m:acc>
      </m:oMath>
      <w:r w:rsidR="00B70B5E">
        <w:t xml:space="preserve"> es la concentración promedio en la fase sólida</w:t>
      </w:r>
      <w:ins w:id="383" w:author="NN" w:date="2019-02-12T21:13:00Z">
        <w:r>
          <w:t xml:space="preserve"> y</w:t>
        </w:r>
      </w:ins>
      <w:del w:id="384" w:author="NN" w:date="2019-02-12T21:13:00Z">
        <w:r w:rsidR="00B70B5E" w:rsidDel="00B81047">
          <w:delText>,</w:delText>
        </w:r>
      </w:del>
      <w:r w:rsidR="00B70B5E">
        <w:t xml:space="preserve"> </w:t>
      </w:r>
      <m:oMath>
        <m:sSub>
          <m:sSubPr>
            <m:ctrlPr>
              <w:rPr>
                <w:rFonts w:ascii="Cambria Math" w:hAnsi="Cambria Math"/>
                <w:i/>
              </w:rPr>
            </m:ctrlPr>
          </m:sSubPr>
          <m:e>
            <m:r>
              <w:rPr>
                <w:rFonts w:ascii="Cambria Math" w:hAnsi="Cambria Math"/>
              </w:rPr>
              <m:t>C</m:t>
            </m:r>
          </m:e>
          <m:sub>
            <m:r>
              <w:rPr>
                <w:rFonts w:ascii="Cambria Math" w:hAnsi="Cambria Math"/>
              </w:rPr>
              <m:t>L</m:t>
            </m:r>
          </m:sub>
        </m:sSub>
      </m:oMath>
      <w:r w:rsidR="00B70B5E">
        <w:t xml:space="preserve"> la concentración en el solvente extractor</w:t>
      </w:r>
    </w:p>
    <w:p w14:paraId="5BEBD0A3" w14:textId="77777777" w:rsidR="00C2613F" w:rsidRDefault="00C2613F" w:rsidP="00C2613F">
      <w:r>
        <w:t xml:space="preserve">Para </w:t>
      </w:r>
      <m:oMath>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eff ∙t</m:t>
                </m:r>
              </m:sub>
            </m:sSub>
          </m:num>
          <m:den>
            <m:r>
              <w:rPr>
                <w:rFonts w:ascii="Cambria Math" w:hAnsi="Cambria Math"/>
              </w:rPr>
              <m:t>L</m:t>
            </m:r>
            <m:sSup>
              <m:sSupPr>
                <m:ctrlPr>
                  <w:rPr>
                    <w:rFonts w:ascii="Cambria Math" w:hAnsi="Cambria Math"/>
                    <w:i/>
                  </w:rPr>
                </m:ctrlPr>
              </m:sSupPr>
              <m:e>
                <m:r>
                  <w:rPr>
                    <w:rFonts w:ascii="Cambria Math" w:hAnsi="Cambria Math"/>
                  </w:rPr>
                  <m:t>c</m:t>
                </m:r>
              </m:e>
              <m:sup>
                <m:r>
                  <w:rPr>
                    <w:rFonts w:ascii="Cambria Math" w:hAnsi="Cambria Math"/>
                  </w:rPr>
                  <m:t>2</m:t>
                </m:r>
              </m:sup>
            </m:sSup>
          </m:den>
        </m:f>
      </m:oMath>
      <w:r>
        <w:t>&gt; 0,1 la ecuación -X- puede simplificarse a su primer términ</w:t>
      </w:r>
      <w:commentRangeStart w:id="385"/>
      <w:r>
        <w:t>o</w:t>
      </w:r>
      <w:sdt>
        <w:sdtPr>
          <w:id w:val="-428584621"/>
          <w:citation/>
        </w:sdtPr>
        <w:sdtContent>
          <w:r w:rsidR="00B00782">
            <w:fldChar w:fldCharType="begin"/>
          </w:r>
          <w:r>
            <w:rPr>
              <w:lang w:val="es-AR"/>
            </w:rPr>
            <w:instrText xml:space="preserve"> CITATION Sir97 \l 11274 </w:instrText>
          </w:r>
          <w:r w:rsidR="00B00782">
            <w:fldChar w:fldCharType="separate"/>
          </w:r>
          <w:r>
            <w:rPr>
              <w:noProof/>
              <w:lang w:val="es-AR"/>
            </w:rPr>
            <w:t xml:space="preserve"> (29)</w:t>
          </w:r>
          <w:r w:rsidR="00B00782">
            <w:fldChar w:fldCharType="end"/>
          </w:r>
        </w:sdtContent>
      </w:sdt>
      <w:r>
        <w:t>, o</w:t>
      </w:r>
      <w:commentRangeEnd w:id="385"/>
      <w:r w:rsidR="005F7F8C">
        <w:rPr>
          <w:rStyle w:val="CommentReference"/>
        </w:rPr>
        <w:commentReference w:id="385"/>
      </w:r>
      <w:r>
        <w:t xml:space="preserve">bteniéndose: </w:t>
      </w:r>
    </w:p>
    <w:p w14:paraId="5BEBD0A4" w14:textId="77777777" w:rsidR="00C2613F" w:rsidRPr="004A4333" w:rsidRDefault="00C2613F" w:rsidP="00C2613F">
      <w:pPr>
        <w:keepNext/>
      </w:pPr>
      <m:oMathPara>
        <m:oMath>
          <m:r>
            <w:rPr>
              <w:rFonts w:ascii="Cambria Math" w:hAnsi="Cambria Math"/>
            </w:rPr>
            <m:t>E(t)=</m:t>
          </m:r>
          <m:sSub>
            <m:sSubPr>
              <m:ctrlPr>
                <w:rPr>
                  <w:rFonts w:ascii="Cambria Math" w:hAnsi="Cambria Math"/>
                  <w:i/>
                </w:rPr>
              </m:ctrlPr>
            </m:sSubPr>
            <m:e>
              <m:r>
                <w:rPr>
                  <w:rFonts w:ascii="Cambria Math" w:hAnsi="Cambria Math"/>
                </w:rPr>
                <m:t>C</m:t>
              </m:r>
            </m:e>
            <m:sub>
              <m:r>
                <w:rPr>
                  <w:rFonts w:ascii="Cambria Math" w:hAnsi="Cambria Math"/>
                </w:rPr>
                <m:t>1</m:t>
              </m:r>
            </m:sub>
          </m:sSub>
          <m:sSup>
            <m:sSupPr>
              <m:ctrlPr>
                <w:rPr>
                  <w:rFonts w:ascii="Cambria Math" w:hAnsi="Cambria Math"/>
                  <w:i/>
                </w:rPr>
              </m:ctrlPr>
            </m:sSupPr>
            <m:e>
              <m:r>
                <w:rPr>
                  <w:rFonts w:ascii="Cambria Math" w:hAnsi="Cambria Math"/>
                </w:rPr>
                <m:t>e</m:t>
              </m:r>
            </m:e>
            <m:sup>
              <m:r>
                <w:rPr>
                  <w:rFonts w:ascii="Cambria Math" w:hAnsi="Cambria Math"/>
                </w:rPr>
                <m:t>-</m:t>
              </m:r>
              <m:sSubSup>
                <m:sSubSupPr>
                  <m:ctrlPr>
                    <w:rPr>
                      <w:rFonts w:ascii="Cambria Math" w:hAnsi="Cambria Math"/>
                      <w:i/>
                    </w:rPr>
                  </m:ctrlPr>
                </m:sSubSupPr>
                <m:e>
                  <m:r>
                    <w:rPr>
                      <w:rFonts w:ascii="Cambria Math" w:hAnsi="Cambria Math"/>
                    </w:rPr>
                    <m:t>q</m:t>
                  </m:r>
                </m:e>
                <m:sub>
                  <m:r>
                    <w:rPr>
                      <w:rFonts w:ascii="Cambria Math" w:hAnsi="Cambria Math"/>
                    </w:rPr>
                    <m:t>1</m:t>
                  </m:r>
                </m:sub>
                <m:sup>
                  <m:r>
                    <w:rPr>
                      <w:rFonts w:ascii="Cambria Math" w:hAnsi="Cambria Math"/>
                    </w:rPr>
                    <m:t>2</m:t>
                  </m:r>
                </m:sup>
              </m:sSubSup>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eff ∙t</m:t>
                      </m:r>
                    </m:sub>
                  </m:sSub>
                </m:num>
                <m:den>
                  <m:r>
                    <w:rPr>
                      <w:rFonts w:ascii="Cambria Math" w:hAnsi="Cambria Math"/>
                    </w:rPr>
                    <m:t>L</m:t>
                  </m:r>
                  <m:sSup>
                    <m:sSupPr>
                      <m:ctrlPr>
                        <w:rPr>
                          <w:rFonts w:ascii="Cambria Math" w:hAnsi="Cambria Math"/>
                          <w:i/>
                        </w:rPr>
                      </m:ctrlPr>
                    </m:sSupPr>
                    <m:e>
                      <m:r>
                        <w:rPr>
                          <w:rFonts w:ascii="Cambria Math" w:hAnsi="Cambria Math"/>
                        </w:rPr>
                        <m:t>c</m:t>
                      </m:r>
                    </m:e>
                    <m:sup>
                      <m:r>
                        <w:rPr>
                          <w:rFonts w:ascii="Cambria Math" w:hAnsi="Cambria Math"/>
                        </w:rPr>
                        <m:t>2</m:t>
                      </m:r>
                    </m:sup>
                  </m:sSup>
                </m:den>
              </m:f>
            </m:sup>
          </m:sSup>
        </m:oMath>
      </m:oMathPara>
    </w:p>
    <w:p w14:paraId="5BEBD0A5" w14:textId="77777777" w:rsidR="00C2613F" w:rsidRDefault="00C2613F" w:rsidP="00C2613F">
      <w:pPr>
        <w:pStyle w:val="Caption"/>
        <w:jc w:val="center"/>
      </w:pPr>
      <w:r>
        <w:t xml:space="preserve">Ecuación </w:t>
      </w:r>
      <w:r w:rsidR="00B00782">
        <w:fldChar w:fldCharType="begin"/>
      </w:r>
      <w:r>
        <w:instrText xml:space="preserve"> SEQ Ecuación \* ARABIC </w:instrText>
      </w:r>
      <w:r w:rsidR="00B00782">
        <w:fldChar w:fldCharType="separate"/>
      </w:r>
      <w:r w:rsidR="0082242D">
        <w:rPr>
          <w:noProof/>
        </w:rPr>
        <w:t>18</w:t>
      </w:r>
      <w:r w:rsidR="00B00782">
        <w:fldChar w:fldCharType="end"/>
      </w:r>
    </w:p>
    <w:p w14:paraId="5BEBD0A6" w14:textId="508C1CC0" w:rsidR="00C2613F" w:rsidRDefault="005F7F8C" w:rsidP="00C2613F">
      <w:ins w:id="386" w:author="NN" w:date="2019-02-13T20:34:00Z">
        <w:r>
          <w:rPr>
            <w:i/>
          </w:rPr>
          <w:t xml:space="preserve">El valor de </w:t>
        </w:r>
      </w:ins>
      <m:oMath>
        <m:sSubSup>
          <m:sSubSupPr>
            <m:ctrlPr>
              <w:rPr>
                <w:rFonts w:ascii="Cambria Math" w:hAnsi="Cambria Math"/>
                <w:i/>
              </w:rPr>
            </m:ctrlPr>
          </m:sSubSupPr>
          <m:e>
            <m:r>
              <w:rPr>
                <w:rFonts w:ascii="Cambria Math" w:hAnsi="Cambria Math"/>
              </w:rPr>
              <m:t>q</m:t>
            </m:r>
          </m:e>
          <m:sub>
            <m:r>
              <w:rPr>
                <w:rFonts w:ascii="Cambria Math" w:hAnsi="Cambria Math"/>
              </w:rPr>
              <m:t>1</m:t>
            </m:r>
          </m:sub>
          <m:sup>
            <m:r>
              <w:rPr>
                <w:rFonts w:ascii="Cambria Math" w:hAnsi="Cambria Math"/>
              </w:rPr>
              <m:t>2</m:t>
            </m:r>
          </m:sup>
        </m:sSubSup>
      </m:oMath>
      <w:r w:rsidR="00C2613F">
        <w:t xml:space="preserve"> puede obtenerse en función del número de Sherwood a</w:t>
      </w:r>
      <w:ins w:id="387" w:author="Federico Ezequiel Benelli" w:date="2019-03-18T19:02:00Z">
        <w:r w:rsidR="0029651B">
          <w:t xml:space="preserve"> Biot</w:t>
        </w:r>
      </w:ins>
      <w:r w:rsidR="00C2613F">
        <w:t xml:space="preserve"> </w:t>
      </w:r>
      <w:commentRangeStart w:id="388"/>
      <w:r w:rsidR="00C2613F">
        <w:t>infinito</w:t>
      </w:r>
      <w:commentRangeEnd w:id="388"/>
      <w:r w:rsidR="007037E2">
        <w:rPr>
          <w:rStyle w:val="CommentReference"/>
        </w:rPr>
        <w:commentReference w:id="388"/>
      </w:r>
      <w:r w:rsidR="00C2613F">
        <w:t>, como es demostrado</w:t>
      </w:r>
      <w:commentRangeStart w:id="389"/>
      <w:r w:rsidR="00C2613F">
        <w:t xml:space="preserve"> en </w:t>
      </w:r>
      <w:sdt>
        <w:sdtPr>
          <w:id w:val="1044633445"/>
          <w:citation/>
        </w:sdtPr>
        <w:sdtContent>
          <w:r w:rsidR="00B00782">
            <w:fldChar w:fldCharType="begin"/>
          </w:r>
          <w:r w:rsidR="00C2613F">
            <w:rPr>
              <w:lang w:val="es-AR"/>
            </w:rPr>
            <w:instrText xml:space="preserve"> CITATION Sir97 \l 11274 </w:instrText>
          </w:r>
          <w:r w:rsidR="00B00782">
            <w:fldChar w:fldCharType="separate"/>
          </w:r>
          <w:r w:rsidR="00C2613F">
            <w:rPr>
              <w:noProof/>
              <w:lang w:val="es-AR"/>
            </w:rPr>
            <w:t>(29)</w:t>
          </w:r>
          <w:r w:rsidR="00B00782">
            <w:fldChar w:fldCharType="end"/>
          </w:r>
        </w:sdtContent>
      </w:sdt>
      <w:r w:rsidR="00C2613F">
        <w:t>:</w:t>
      </w:r>
      <w:commentRangeEnd w:id="389"/>
      <w:r>
        <w:rPr>
          <w:rStyle w:val="CommentReference"/>
        </w:rPr>
        <w:commentReference w:id="389"/>
      </w:r>
    </w:p>
    <w:p w14:paraId="5BEBD0A7" w14:textId="77777777" w:rsidR="00C2613F" w:rsidRPr="007511FF" w:rsidRDefault="00D9190D" w:rsidP="00C2613F">
      <w:pPr>
        <w:keepNext/>
      </w:pPr>
      <m:oMathPara>
        <m:oMath>
          <m:sSubSup>
            <m:sSubSupPr>
              <m:ctrlPr>
                <w:rPr>
                  <w:rFonts w:ascii="Cambria Math" w:hAnsi="Cambria Math"/>
                  <w:i/>
                </w:rPr>
              </m:ctrlPr>
            </m:sSubSupPr>
            <m:e>
              <m:r>
                <w:rPr>
                  <w:rFonts w:ascii="Cambria Math" w:hAnsi="Cambria Math"/>
                </w:rPr>
                <m:t>q</m:t>
              </m:r>
            </m:e>
            <m:sub>
              <m:r>
                <w:rPr>
                  <w:rFonts w:ascii="Cambria Math" w:hAnsi="Cambria Math"/>
                </w:rPr>
                <m:t>1</m:t>
              </m:r>
            </m:sub>
            <m:sup>
              <m:r>
                <w:rPr>
                  <w:rFonts w:ascii="Cambria Math" w:hAnsi="Cambria Math"/>
                </w:rPr>
                <m:t>2</m:t>
              </m:r>
            </m:sup>
          </m:sSubSup>
          <m:r>
            <w:rPr>
              <w:rFonts w:ascii="Cambria Math" w:hAnsi="Cambria Math"/>
            </w:rPr>
            <m:t>=g</m:t>
          </m:r>
          <m:d>
            <m:dPr>
              <m:ctrlPr>
                <w:rPr>
                  <w:rFonts w:ascii="Cambria Math" w:hAnsi="Cambria Math"/>
                  <w:i/>
                </w:rPr>
              </m:ctrlPr>
            </m:dPr>
            <m:e>
              <m:r>
                <w:rPr>
                  <w:rFonts w:ascii="Cambria Math" w:hAnsi="Cambria Math"/>
                </w:rPr>
                <m:t>γ,Bi</m:t>
              </m:r>
            </m:e>
          </m:d>
          <m:r>
            <w:rPr>
              <w:rFonts w:ascii="Cambria Math" w:hAnsi="Cambria Math"/>
            </w:rPr>
            <m:t>∙</m:t>
          </m:r>
          <m:sSub>
            <m:sSubPr>
              <m:ctrlPr>
                <w:rPr>
                  <w:rFonts w:ascii="Cambria Math" w:hAnsi="Cambria Math"/>
                  <w:i/>
                </w:rPr>
              </m:ctrlPr>
            </m:sSubPr>
            <m:e>
              <m:r>
                <w:rPr>
                  <w:rFonts w:ascii="Cambria Math" w:hAnsi="Cambria Math"/>
                </w:rPr>
                <m:t>Sh</m:t>
              </m:r>
            </m:e>
            <m:sub>
              <m:r>
                <w:rPr>
                  <w:rFonts w:ascii="Cambria Math" w:hAnsi="Cambria Math"/>
                </w:rPr>
                <m:t>∞</m:t>
              </m:r>
            </m:sub>
          </m:sSub>
          <m:f>
            <m:fPr>
              <m:ctrlPr>
                <w:rPr>
                  <w:rFonts w:ascii="Cambria Math" w:hAnsi="Cambria Math"/>
                  <w:i/>
                </w:rPr>
              </m:ctrlPr>
            </m:fPr>
            <m:num>
              <m:r>
                <w:rPr>
                  <w:rFonts w:ascii="Cambria Math" w:hAnsi="Cambria Math"/>
                </w:rPr>
                <m:t>v</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γ+1</m:t>
              </m:r>
            </m:num>
            <m:den>
              <m:r>
                <w:rPr>
                  <w:rFonts w:ascii="Cambria Math" w:hAnsi="Cambria Math"/>
                </w:rPr>
                <m:t>γ</m:t>
              </m:r>
            </m:den>
          </m:f>
          <m:r>
            <w:rPr>
              <w:rFonts w:ascii="Cambria Math" w:hAnsi="Cambria Math"/>
            </w:rPr>
            <m:t xml:space="preserve">) </m:t>
          </m:r>
        </m:oMath>
      </m:oMathPara>
    </w:p>
    <w:p w14:paraId="5BEBD0A8" w14:textId="77777777" w:rsidR="00C2613F" w:rsidRDefault="00C2613F" w:rsidP="00C2613F">
      <w:pPr>
        <w:pStyle w:val="Caption"/>
        <w:jc w:val="center"/>
      </w:pPr>
      <w:r>
        <w:t xml:space="preserve">Ecuación </w:t>
      </w:r>
      <w:r w:rsidR="00B00782">
        <w:fldChar w:fldCharType="begin"/>
      </w:r>
      <w:r>
        <w:instrText xml:space="preserve"> SEQ Ecuación \* ARABIC </w:instrText>
      </w:r>
      <w:r w:rsidR="00B00782">
        <w:fldChar w:fldCharType="separate"/>
      </w:r>
      <w:r w:rsidR="0082242D">
        <w:rPr>
          <w:noProof/>
        </w:rPr>
        <w:t>19</w:t>
      </w:r>
      <w:r w:rsidR="00B00782">
        <w:fldChar w:fldCharType="end"/>
      </w:r>
    </w:p>
    <w:p w14:paraId="5BEBD0A9" w14:textId="77777777" w:rsidR="001942FC" w:rsidRDefault="005F7F8C">
      <w:pPr>
        <w:ind w:firstLine="0"/>
        <w:pPrChange w:id="390" w:author="NN" w:date="2019-02-13T20:33:00Z">
          <w:pPr/>
        </w:pPrChange>
      </w:pPr>
      <w:ins w:id="391" w:author="NN" w:date="2019-02-13T20:33:00Z">
        <w:r>
          <w:t>d</w:t>
        </w:r>
      </w:ins>
      <w:del w:id="392" w:author="NN" w:date="2019-02-13T20:33:00Z">
        <w:r w:rsidR="00C2613F" w:rsidDel="005F7F8C">
          <w:delText>D</w:delText>
        </w:r>
      </w:del>
      <w:r w:rsidR="00C2613F">
        <w:t>onde Bi es el número de Biot, definido por la ecuación:</w:t>
      </w:r>
    </w:p>
    <w:p w14:paraId="5BEBD0AA" w14:textId="77777777" w:rsidR="00C2613F" w:rsidRPr="003062E1" w:rsidRDefault="00C2613F" w:rsidP="00C2613F">
      <w:pPr>
        <w:keepNext/>
      </w:pPr>
      <m:oMathPara>
        <m:oMathParaPr>
          <m:jc m:val="center"/>
        </m:oMathParaPr>
        <m:oMath>
          <m:r>
            <w:rPr>
              <w:rFonts w:ascii="Cambria Math" w:hAnsi="Cambria Math"/>
            </w:rPr>
            <m:t>Bi=</m:t>
          </m:r>
          <m:f>
            <m:fPr>
              <m:ctrlPr>
                <w:rPr>
                  <w:rFonts w:ascii="Cambria Math" w:hAnsi="Cambria Math"/>
                  <w:i/>
                </w:rPr>
              </m:ctrlPr>
            </m:fPr>
            <m:num>
              <m:r>
                <w:rPr>
                  <w:rFonts w:ascii="Cambria Math" w:hAnsi="Cambria Math"/>
                </w:rPr>
                <m:t>h Lc</m:t>
              </m:r>
            </m:num>
            <m:den>
              <m:r>
                <w:rPr>
                  <w:rFonts w:ascii="Cambria Math" w:hAnsi="Cambria Math"/>
                </w:rPr>
                <m:t>D</m:t>
              </m:r>
            </m:den>
          </m:f>
        </m:oMath>
      </m:oMathPara>
    </w:p>
    <w:p w14:paraId="5BEBD0AB" w14:textId="77777777" w:rsidR="00C2613F" w:rsidRDefault="00C2613F" w:rsidP="00C2613F">
      <w:pPr>
        <w:pStyle w:val="Caption"/>
        <w:jc w:val="center"/>
      </w:pPr>
      <w:r>
        <w:t xml:space="preserve">Ecuación </w:t>
      </w:r>
      <w:r w:rsidR="00B00782">
        <w:fldChar w:fldCharType="begin"/>
      </w:r>
      <w:r>
        <w:instrText xml:space="preserve"> SEQ Ecuación \* ARABIC </w:instrText>
      </w:r>
      <w:r w:rsidR="00B00782">
        <w:fldChar w:fldCharType="separate"/>
      </w:r>
      <w:r w:rsidR="0082242D">
        <w:rPr>
          <w:noProof/>
        </w:rPr>
        <w:t>20</w:t>
      </w:r>
      <w:r w:rsidR="00B00782">
        <w:fldChar w:fldCharType="end"/>
      </w:r>
    </w:p>
    <w:p w14:paraId="5BEBD0AC" w14:textId="44CFDDEF" w:rsidR="001942FC" w:rsidRDefault="005F7F8C">
      <w:pPr>
        <w:ind w:firstLine="0"/>
        <w:pPrChange w:id="393" w:author="NN" w:date="2019-02-13T20:33:00Z">
          <w:pPr/>
        </w:pPrChange>
      </w:pPr>
      <w:ins w:id="394" w:author="NN" w:date="2019-02-13T20:33:00Z">
        <w:r>
          <w:t>siendo</w:t>
        </w:r>
      </w:ins>
      <w:del w:id="395" w:author="NN" w:date="2019-02-13T20:34:00Z">
        <w:r w:rsidR="00C2613F" w:rsidDel="005F7F8C">
          <w:delText>Donde</w:delText>
        </w:r>
      </w:del>
      <w:r w:rsidR="00C2613F">
        <w:t xml:space="preserve"> h </w:t>
      </w:r>
      <w:del w:id="396" w:author="NN" w:date="2019-02-13T20:34:00Z">
        <w:r w:rsidR="00C2613F" w:rsidDel="005F7F8C">
          <w:delText xml:space="preserve">es </w:delText>
        </w:r>
      </w:del>
      <w:r w:rsidR="00C2613F">
        <w:t xml:space="preserve">el coeficiente de transferencia de masa por convección, D la difusividad dentro del sólido y </w:t>
      </w:r>
      <w:proofErr w:type="spellStart"/>
      <w:r w:rsidR="00C2613F">
        <w:t>Lc</w:t>
      </w:r>
      <w:proofErr w:type="spellEnd"/>
      <w:r w:rsidR="00C2613F">
        <w:t xml:space="preserve"> la longitud característica. Como en el sistema estudiado se mantuvo una agitación vigorosa durante todo el tiempo de extracción, se puede asumir que el coeficiente de transferencia de masa por convección es mucho mayor a la difusividad, por lo que Bi </w:t>
      </w:r>
      <w:r w:rsidR="00C2613F" w:rsidRPr="003062E1">
        <w:rPr>
          <w:sz w:val="18"/>
        </w:rPr>
        <w:sym w:font="Wingdings" w:char="F0E0"/>
      </w:r>
      <w:r w:rsidR="00C2613F" w:rsidRPr="003062E1">
        <w:rPr>
          <w:rFonts w:cs="Times New Roman"/>
        </w:rPr>
        <w:t>∞</w:t>
      </w:r>
      <w:r w:rsidR="00C2613F">
        <w:rPr>
          <w:rFonts w:cs="Times New Roman"/>
        </w:rPr>
        <w:t xml:space="preserve">, en este caso </w:t>
      </w:r>
      <m:oMath>
        <m:r>
          <w:rPr>
            <w:rFonts w:ascii="Cambria Math" w:hAnsi="Cambria Math"/>
          </w:rPr>
          <m:t>g</m:t>
        </m:r>
        <m:d>
          <m:dPr>
            <m:ctrlPr>
              <w:rPr>
                <w:rFonts w:ascii="Cambria Math" w:hAnsi="Cambria Math"/>
                <w:i/>
              </w:rPr>
            </m:ctrlPr>
          </m:dPr>
          <m:e>
            <m:r>
              <w:rPr>
                <w:rFonts w:ascii="Cambria Math" w:hAnsi="Cambria Math"/>
              </w:rPr>
              <m:t>γ,Bi</m:t>
            </m:r>
          </m:e>
        </m:d>
      </m:oMath>
      <w:r w:rsidR="00C2613F" w:rsidRPr="003062E1">
        <w:rPr>
          <w:sz w:val="18"/>
        </w:rPr>
        <w:sym w:font="Wingdings" w:char="F0E0"/>
      </w:r>
      <w:commentRangeStart w:id="397"/>
      <w:r w:rsidR="00C2613F" w:rsidRPr="003062E1">
        <w:t>1</w:t>
      </w:r>
      <w:ins w:id="398" w:author="Federico Ezequiel Benelli" w:date="2019-03-18T19:06:00Z">
        <w:r w:rsidR="0029651B">
          <w:t xml:space="preserve"> </w:t>
        </w:r>
      </w:ins>
      <w:sdt>
        <w:sdtPr>
          <w:rPr>
            <w:sz w:val="18"/>
          </w:rPr>
          <w:id w:val="-376931628"/>
          <w:citation/>
        </w:sdtPr>
        <w:sdtContent>
          <w:r w:rsidR="00B00782">
            <w:rPr>
              <w:sz w:val="18"/>
            </w:rPr>
            <w:fldChar w:fldCharType="begin"/>
          </w:r>
          <w:r w:rsidR="00C2613F">
            <w:rPr>
              <w:sz w:val="18"/>
              <w:lang w:val="es-AR"/>
            </w:rPr>
            <w:instrText xml:space="preserve"> CITATION Sir97 \l 11274 </w:instrText>
          </w:r>
          <w:r w:rsidR="00B00782">
            <w:rPr>
              <w:sz w:val="18"/>
            </w:rPr>
            <w:fldChar w:fldCharType="separate"/>
          </w:r>
          <w:r w:rsidR="00C2613F" w:rsidRPr="003062E1">
            <w:rPr>
              <w:noProof/>
              <w:sz w:val="18"/>
              <w:lang w:val="es-AR"/>
            </w:rPr>
            <w:t>(</w:t>
          </w:r>
          <w:r w:rsidR="00C2613F" w:rsidRPr="003062E1">
            <w:rPr>
              <w:noProof/>
              <w:lang w:val="es-AR"/>
            </w:rPr>
            <w:t>29</w:t>
          </w:r>
          <w:r w:rsidR="00C2613F" w:rsidRPr="003062E1">
            <w:rPr>
              <w:noProof/>
              <w:sz w:val="18"/>
              <w:lang w:val="es-AR"/>
            </w:rPr>
            <w:t>)</w:t>
          </w:r>
          <w:r w:rsidR="00B00782">
            <w:rPr>
              <w:sz w:val="18"/>
            </w:rPr>
            <w:fldChar w:fldCharType="end"/>
          </w:r>
        </w:sdtContent>
      </w:sdt>
      <w:r w:rsidR="00C2613F">
        <w:t xml:space="preserve">. </w:t>
      </w:r>
      <w:commentRangeEnd w:id="397"/>
      <w:r w:rsidR="00EE223C">
        <w:rPr>
          <w:rStyle w:val="CommentReference"/>
        </w:rPr>
        <w:commentReference w:id="397"/>
      </w:r>
    </w:p>
    <w:p w14:paraId="5BEBD0AD" w14:textId="77777777" w:rsidR="00C2613F" w:rsidRDefault="00C2613F" w:rsidP="00C2613F">
      <w:r>
        <w:t xml:space="preserve">El factor de forma </w:t>
      </w:r>
      <m:oMath>
        <m:r>
          <w:rPr>
            <w:rFonts w:ascii="Cambria Math" w:hAnsi="Cambria Math"/>
          </w:rPr>
          <m:t>v</m:t>
        </m:r>
      </m:oMath>
      <w:r>
        <w:t>, puede ser estimado para geometrías no convencionales, aproximando la geometría de las partículas a elipsoides:</w:t>
      </w:r>
    </w:p>
    <w:p w14:paraId="5BEBD0AE" w14:textId="77777777" w:rsidR="00C2613F" w:rsidRDefault="00C2613F" w:rsidP="00C2613F">
      <w:pPr>
        <w:keepNext/>
        <w:jc w:val="center"/>
      </w:pPr>
      <w:r w:rsidRPr="003B08F1">
        <w:rPr>
          <w:noProof/>
          <w:lang w:eastAsia="es-ES"/>
        </w:rPr>
        <w:drawing>
          <wp:inline distT="0" distB="0" distL="0" distR="0" wp14:anchorId="5BEBD197" wp14:editId="5BEBD198">
            <wp:extent cx="2721254" cy="2165725"/>
            <wp:effectExtent l="19050" t="0" r="2896"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email"/>
                    <a:stretch>
                      <a:fillRect/>
                    </a:stretch>
                  </pic:blipFill>
                  <pic:spPr>
                    <a:xfrm>
                      <a:off x="0" y="0"/>
                      <a:ext cx="2738877" cy="2179750"/>
                    </a:xfrm>
                    <a:prstGeom prst="rect">
                      <a:avLst/>
                    </a:prstGeom>
                  </pic:spPr>
                </pic:pic>
              </a:graphicData>
            </a:graphic>
          </wp:inline>
        </w:drawing>
      </w:r>
    </w:p>
    <w:p w14:paraId="5BEBD0AF" w14:textId="77777777" w:rsidR="00C2613F" w:rsidRDefault="00C2613F" w:rsidP="00C2613F">
      <w:pPr>
        <w:pStyle w:val="Caption"/>
        <w:jc w:val="center"/>
      </w:pPr>
      <w:r>
        <w:t xml:space="preserve">Figura </w:t>
      </w:r>
      <w:r w:rsidR="00B00782">
        <w:fldChar w:fldCharType="begin"/>
      </w:r>
      <w:r>
        <w:instrText xml:space="preserve"> SEQ Figura \* ARABIC </w:instrText>
      </w:r>
      <w:r w:rsidR="00B00782">
        <w:fldChar w:fldCharType="separate"/>
      </w:r>
      <w:r w:rsidR="00ED0EF7">
        <w:rPr>
          <w:noProof/>
        </w:rPr>
        <w:t>20</w:t>
      </w:r>
      <w:r w:rsidR="00B00782">
        <w:fldChar w:fldCharType="end"/>
      </w:r>
      <w:r>
        <w:t xml:space="preserve"> Modelo elipsoidal </w:t>
      </w:r>
      <w:sdt>
        <w:sdtPr>
          <w:id w:val="-986930627"/>
          <w:citation/>
        </w:sdtPr>
        <w:sdtContent>
          <w:r w:rsidR="00B00782">
            <w:fldChar w:fldCharType="begin"/>
          </w:r>
          <w:r>
            <w:rPr>
              <w:lang w:val="es-AR"/>
            </w:rPr>
            <w:instrText xml:space="preserve"> CITATION Rit10 \l 11274 </w:instrText>
          </w:r>
          <w:r w:rsidR="00B00782">
            <w:fldChar w:fldCharType="separate"/>
          </w:r>
          <w:r>
            <w:rPr>
              <w:noProof/>
              <w:lang w:val="es-AR"/>
            </w:rPr>
            <w:t>(30)</w:t>
          </w:r>
          <w:r w:rsidR="00B00782">
            <w:fldChar w:fldCharType="end"/>
          </w:r>
        </w:sdtContent>
      </w:sdt>
    </w:p>
    <w:p w14:paraId="5BEBD0B0" w14:textId="77777777" w:rsidR="00C2613F" w:rsidRDefault="00C2613F" w:rsidP="00C2613F">
      <w:r>
        <w:lastRenderedPageBreak/>
        <w:t xml:space="preserve">Puede observarse que este modelo es una generalización de las tres formas clásicas, ya que si </w:t>
      </w:r>
      <w:ins w:id="399" w:author="NN" w:date="2019-02-15T12:31:00Z">
        <w:r w:rsidR="004037BD">
          <w:t xml:space="preserve">los semiejes </w:t>
        </w:r>
      </w:ins>
      <w:commentRangeStart w:id="400"/>
      <w:ins w:id="401" w:author="NN" w:date="2019-02-15T12:32:00Z">
        <w:r w:rsidR="004037BD">
          <w:t>“</w:t>
        </w:r>
      </w:ins>
      <w:r>
        <w:t>a</w:t>
      </w:r>
      <w:ins w:id="402" w:author="NN" w:date="2019-02-15T12:32:00Z">
        <w:r w:rsidR="004037BD">
          <w:t>”</w:t>
        </w:r>
      </w:ins>
      <w:commentRangeEnd w:id="400"/>
      <w:ins w:id="403" w:author="NN" w:date="2019-02-15T12:33:00Z">
        <w:r w:rsidR="004037BD">
          <w:rPr>
            <w:rStyle w:val="CommentReference"/>
          </w:rPr>
          <w:commentReference w:id="400"/>
        </w:r>
      </w:ins>
      <w:ins w:id="404" w:author="NN" w:date="2019-02-15T12:31:00Z">
        <w:r w:rsidR="004037BD">
          <w:t xml:space="preserve"> y </w:t>
        </w:r>
      </w:ins>
      <w:ins w:id="405" w:author="NN" w:date="2019-02-15T12:32:00Z">
        <w:r w:rsidR="004037BD">
          <w:t>“</w:t>
        </w:r>
      </w:ins>
      <w:del w:id="406" w:author="NN" w:date="2019-02-15T12:31:00Z">
        <w:r w:rsidDel="004037BD">
          <w:delText>,</w:delText>
        </w:r>
      </w:del>
      <w:r>
        <w:t>b</w:t>
      </w:r>
      <w:ins w:id="407" w:author="NN" w:date="2019-02-15T12:32:00Z">
        <w:r w:rsidR="004037BD">
          <w:t>”</w:t>
        </w:r>
      </w:ins>
      <w:r>
        <w:t xml:space="preserve"> tiende</w:t>
      </w:r>
      <w:ins w:id="408" w:author="NN" w:date="2019-02-15T12:32:00Z">
        <w:r w:rsidR="004037BD">
          <w:t>n</w:t>
        </w:r>
      </w:ins>
      <w:r>
        <w:t xml:space="preserve"> a infinito se obtiene una placa plata de espesor L, si </w:t>
      </w:r>
      <w:ins w:id="409" w:author="NN" w:date="2019-02-15T12:32:00Z">
        <w:r w:rsidR="004037BD">
          <w:t>la dimensión “</w:t>
        </w:r>
      </w:ins>
      <w:r>
        <w:t>a</w:t>
      </w:r>
      <w:ins w:id="410" w:author="NN" w:date="2019-02-15T12:32:00Z">
        <w:r w:rsidR="004037BD">
          <w:t>” se hace igual a “</w:t>
        </w:r>
      </w:ins>
      <w:del w:id="411" w:author="NN" w:date="2019-02-15T12:32:00Z">
        <w:r w:rsidDel="004037BD">
          <w:delText>=</w:delText>
        </w:r>
      </w:del>
      <w:r>
        <w:t>L</w:t>
      </w:r>
      <w:ins w:id="412" w:author="NN" w:date="2019-02-15T12:32:00Z">
        <w:r w:rsidR="004037BD">
          <w:t>”</w:t>
        </w:r>
      </w:ins>
      <w:r>
        <w:t xml:space="preserve"> y </w:t>
      </w:r>
      <w:ins w:id="413" w:author="NN" w:date="2019-02-15T12:32:00Z">
        <w:r w:rsidR="004037BD">
          <w:t>“</w:t>
        </w:r>
      </w:ins>
      <w:r>
        <w:t>b</w:t>
      </w:r>
      <w:ins w:id="414" w:author="NN" w:date="2019-02-15T12:32:00Z">
        <w:r w:rsidR="004037BD">
          <w:t>”</w:t>
        </w:r>
      </w:ins>
      <w:r>
        <w:t xml:space="preserve"> tiende a infinito se obtiene un cilindro y, finalmente, si </w:t>
      </w:r>
      <w:ins w:id="415" w:author="NN" w:date="2019-02-15T12:32:00Z">
        <w:r w:rsidR="004037BD">
          <w:t>las tres dimensiones son iguales</w:t>
        </w:r>
      </w:ins>
      <w:del w:id="416" w:author="NN" w:date="2019-02-15T12:32:00Z">
        <w:r w:rsidDel="004037BD">
          <w:delText>a=b=L</w:delText>
        </w:r>
      </w:del>
      <w:r>
        <w:t xml:space="preserve"> se obtiene una esfera.</w:t>
      </w:r>
    </w:p>
    <w:p w14:paraId="5BEBD0B1" w14:textId="77777777" w:rsidR="00C2613F" w:rsidRDefault="00C2613F" w:rsidP="00C2613F">
      <w:r>
        <w:t xml:space="preserve">Como las partículas estudiadas en este trabajo ya han sido aproximadas a una geometría elíptica al determinar la distribución de tamaños de partícula (4.4) se consideró que las mismas presentan una forma de elipsoide prolato siendo los valores de b y L </w:t>
      </w:r>
      <w:del w:id="417" w:author="NN" w:date="2019-02-15T12:48:00Z">
        <w:r w:rsidDel="0013166D">
          <w:delText xml:space="preserve">los </w:delText>
        </w:r>
      </w:del>
      <w:ins w:id="418" w:author="NN" w:date="2019-02-15T12:48:00Z">
        <w:r w:rsidR="0013166D">
          <w:t xml:space="preserve">la mitad de los del ancho y del largo </w:t>
        </w:r>
      </w:ins>
      <w:r>
        <w:t>obtenidos en 4.4</w:t>
      </w:r>
      <w:del w:id="419" w:author="NN" w:date="2019-02-15T12:48:00Z">
        <w:r w:rsidDel="0013166D">
          <w:delText xml:space="preserve"> divididos por dos</w:delText>
        </w:r>
      </w:del>
      <w:r>
        <w:t>. El factor de forma para elipsoides prolatos se calcula mediante la siguiente ecuación:</w:t>
      </w:r>
    </w:p>
    <w:p w14:paraId="5BEBD0B2" w14:textId="77777777" w:rsidR="00C2613F" w:rsidRPr="00D21AB9" w:rsidRDefault="00C2613F" w:rsidP="00C2613F">
      <w:pPr>
        <w:keepNext/>
      </w:pPr>
      <m:oMathPara>
        <m:oMath>
          <m:r>
            <w:rPr>
              <w:rFonts w:ascii="Cambria Math" w:hAnsi="Cambria Math"/>
            </w:rPr>
            <m:t>v=2+</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b</m:t>
                      </m:r>
                    </m:den>
                  </m:f>
                </m:e>
              </m:d>
            </m:e>
            <m:sup>
              <m:r>
                <w:rPr>
                  <w:rFonts w:ascii="Cambria Math" w:hAnsi="Cambria Math"/>
                </w:rPr>
                <m:t>2</m:t>
              </m:r>
            </m:sup>
          </m:sSup>
        </m:oMath>
      </m:oMathPara>
    </w:p>
    <w:p w14:paraId="5BEBD0B3" w14:textId="77777777" w:rsidR="00C2613F" w:rsidRDefault="00C2613F" w:rsidP="00C2613F">
      <w:pPr>
        <w:pStyle w:val="Caption"/>
        <w:jc w:val="center"/>
      </w:pPr>
      <w:r>
        <w:t xml:space="preserve">Ecuación </w:t>
      </w:r>
      <w:r w:rsidR="00B00782">
        <w:fldChar w:fldCharType="begin"/>
      </w:r>
      <w:r>
        <w:instrText xml:space="preserve"> SEQ Ecuación \* ARABIC </w:instrText>
      </w:r>
      <w:r w:rsidR="00B00782">
        <w:fldChar w:fldCharType="separate"/>
      </w:r>
      <w:r w:rsidR="0082242D">
        <w:rPr>
          <w:noProof/>
        </w:rPr>
        <w:t>21</w:t>
      </w:r>
      <w:r w:rsidR="00B00782">
        <w:fldChar w:fldCharType="end"/>
      </w:r>
      <w:r>
        <w:t xml:space="preserve"> Factor de forma para elipsoide prolato</w:t>
      </w:r>
    </w:p>
    <w:p w14:paraId="5BEBD0B4" w14:textId="77777777" w:rsidR="00C2613F" w:rsidRDefault="00C2613F" w:rsidP="00C2613F"/>
    <w:p w14:paraId="5BEBD0B5" w14:textId="77777777" w:rsidR="00C2613F" w:rsidRDefault="00C2613F" w:rsidP="00C2613F">
      <w:r>
        <w:t xml:space="preserve">En el caso estudiado se obtuvo un valor de </w:t>
      </w:r>
      <m:oMath>
        <m:r>
          <w:rPr>
            <w:rFonts w:ascii="Cambria Math" w:hAnsi="Cambria Math"/>
          </w:rPr>
          <m:t>v</m:t>
        </m:r>
      </m:oMath>
      <w:r>
        <w:t xml:space="preserve"> igual a 2,018; muy similar al valor de 2 correspondiente a un cilindro infinito, por lo que se consideró aceptable la suposición de que las partículas se asemejen a un cilindro de longitud infinita.</w:t>
      </w:r>
    </w:p>
    <w:p w14:paraId="5BEBD0B6" w14:textId="77777777" w:rsidR="00C2613F" w:rsidRDefault="00982CB3" w:rsidP="00C2613F">
      <w:r>
        <w:t xml:space="preserve">Los datos experimentales pueden </w:t>
      </w:r>
      <w:r w:rsidR="00785169">
        <w:t xml:space="preserve">ajustarse a una ecuación del tipo </w:t>
      </w:r>
      <m:oMath>
        <m:sSub>
          <m:sSubPr>
            <m:ctrlPr>
              <w:rPr>
                <w:rFonts w:ascii="Cambria Math" w:hAnsi="Cambria Math"/>
                <w:i/>
              </w:rPr>
            </m:ctrlPr>
          </m:sSubPr>
          <m:e>
            <m:r>
              <w:rPr>
                <w:rFonts w:ascii="Cambria Math" w:hAnsi="Cambria Math"/>
              </w:rPr>
              <m:t>C</m:t>
            </m:r>
          </m:e>
          <m:sub>
            <m:r>
              <w:rPr>
                <w:rFonts w:ascii="Cambria Math" w:hAnsi="Cambria Math"/>
              </w:rPr>
              <m:t>L</m:t>
            </m:r>
          </m:sub>
        </m:sSub>
        <m:r>
          <w:rPr>
            <w:rFonts w:ascii="Cambria Math" w:hAnsi="Cambria Math"/>
          </w:rPr>
          <m:t>(t)=A-B</m:t>
        </m:r>
        <m:sSup>
          <m:sSupPr>
            <m:ctrlPr>
              <w:rPr>
                <w:rFonts w:ascii="Cambria Math" w:hAnsi="Cambria Math"/>
                <w:i/>
              </w:rPr>
            </m:ctrlPr>
          </m:sSupPr>
          <m:e>
            <m:r>
              <w:rPr>
                <w:rFonts w:ascii="Cambria Math" w:hAnsi="Cambria Math"/>
              </w:rPr>
              <m:t>e</m:t>
            </m:r>
          </m:e>
          <m:sup>
            <m:r>
              <w:rPr>
                <w:rFonts w:ascii="Cambria Math" w:hAnsi="Cambria Math"/>
              </w:rPr>
              <m:t>-Ht</m:t>
            </m:r>
          </m:sup>
        </m:sSup>
      </m:oMath>
      <w:r w:rsidR="00785169">
        <w:t xml:space="preserve">). </w:t>
      </w:r>
      <w:r w:rsidR="00C2613F">
        <w:t xml:space="preserve">Reemplazando </w:t>
      </w:r>
      <m:oMath>
        <m:sSub>
          <m:sSubPr>
            <m:ctrlPr>
              <w:rPr>
                <w:rFonts w:ascii="Cambria Math" w:hAnsi="Cambria Math"/>
                <w:i/>
              </w:rPr>
            </m:ctrlPr>
          </m:sSubPr>
          <m:e>
            <m:r>
              <w:rPr>
                <w:rFonts w:ascii="Cambria Math" w:hAnsi="Cambria Math"/>
              </w:rPr>
              <m:t>C</m:t>
            </m:r>
          </m:e>
          <m:sub>
            <m:r>
              <w:rPr>
                <w:rFonts w:ascii="Cambria Math" w:hAnsi="Cambria Math"/>
              </w:rPr>
              <m:t>L</m:t>
            </m:r>
          </m:sub>
        </m:sSub>
        <m:d>
          <m:dPr>
            <m:ctrlPr>
              <w:rPr>
                <w:rFonts w:ascii="Cambria Math" w:hAnsi="Cambria Math"/>
                <w:i/>
              </w:rPr>
            </m:ctrlPr>
          </m:dPr>
          <m:e>
            <m:r>
              <w:rPr>
                <w:rFonts w:ascii="Cambria Math" w:hAnsi="Cambria Math"/>
              </w:rPr>
              <m:t>t</m:t>
            </m:r>
          </m:e>
        </m:d>
      </m:oMath>
      <w:r w:rsidR="00C2613F">
        <w:t xml:space="preserve"> del ajuste a los datos experimentales en la ecuación -X- (solución analítica ley de Fick) se puede obtener una expresión para E(t) y considerando el parámetro “A” del ajuste como la concentración a tiempo infinito en el líquido. Obteniéndose la ecuación:</w:t>
      </w:r>
    </w:p>
    <w:p w14:paraId="5BEBD0B7" w14:textId="77777777" w:rsidR="00C2613F" w:rsidRDefault="00C2613F" w:rsidP="00C2613F">
      <w:pPr>
        <w:keepNext/>
      </w:pPr>
      <m:oMathPara>
        <m:oMath>
          <m:r>
            <w:rPr>
              <w:rFonts w:ascii="Cambria Math" w:hAnsi="Cambria Math"/>
            </w:rPr>
            <m:t>E</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A</m:t>
              </m:r>
            </m:den>
          </m:f>
          <m:sSup>
            <m:sSupPr>
              <m:ctrlPr>
                <w:rPr>
                  <w:rFonts w:ascii="Cambria Math" w:hAnsi="Cambria Math"/>
                  <w:i/>
                </w:rPr>
              </m:ctrlPr>
            </m:sSupPr>
            <m:e>
              <m:r>
                <w:rPr>
                  <w:rFonts w:ascii="Cambria Math" w:hAnsi="Cambria Math"/>
                </w:rPr>
                <m:t>e</m:t>
              </m:r>
            </m:e>
            <m:sup>
              <m:r>
                <w:rPr>
                  <w:rFonts w:ascii="Cambria Math" w:hAnsi="Cambria Math"/>
                </w:rPr>
                <m:t>-Ht</m:t>
              </m:r>
            </m:sup>
          </m:sSup>
        </m:oMath>
      </m:oMathPara>
    </w:p>
    <w:p w14:paraId="5BEBD0B8" w14:textId="77777777" w:rsidR="00C2613F" w:rsidRDefault="00C2613F" w:rsidP="00C2613F">
      <w:pPr>
        <w:pStyle w:val="Caption"/>
        <w:jc w:val="center"/>
      </w:pPr>
      <w:r>
        <w:t xml:space="preserve">Ecuación </w:t>
      </w:r>
      <w:r w:rsidR="00B00782">
        <w:fldChar w:fldCharType="begin"/>
      </w:r>
      <w:r>
        <w:instrText xml:space="preserve"> SEQ Ecuación \* ARABIC </w:instrText>
      </w:r>
      <w:r w:rsidR="00B00782">
        <w:fldChar w:fldCharType="separate"/>
      </w:r>
      <w:r w:rsidR="0082242D">
        <w:rPr>
          <w:noProof/>
        </w:rPr>
        <w:t>22</w:t>
      </w:r>
      <w:r w:rsidR="00B00782">
        <w:fldChar w:fldCharType="end"/>
      </w:r>
    </w:p>
    <w:p w14:paraId="5BEBD0B9" w14:textId="77777777" w:rsidR="00C2613F" w:rsidRDefault="00C2613F" w:rsidP="007D4777">
      <w:r>
        <w:t xml:space="preserve">Comparando esta ecuación con </w:t>
      </w:r>
      <w:r w:rsidR="00B62243">
        <w:t xml:space="preserve">el </w:t>
      </w:r>
      <w:r>
        <w:t>primer término de la solución analítica de la ley de Fick se puede determinar que</w:t>
      </w:r>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A</m:t>
            </m:r>
          </m:den>
        </m:f>
      </m:oMath>
      <w:r>
        <w:t xml:space="preserve">  y  </w:t>
      </w:r>
      <m:oMath>
        <m:sSubSup>
          <m:sSubSupPr>
            <m:ctrlPr>
              <w:rPr>
                <w:rFonts w:ascii="Cambria Math" w:hAnsi="Cambria Math"/>
                <w:i/>
              </w:rPr>
            </m:ctrlPr>
          </m:sSubSupPr>
          <m:e>
            <m:r>
              <w:rPr>
                <w:rFonts w:ascii="Cambria Math" w:hAnsi="Cambria Math"/>
              </w:rPr>
              <m:t>q</m:t>
            </m:r>
          </m:e>
          <m:sub>
            <m:r>
              <w:rPr>
                <w:rFonts w:ascii="Cambria Math" w:hAnsi="Cambria Math"/>
              </w:rPr>
              <m:t>1</m:t>
            </m:r>
          </m:sub>
          <m:sup>
            <m:r>
              <w:rPr>
                <w:rFonts w:ascii="Cambria Math" w:hAnsi="Cambria Math"/>
              </w:rPr>
              <m:t>2</m:t>
            </m:r>
          </m:sup>
        </m:sSubSup>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 xml:space="preserve">eff </m:t>
                </m:r>
              </m:sub>
            </m:sSub>
          </m:num>
          <m:den>
            <m:r>
              <w:rPr>
                <w:rFonts w:ascii="Cambria Math" w:hAnsi="Cambria Math"/>
              </w:rPr>
              <m:t>L</m:t>
            </m:r>
            <m:sSup>
              <m:sSupPr>
                <m:ctrlPr>
                  <w:rPr>
                    <w:rFonts w:ascii="Cambria Math" w:hAnsi="Cambria Math"/>
                    <w:i/>
                  </w:rPr>
                </m:ctrlPr>
              </m:sSupPr>
              <m:e>
                <m:r>
                  <w:rPr>
                    <w:rFonts w:ascii="Cambria Math" w:hAnsi="Cambria Math"/>
                  </w:rPr>
                  <m:t>c</m:t>
                </m:r>
              </m:e>
              <m:sup>
                <m:r>
                  <w:rPr>
                    <w:rFonts w:ascii="Cambria Math" w:hAnsi="Cambria Math"/>
                  </w:rPr>
                  <m:t>2</m:t>
                </m:r>
              </m:sup>
            </m:sSup>
          </m:den>
        </m:f>
        <m:r>
          <w:rPr>
            <w:rFonts w:ascii="Cambria Math" w:hAnsi="Cambria Math"/>
          </w:rPr>
          <m:t>=H</m:t>
        </m:r>
      </m:oMath>
      <w:r>
        <w:t xml:space="preserve">. </w:t>
      </w:r>
    </w:p>
    <w:p w14:paraId="5BEBD0BA" w14:textId="77777777" w:rsidR="000E0F96" w:rsidRPr="00DF6B71" w:rsidRDefault="000E0F96" w:rsidP="007D4777"/>
    <w:p w14:paraId="5BEBD0BB" w14:textId="77777777" w:rsidR="00147264" w:rsidRDefault="000E031F" w:rsidP="000E031F">
      <w:r>
        <w:t>Para la determinación de la cinética de extracción s</w:t>
      </w:r>
      <w:r w:rsidRPr="000E031F">
        <w:t xml:space="preserve">e agregaron dos muestras de 10 gramos de </w:t>
      </w:r>
      <w:r>
        <w:t>hojas de romero</w:t>
      </w:r>
      <w:r w:rsidRPr="000E031F">
        <w:t xml:space="preserve"> a dos Erlenmeyers</w:t>
      </w:r>
      <w:r>
        <w:t xml:space="preserve"> de 250 mL</w:t>
      </w:r>
      <w:r w:rsidRPr="000E031F">
        <w:t>, posteriormente se les adicionaron 200 mL de solvente de extracción y se mantuvieron en agitación intensa con el fin de minimizar la resistencia a la extracción</w:t>
      </w:r>
      <w:r>
        <w:t xml:space="preserve"> por convección</w:t>
      </w:r>
      <w:r w:rsidRPr="000E031F">
        <w:t>. El momento de adición de solvente se consideró como tiempo cero (t=0) y a partir de ese momento se tomaron muestras de 100</w:t>
      </w:r>
      <w:ins w:id="420" w:author="NN" w:date="2019-02-15T10:27:00Z">
        <w:r w:rsidR="001942FC">
          <w:t xml:space="preserve"> </w:t>
        </w:r>
      </w:ins>
      <w:r w:rsidR="00C2613F">
        <w:rPr>
          <w:rFonts w:cs="Times New Roman"/>
        </w:rPr>
        <w:t>µ</w:t>
      </w:r>
      <w:r w:rsidRPr="000E031F">
        <w:t xml:space="preserve">L a distintos tiempos. Los datos obtenidos se muestran </w:t>
      </w:r>
      <w:r w:rsidR="00210FE5">
        <w:t>a continuación.</w:t>
      </w:r>
    </w:p>
    <w:p w14:paraId="5BEBD0BC" w14:textId="77777777" w:rsidR="00210FE5" w:rsidRDefault="00210FE5" w:rsidP="00210FE5">
      <w:pPr>
        <w:ind w:firstLine="0"/>
        <w:sectPr w:rsidR="00210FE5" w:rsidSect="004A0957">
          <w:type w:val="continuous"/>
          <w:pgSz w:w="11907" w:h="16840" w:code="9"/>
          <w:pgMar w:top="1134" w:right="1134" w:bottom="1134" w:left="1701" w:header="709" w:footer="709" w:gutter="0"/>
          <w:pgNumType w:start="1"/>
          <w:cols w:space="708"/>
          <w:docGrid w:linePitch="360"/>
        </w:sectPr>
      </w:pPr>
    </w:p>
    <w:p w14:paraId="5BEBD0BD" w14:textId="77777777" w:rsidR="00021640" w:rsidRDefault="00021640" w:rsidP="000E031F"/>
    <w:p w14:paraId="5BEBD0BE" w14:textId="77777777" w:rsidR="00785169" w:rsidRDefault="00785169" w:rsidP="000E031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52"/>
        <w:gridCol w:w="4920"/>
      </w:tblGrid>
      <w:tr w:rsidR="00147264" w14:paraId="5BEBD0FF" w14:textId="77777777" w:rsidTr="00147264">
        <w:tc>
          <w:tcPr>
            <w:tcW w:w="4531" w:type="dxa"/>
            <w:vAlign w:val="center"/>
          </w:tcPr>
          <w:tbl>
            <w:tblPr>
              <w:tblStyle w:val="Tablanormal21"/>
              <w:tblW w:w="3961" w:type="dxa"/>
              <w:tblLook w:val="04A0" w:firstRow="1" w:lastRow="0" w:firstColumn="1" w:lastColumn="0" w:noHBand="0" w:noVBand="1"/>
            </w:tblPr>
            <w:tblGrid>
              <w:gridCol w:w="1196"/>
              <w:gridCol w:w="1370"/>
              <w:gridCol w:w="1370"/>
            </w:tblGrid>
            <w:tr w:rsidR="00147264" w:rsidRPr="00785169" w14:paraId="5BEBD0C2" w14:textId="77777777" w:rsidTr="00147264">
              <w:trPr>
                <w:cnfStyle w:val="100000000000" w:firstRow="1" w:lastRow="0" w:firstColumn="0" w:lastColumn="0" w:oddVBand="0" w:evenVBand="0" w:oddHBand="0" w:evenHBand="0" w:firstRowFirstColumn="0" w:firstRowLastColumn="0" w:lastRowFirstColumn="0" w:lastRowLastColumn="0"/>
                <w:trHeight w:val="64"/>
              </w:trPr>
              <w:tc>
                <w:tcPr>
                  <w:cnfStyle w:val="001000000000" w:firstRow="0" w:lastRow="0" w:firstColumn="1" w:lastColumn="0" w:oddVBand="0" w:evenVBand="0" w:oddHBand="0" w:evenHBand="0" w:firstRowFirstColumn="0" w:firstRowLastColumn="0" w:lastRowFirstColumn="0" w:lastRowLastColumn="0"/>
                  <w:tcW w:w="1203" w:type="dxa"/>
                  <w:noWrap/>
                  <w:vAlign w:val="center"/>
                  <w:hideMark/>
                </w:tcPr>
                <w:p w14:paraId="5BEBD0BF" w14:textId="77777777" w:rsidR="00147264" w:rsidRPr="00785169" w:rsidRDefault="00147264" w:rsidP="00147264">
                  <w:pPr>
                    <w:jc w:val="center"/>
                    <w:rPr>
                      <w:rFonts w:eastAsia="Times New Roman" w:cs="Times New Roman"/>
                      <w:color w:val="000000"/>
                      <w:sz w:val="16"/>
                      <w:szCs w:val="16"/>
                      <w:lang w:eastAsia="es-AR"/>
                    </w:rPr>
                  </w:pPr>
                </w:p>
              </w:tc>
              <w:tc>
                <w:tcPr>
                  <w:tcW w:w="1379" w:type="dxa"/>
                  <w:noWrap/>
                  <w:vAlign w:val="center"/>
                  <w:hideMark/>
                </w:tcPr>
                <w:p w14:paraId="5BEBD0C0" w14:textId="77777777" w:rsidR="00147264" w:rsidRPr="00785169" w:rsidRDefault="00147264" w:rsidP="00147264">
                  <w:pPr>
                    <w:ind w:firstLine="0"/>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s-AR"/>
                    </w:rPr>
                  </w:pPr>
                  <w:r w:rsidRPr="00785169">
                    <w:rPr>
                      <w:rFonts w:eastAsia="Times New Roman" w:cs="Times New Roman"/>
                      <w:color w:val="000000"/>
                      <w:sz w:val="16"/>
                      <w:szCs w:val="16"/>
                      <w:lang w:eastAsia="es-AR"/>
                    </w:rPr>
                    <w:t>Muestra 1</w:t>
                  </w:r>
                </w:p>
              </w:tc>
              <w:tc>
                <w:tcPr>
                  <w:tcW w:w="1379" w:type="dxa"/>
                  <w:noWrap/>
                  <w:vAlign w:val="center"/>
                  <w:hideMark/>
                </w:tcPr>
                <w:p w14:paraId="5BEBD0C1" w14:textId="77777777" w:rsidR="00147264" w:rsidRPr="00785169" w:rsidRDefault="00147264" w:rsidP="00147264">
                  <w:pPr>
                    <w:ind w:firstLine="0"/>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s-AR"/>
                    </w:rPr>
                  </w:pPr>
                  <w:r w:rsidRPr="00785169">
                    <w:rPr>
                      <w:rFonts w:eastAsia="Times New Roman" w:cs="Times New Roman"/>
                      <w:color w:val="000000"/>
                      <w:sz w:val="16"/>
                      <w:szCs w:val="16"/>
                      <w:lang w:eastAsia="es-AR"/>
                    </w:rPr>
                    <w:t>Muestra 2</w:t>
                  </w:r>
                </w:p>
              </w:tc>
            </w:tr>
            <w:tr w:rsidR="00147264" w:rsidRPr="00785169" w14:paraId="5BEBD0C6" w14:textId="77777777" w:rsidTr="00147264">
              <w:trPr>
                <w:cnfStyle w:val="000000100000" w:firstRow="0" w:lastRow="0" w:firstColumn="0" w:lastColumn="0" w:oddVBand="0" w:evenVBand="0" w:oddHBand="1" w:evenHBand="0"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1203" w:type="dxa"/>
                  <w:noWrap/>
                  <w:vAlign w:val="center"/>
                  <w:hideMark/>
                </w:tcPr>
                <w:p w14:paraId="5BEBD0C3" w14:textId="77777777" w:rsidR="00147264" w:rsidRPr="00785169" w:rsidRDefault="00147264" w:rsidP="00147264">
                  <w:pPr>
                    <w:ind w:firstLine="0"/>
                    <w:jc w:val="center"/>
                    <w:rPr>
                      <w:rFonts w:eastAsia="Times New Roman" w:cs="Times New Roman"/>
                      <w:color w:val="000000"/>
                      <w:sz w:val="16"/>
                      <w:szCs w:val="16"/>
                      <w:lang w:eastAsia="es-AR"/>
                    </w:rPr>
                  </w:pPr>
                  <w:r w:rsidRPr="00785169">
                    <w:rPr>
                      <w:rFonts w:eastAsia="Times New Roman" w:cs="Times New Roman"/>
                      <w:color w:val="000000"/>
                      <w:sz w:val="16"/>
                      <w:szCs w:val="16"/>
                      <w:lang w:eastAsia="es-AR"/>
                    </w:rPr>
                    <w:t>t (min)</w:t>
                  </w:r>
                </w:p>
              </w:tc>
              <w:tc>
                <w:tcPr>
                  <w:tcW w:w="1379" w:type="dxa"/>
                  <w:noWrap/>
                  <w:vAlign w:val="center"/>
                  <w:hideMark/>
                </w:tcPr>
                <w:p w14:paraId="5BEBD0C4" w14:textId="3F6EDA42" w:rsidR="00147264" w:rsidRPr="00785169" w:rsidRDefault="00147264" w:rsidP="00147264">
                  <w:pPr>
                    <w:ind w:firstLine="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s-AR"/>
                    </w:rPr>
                  </w:pPr>
                  <w:commentRangeStart w:id="421"/>
                  <w:r w:rsidRPr="00785169">
                    <w:rPr>
                      <w:rFonts w:eastAsia="Times New Roman" w:cs="Times New Roman"/>
                      <w:color w:val="000000"/>
                      <w:sz w:val="16"/>
                      <w:szCs w:val="16"/>
                      <w:lang w:eastAsia="es-AR"/>
                    </w:rPr>
                    <w:t>Concentración</w:t>
                  </w:r>
                  <w:ins w:id="422" w:author="Federico Ezequiel Benelli" w:date="2019-06-24T19:02:00Z">
                    <w:r w:rsidR="00B1138F">
                      <w:rPr>
                        <w:rFonts w:eastAsia="Times New Roman" w:cs="Times New Roman"/>
                        <w:color w:val="000000"/>
                        <w:sz w:val="16"/>
                        <w:szCs w:val="16"/>
                        <w:lang w:eastAsia="es-AR"/>
                      </w:rPr>
                      <w:t xml:space="preserve"> en solvente</w:t>
                    </w:r>
                  </w:ins>
                  <w:r w:rsidRPr="00785169">
                    <w:rPr>
                      <w:rFonts w:eastAsia="Times New Roman" w:cs="Times New Roman"/>
                      <w:color w:val="000000"/>
                      <w:sz w:val="16"/>
                      <w:szCs w:val="16"/>
                      <w:lang w:eastAsia="es-AR"/>
                    </w:rPr>
                    <w:t xml:space="preserve"> (Kg/m3)</w:t>
                  </w:r>
                </w:p>
              </w:tc>
              <w:tc>
                <w:tcPr>
                  <w:tcW w:w="1379" w:type="dxa"/>
                  <w:noWrap/>
                  <w:vAlign w:val="center"/>
                  <w:hideMark/>
                </w:tcPr>
                <w:p w14:paraId="5BEBD0C5" w14:textId="6F8640DE" w:rsidR="00147264" w:rsidRPr="00785169" w:rsidRDefault="00147264" w:rsidP="00147264">
                  <w:pPr>
                    <w:ind w:firstLine="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s-AR"/>
                    </w:rPr>
                  </w:pPr>
                  <w:r w:rsidRPr="00785169">
                    <w:rPr>
                      <w:rFonts w:eastAsia="Times New Roman" w:cs="Times New Roman"/>
                      <w:color w:val="000000"/>
                      <w:sz w:val="16"/>
                      <w:szCs w:val="16"/>
                      <w:lang w:eastAsia="es-AR"/>
                    </w:rPr>
                    <w:t>Concentración</w:t>
                  </w:r>
                  <w:ins w:id="423" w:author="Federico Ezequiel Benelli" w:date="2019-06-24T19:02:00Z">
                    <w:r w:rsidR="00B1138F">
                      <w:rPr>
                        <w:rFonts w:eastAsia="Times New Roman" w:cs="Times New Roman"/>
                        <w:color w:val="000000"/>
                        <w:sz w:val="16"/>
                        <w:szCs w:val="16"/>
                        <w:lang w:eastAsia="es-AR"/>
                      </w:rPr>
                      <w:t xml:space="preserve"> en solvente</w:t>
                    </w:r>
                  </w:ins>
                  <w:r w:rsidRPr="00785169">
                    <w:rPr>
                      <w:rFonts w:eastAsia="Times New Roman" w:cs="Times New Roman"/>
                      <w:color w:val="000000"/>
                      <w:sz w:val="16"/>
                      <w:szCs w:val="16"/>
                      <w:lang w:eastAsia="es-AR"/>
                    </w:rPr>
                    <w:t xml:space="preserve"> (Kg/m3)</w:t>
                  </w:r>
                  <w:commentRangeEnd w:id="421"/>
                  <w:r w:rsidR="001942FC">
                    <w:rPr>
                      <w:rStyle w:val="CommentReference"/>
                    </w:rPr>
                    <w:commentReference w:id="421"/>
                  </w:r>
                </w:p>
              </w:tc>
            </w:tr>
            <w:tr w:rsidR="00147264" w:rsidRPr="00785169" w14:paraId="5BEBD0CA" w14:textId="77777777" w:rsidTr="00147264">
              <w:trPr>
                <w:trHeight w:val="258"/>
              </w:trPr>
              <w:tc>
                <w:tcPr>
                  <w:cnfStyle w:val="001000000000" w:firstRow="0" w:lastRow="0" w:firstColumn="1" w:lastColumn="0" w:oddVBand="0" w:evenVBand="0" w:oddHBand="0" w:evenHBand="0" w:firstRowFirstColumn="0" w:firstRowLastColumn="0" w:lastRowFirstColumn="0" w:lastRowLastColumn="0"/>
                  <w:tcW w:w="1203" w:type="dxa"/>
                  <w:noWrap/>
                  <w:vAlign w:val="center"/>
                  <w:hideMark/>
                </w:tcPr>
                <w:p w14:paraId="5BEBD0C7" w14:textId="77777777" w:rsidR="00147264" w:rsidRPr="00785169" w:rsidRDefault="00147264" w:rsidP="00147264">
                  <w:pPr>
                    <w:ind w:firstLine="0"/>
                    <w:jc w:val="center"/>
                    <w:rPr>
                      <w:rFonts w:eastAsia="Times New Roman" w:cs="Times New Roman"/>
                      <w:color w:val="000000"/>
                      <w:sz w:val="16"/>
                      <w:szCs w:val="16"/>
                      <w:lang w:eastAsia="es-AR"/>
                    </w:rPr>
                  </w:pPr>
                  <w:r w:rsidRPr="00785169">
                    <w:rPr>
                      <w:rFonts w:eastAsia="Times New Roman" w:cs="Times New Roman"/>
                      <w:color w:val="000000"/>
                      <w:sz w:val="16"/>
                      <w:szCs w:val="16"/>
                      <w:lang w:eastAsia="es-AR"/>
                    </w:rPr>
                    <w:t>1</w:t>
                  </w:r>
                </w:p>
              </w:tc>
              <w:tc>
                <w:tcPr>
                  <w:tcW w:w="1379" w:type="dxa"/>
                  <w:noWrap/>
                  <w:vAlign w:val="center"/>
                  <w:hideMark/>
                </w:tcPr>
                <w:p w14:paraId="5BEBD0C8" w14:textId="77777777" w:rsidR="00147264" w:rsidRPr="00785169" w:rsidRDefault="00147264" w:rsidP="00147264">
                  <w:pPr>
                    <w:ind w:firstLine="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s-AR"/>
                    </w:rPr>
                  </w:pPr>
                  <w:r w:rsidRPr="00785169">
                    <w:rPr>
                      <w:rFonts w:eastAsia="Times New Roman" w:cs="Times New Roman"/>
                      <w:color w:val="000000"/>
                      <w:sz w:val="16"/>
                      <w:szCs w:val="16"/>
                      <w:lang w:eastAsia="es-AR"/>
                    </w:rPr>
                    <w:t>0,109</w:t>
                  </w:r>
                </w:p>
              </w:tc>
              <w:tc>
                <w:tcPr>
                  <w:tcW w:w="1379" w:type="dxa"/>
                  <w:noWrap/>
                  <w:vAlign w:val="center"/>
                  <w:hideMark/>
                </w:tcPr>
                <w:p w14:paraId="5BEBD0C9" w14:textId="77777777" w:rsidR="00147264" w:rsidRPr="00785169" w:rsidRDefault="00147264" w:rsidP="00147264">
                  <w:pPr>
                    <w:ind w:firstLine="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s-AR"/>
                    </w:rPr>
                  </w:pPr>
                  <w:r w:rsidRPr="00785169">
                    <w:rPr>
                      <w:rFonts w:eastAsia="Times New Roman" w:cs="Times New Roman"/>
                      <w:color w:val="000000"/>
                      <w:sz w:val="16"/>
                      <w:szCs w:val="16"/>
                      <w:lang w:eastAsia="es-AR"/>
                    </w:rPr>
                    <w:t>0,114</w:t>
                  </w:r>
                </w:p>
              </w:tc>
            </w:tr>
            <w:tr w:rsidR="00147264" w:rsidRPr="00785169" w14:paraId="5BEBD0CE" w14:textId="77777777" w:rsidTr="00147264">
              <w:trPr>
                <w:cnfStyle w:val="000000100000" w:firstRow="0" w:lastRow="0" w:firstColumn="0" w:lastColumn="0" w:oddVBand="0" w:evenVBand="0" w:oddHBand="1" w:evenHBand="0" w:firstRowFirstColumn="0" w:firstRowLastColumn="0" w:lastRowFirstColumn="0" w:lastRowLastColumn="0"/>
                <w:trHeight w:val="242"/>
              </w:trPr>
              <w:tc>
                <w:tcPr>
                  <w:cnfStyle w:val="001000000000" w:firstRow="0" w:lastRow="0" w:firstColumn="1" w:lastColumn="0" w:oddVBand="0" w:evenVBand="0" w:oddHBand="0" w:evenHBand="0" w:firstRowFirstColumn="0" w:firstRowLastColumn="0" w:lastRowFirstColumn="0" w:lastRowLastColumn="0"/>
                  <w:tcW w:w="1203" w:type="dxa"/>
                  <w:noWrap/>
                  <w:vAlign w:val="center"/>
                  <w:hideMark/>
                </w:tcPr>
                <w:p w14:paraId="5BEBD0CB" w14:textId="77777777" w:rsidR="00147264" w:rsidRPr="00785169" w:rsidRDefault="00147264" w:rsidP="00147264">
                  <w:pPr>
                    <w:ind w:firstLine="0"/>
                    <w:jc w:val="center"/>
                    <w:rPr>
                      <w:rFonts w:eastAsia="Times New Roman" w:cs="Times New Roman"/>
                      <w:color w:val="000000"/>
                      <w:sz w:val="16"/>
                      <w:szCs w:val="16"/>
                      <w:lang w:eastAsia="es-AR"/>
                    </w:rPr>
                  </w:pPr>
                  <w:r w:rsidRPr="00785169">
                    <w:rPr>
                      <w:rFonts w:eastAsia="Times New Roman" w:cs="Times New Roman"/>
                      <w:color w:val="000000"/>
                      <w:sz w:val="16"/>
                      <w:szCs w:val="16"/>
                      <w:lang w:eastAsia="es-AR"/>
                    </w:rPr>
                    <w:t>5</w:t>
                  </w:r>
                </w:p>
              </w:tc>
              <w:tc>
                <w:tcPr>
                  <w:tcW w:w="1379" w:type="dxa"/>
                  <w:noWrap/>
                  <w:vAlign w:val="center"/>
                  <w:hideMark/>
                </w:tcPr>
                <w:p w14:paraId="5BEBD0CC" w14:textId="77777777" w:rsidR="00147264" w:rsidRPr="00785169" w:rsidRDefault="00147264" w:rsidP="00147264">
                  <w:pPr>
                    <w:ind w:firstLine="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s-AR"/>
                    </w:rPr>
                  </w:pPr>
                  <w:r w:rsidRPr="00785169">
                    <w:rPr>
                      <w:rFonts w:eastAsia="Times New Roman" w:cs="Times New Roman"/>
                      <w:color w:val="000000"/>
                      <w:sz w:val="16"/>
                      <w:szCs w:val="16"/>
                      <w:lang w:eastAsia="es-AR"/>
                    </w:rPr>
                    <w:t>0,205</w:t>
                  </w:r>
                </w:p>
              </w:tc>
              <w:tc>
                <w:tcPr>
                  <w:tcW w:w="1379" w:type="dxa"/>
                  <w:noWrap/>
                  <w:vAlign w:val="center"/>
                  <w:hideMark/>
                </w:tcPr>
                <w:p w14:paraId="5BEBD0CD" w14:textId="77777777" w:rsidR="00147264" w:rsidRPr="00785169" w:rsidRDefault="00147264" w:rsidP="00147264">
                  <w:pPr>
                    <w:ind w:firstLine="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s-AR"/>
                    </w:rPr>
                  </w:pPr>
                  <w:r w:rsidRPr="00785169">
                    <w:rPr>
                      <w:rFonts w:eastAsia="Times New Roman" w:cs="Times New Roman"/>
                      <w:color w:val="000000"/>
                      <w:sz w:val="16"/>
                      <w:szCs w:val="16"/>
                      <w:lang w:eastAsia="es-AR"/>
                    </w:rPr>
                    <w:t>0,205</w:t>
                  </w:r>
                </w:p>
              </w:tc>
            </w:tr>
            <w:tr w:rsidR="00147264" w:rsidRPr="00785169" w14:paraId="5BEBD0D2" w14:textId="77777777" w:rsidTr="00147264">
              <w:trPr>
                <w:trHeight w:val="242"/>
              </w:trPr>
              <w:tc>
                <w:tcPr>
                  <w:cnfStyle w:val="001000000000" w:firstRow="0" w:lastRow="0" w:firstColumn="1" w:lastColumn="0" w:oddVBand="0" w:evenVBand="0" w:oddHBand="0" w:evenHBand="0" w:firstRowFirstColumn="0" w:firstRowLastColumn="0" w:lastRowFirstColumn="0" w:lastRowLastColumn="0"/>
                  <w:tcW w:w="1203" w:type="dxa"/>
                  <w:noWrap/>
                  <w:vAlign w:val="center"/>
                  <w:hideMark/>
                </w:tcPr>
                <w:p w14:paraId="5BEBD0CF" w14:textId="77777777" w:rsidR="00147264" w:rsidRPr="00785169" w:rsidRDefault="00147264" w:rsidP="00147264">
                  <w:pPr>
                    <w:ind w:firstLine="0"/>
                    <w:jc w:val="center"/>
                    <w:rPr>
                      <w:rFonts w:eastAsia="Times New Roman" w:cs="Times New Roman"/>
                      <w:color w:val="000000"/>
                      <w:sz w:val="16"/>
                      <w:szCs w:val="16"/>
                      <w:lang w:eastAsia="es-AR"/>
                    </w:rPr>
                  </w:pPr>
                  <w:r w:rsidRPr="00785169">
                    <w:rPr>
                      <w:rFonts w:eastAsia="Times New Roman" w:cs="Times New Roman"/>
                      <w:color w:val="000000"/>
                      <w:sz w:val="16"/>
                      <w:szCs w:val="16"/>
                      <w:lang w:eastAsia="es-AR"/>
                    </w:rPr>
                    <w:t>10</w:t>
                  </w:r>
                </w:p>
              </w:tc>
              <w:tc>
                <w:tcPr>
                  <w:tcW w:w="1379" w:type="dxa"/>
                  <w:noWrap/>
                  <w:vAlign w:val="center"/>
                  <w:hideMark/>
                </w:tcPr>
                <w:p w14:paraId="5BEBD0D0" w14:textId="77777777" w:rsidR="00147264" w:rsidRPr="00785169" w:rsidRDefault="00147264" w:rsidP="00147264">
                  <w:pPr>
                    <w:ind w:firstLine="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s-AR"/>
                    </w:rPr>
                  </w:pPr>
                  <w:r w:rsidRPr="00785169">
                    <w:rPr>
                      <w:rFonts w:eastAsia="Times New Roman" w:cs="Times New Roman"/>
                      <w:color w:val="000000"/>
                      <w:sz w:val="16"/>
                      <w:szCs w:val="16"/>
                      <w:lang w:eastAsia="es-AR"/>
                    </w:rPr>
                    <w:t>0,294</w:t>
                  </w:r>
                </w:p>
              </w:tc>
              <w:tc>
                <w:tcPr>
                  <w:tcW w:w="1379" w:type="dxa"/>
                  <w:noWrap/>
                  <w:vAlign w:val="center"/>
                  <w:hideMark/>
                </w:tcPr>
                <w:p w14:paraId="5BEBD0D1" w14:textId="77777777" w:rsidR="00147264" w:rsidRPr="00785169" w:rsidRDefault="00147264" w:rsidP="00147264">
                  <w:pPr>
                    <w:ind w:firstLine="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s-AR"/>
                    </w:rPr>
                  </w:pPr>
                  <w:r w:rsidRPr="00785169">
                    <w:rPr>
                      <w:rFonts w:eastAsia="Times New Roman" w:cs="Times New Roman"/>
                      <w:color w:val="000000"/>
                      <w:sz w:val="16"/>
                      <w:szCs w:val="16"/>
                      <w:lang w:eastAsia="es-AR"/>
                    </w:rPr>
                    <w:t>0,298</w:t>
                  </w:r>
                </w:p>
              </w:tc>
            </w:tr>
            <w:tr w:rsidR="00147264" w:rsidRPr="00785169" w14:paraId="5BEBD0D6" w14:textId="77777777" w:rsidTr="00147264">
              <w:trPr>
                <w:cnfStyle w:val="000000100000" w:firstRow="0" w:lastRow="0" w:firstColumn="0" w:lastColumn="0" w:oddVBand="0" w:evenVBand="0" w:oddHBand="1" w:evenHBand="0" w:firstRowFirstColumn="0" w:firstRowLastColumn="0" w:lastRowFirstColumn="0" w:lastRowLastColumn="0"/>
                <w:trHeight w:val="242"/>
              </w:trPr>
              <w:tc>
                <w:tcPr>
                  <w:cnfStyle w:val="001000000000" w:firstRow="0" w:lastRow="0" w:firstColumn="1" w:lastColumn="0" w:oddVBand="0" w:evenVBand="0" w:oddHBand="0" w:evenHBand="0" w:firstRowFirstColumn="0" w:firstRowLastColumn="0" w:lastRowFirstColumn="0" w:lastRowLastColumn="0"/>
                  <w:tcW w:w="1203" w:type="dxa"/>
                  <w:noWrap/>
                  <w:vAlign w:val="center"/>
                  <w:hideMark/>
                </w:tcPr>
                <w:p w14:paraId="5BEBD0D3" w14:textId="77777777" w:rsidR="00147264" w:rsidRPr="00785169" w:rsidRDefault="00147264" w:rsidP="00147264">
                  <w:pPr>
                    <w:ind w:firstLine="0"/>
                    <w:jc w:val="center"/>
                    <w:rPr>
                      <w:rFonts w:eastAsia="Times New Roman" w:cs="Times New Roman"/>
                      <w:color w:val="000000"/>
                      <w:sz w:val="16"/>
                      <w:szCs w:val="16"/>
                      <w:lang w:eastAsia="es-AR"/>
                    </w:rPr>
                  </w:pPr>
                  <w:r w:rsidRPr="00785169">
                    <w:rPr>
                      <w:rFonts w:eastAsia="Times New Roman" w:cs="Times New Roman"/>
                      <w:color w:val="000000"/>
                      <w:sz w:val="16"/>
                      <w:szCs w:val="16"/>
                      <w:lang w:eastAsia="es-AR"/>
                    </w:rPr>
                    <w:t>15</w:t>
                  </w:r>
                </w:p>
              </w:tc>
              <w:tc>
                <w:tcPr>
                  <w:tcW w:w="1379" w:type="dxa"/>
                  <w:noWrap/>
                  <w:vAlign w:val="center"/>
                  <w:hideMark/>
                </w:tcPr>
                <w:p w14:paraId="5BEBD0D4" w14:textId="77777777" w:rsidR="00147264" w:rsidRPr="00785169" w:rsidRDefault="00147264" w:rsidP="00147264">
                  <w:pPr>
                    <w:ind w:firstLine="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s-AR"/>
                    </w:rPr>
                  </w:pPr>
                  <w:r w:rsidRPr="00785169">
                    <w:rPr>
                      <w:rFonts w:eastAsia="Times New Roman" w:cs="Times New Roman"/>
                      <w:color w:val="000000"/>
                      <w:sz w:val="16"/>
                      <w:szCs w:val="16"/>
                      <w:lang w:eastAsia="es-AR"/>
                    </w:rPr>
                    <w:t>0,462</w:t>
                  </w:r>
                </w:p>
              </w:tc>
              <w:tc>
                <w:tcPr>
                  <w:tcW w:w="1379" w:type="dxa"/>
                  <w:noWrap/>
                  <w:vAlign w:val="center"/>
                  <w:hideMark/>
                </w:tcPr>
                <w:p w14:paraId="5BEBD0D5" w14:textId="77777777" w:rsidR="00147264" w:rsidRPr="00785169" w:rsidRDefault="00147264" w:rsidP="00147264">
                  <w:pPr>
                    <w:ind w:firstLine="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s-AR"/>
                    </w:rPr>
                  </w:pPr>
                  <w:r w:rsidRPr="00785169">
                    <w:rPr>
                      <w:rFonts w:eastAsia="Times New Roman" w:cs="Times New Roman"/>
                      <w:color w:val="000000"/>
                      <w:sz w:val="16"/>
                      <w:szCs w:val="16"/>
                      <w:lang w:eastAsia="es-AR"/>
                    </w:rPr>
                    <w:t>0,455</w:t>
                  </w:r>
                </w:p>
              </w:tc>
            </w:tr>
            <w:tr w:rsidR="00147264" w:rsidRPr="00785169" w14:paraId="5BEBD0DA" w14:textId="77777777" w:rsidTr="00147264">
              <w:trPr>
                <w:trHeight w:val="242"/>
              </w:trPr>
              <w:tc>
                <w:tcPr>
                  <w:cnfStyle w:val="001000000000" w:firstRow="0" w:lastRow="0" w:firstColumn="1" w:lastColumn="0" w:oddVBand="0" w:evenVBand="0" w:oddHBand="0" w:evenHBand="0" w:firstRowFirstColumn="0" w:firstRowLastColumn="0" w:lastRowFirstColumn="0" w:lastRowLastColumn="0"/>
                  <w:tcW w:w="1203" w:type="dxa"/>
                  <w:noWrap/>
                  <w:vAlign w:val="center"/>
                  <w:hideMark/>
                </w:tcPr>
                <w:p w14:paraId="5BEBD0D7" w14:textId="77777777" w:rsidR="00147264" w:rsidRPr="00785169" w:rsidRDefault="00147264" w:rsidP="00147264">
                  <w:pPr>
                    <w:ind w:firstLine="0"/>
                    <w:jc w:val="center"/>
                    <w:rPr>
                      <w:rFonts w:eastAsia="Times New Roman" w:cs="Times New Roman"/>
                      <w:color w:val="000000"/>
                      <w:sz w:val="16"/>
                      <w:szCs w:val="16"/>
                      <w:lang w:eastAsia="es-AR"/>
                    </w:rPr>
                  </w:pPr>
                  <w:r w:rsidRPr="00785169">
                    <w:rPr>
                      <w:rFonts w:eastAsia="Times New Roman" w:cs="Times New Roman"/>
                      <w:color w:val="000000"/>
                      <w:sz w:val="16"/>
                      <w:szCs w:val="16"/>
                      <w:lang w:eastAsia="es-AR"/>
                    </w:rPr>
                    <w:t>30</w:t>
                  </w:r>
                </w:p>
              </w:tc>
              <w:tc>
                <w:tcPr>
                  <w:tcW w:w="1379" w:type="dxa"/>
                  <w:noWrap/>
                  <w:vAlign w:val="center"/>
                  <w:hideMark/>
                </w:tcPr>
                <w:p w14:paraId="5BEBD0D8" w14:textId="77777777" w:rsidR="00147264" w:rsidRPr="00785169" w:rsidRDefault="00147264" w:rsidP="00147264">
                  <w:pPr>
                    <w:ind w:firstLine="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s-AR"/>
                    </w:rPr>
                  </w:pPr>
                  <w:r w:rsidRPr="00785169">
                    <w:rPr>
                      <w:rFonts w:eastAsia="Times New Roman" w:cs="Times New Roman"/>
                      <w:color w:val="000000"/>
                      <w:sz w:val="16"/>
                      <w:szCs w:val="16"/>
                      <w:lang w:eastAsia="es-AR"/>
                    </w:rPr>
                    <w:t>0,762</w:t>
                  </w:r>
                </w:p>
              </w:tc>
              <w:tc>
                <w:tcPr>
                  <w:tcW w:w="1379" w:type="dxa"/>
                  <w:noWrap/>
                  <w:vAlign w:val="center"/>
                  <w:hideMark/>
                </w:tcPr>
                <w:p w14:paraId="5BEBD0D9" w14:textId="77777777" w:rsidR="00147264" w:rsidRPr="00785169" w:rsidRDefault="00147264" w:rsidP="00147264">
                  <w:pPr>
                    <w:ind w:firstLine="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s-AR"/>
                    </w:rPr>
                  </w:pPr>
                  <w:r w:rsidRPr="00785169">
                    <w:rPr>
                      <w:rFonts w:eastAsia="Times New Roman" w:cs="Times New Roman"/>
                      <w:color w:val="000000"/>
                      <w:sz w:val="16"/>
                      <w:szCs w:val="16"/>
                      <w:lang w:eastAsia="es-AR"/>
                    </w:rPr>
                    <w:t>0,679</w:t>
                  </w:r>
                </w:p>
              </w:tc>
            </w:tr>
            <w:tr w:rsidR="00147264" w:rsidRPr="00785169" w14:paraId="5BEBD0DE" w14:textId="77777777" w:rsidTr="00147264">
              <w:trPr>
                <w:cnfStyle w:val="000000100000" w:firstRow="0" w:lastRow="0" w:firstColumn="0" w:lastColumn="0" w:oddVBand="0" w:evenVBand="0" w:oddHBand="1" w:evenHBand="0" w:firstRowFirstColumn="0" w:firstRowLastColumn="0" w:lastRowFirstColumn="0" w:lastRowLastColumn="0"/>
                <w:trHeight w:val="242"/>
              </w:trPr>
              <w:tc>
                <w:tcPr>
                  <w:cnfStyle w:val="001000000000" w:firstRow="0" w:lastRow="0" w:firstColumn="1" w:lastColumn="0" w:oddVBand="0" w:evenVBand="0" w:oddHBand="0" w:evenHBand="0" w:firstRowFirstColumn="0" w:firstRowLastColumn="0" w:lastRowFirstColumn="0" w:lastRowLastColumn="0"/>
                  <w:tcW w:w="1203" w:type="dxa"/>
                  <w:noWrap/>
                  <w:vAlign w:val="center"/>
                  <w:hideMark/>
                </w:tcPr>
                <w:p w14:paraId="5BEBD0DB" w14:textId="77777777" w:rsidR="00147264" w:rsidRPr="00785169" w:rsidRDefault="00147264" w:rsidP="00147264">
                  <w:pPr>
                    <w:ind w:firstLine="0"/>
                    <w:jc w:val="center"/>
                    <w:rPr>
                      <w:rFonts w:eastAsia="Times New Roman" w:cs="Times New Roman"/>
                      <w:color w:val="000000"/>
                      <w:sz w:val="16"/>
                      <w:szCs w:val="16"/>
                      <w:lang w:eastAsia="es-AR"/>
                    </w:rPr>
                  </w:pPr>
                  <w:r w:rsidRPr="00785169">
                    <w:rPr>
                      <w:rFonts w:eastAsia="Times New Roman" w:cs="Times New Roman"/>
                      <w:color w:val="000000"/>
                      <w:sz w:val="16"/>
                      <w:szCs w:val="16"/>
                      <w:lang w:eastAsia="es-AR"/>
                    </w:rPr>
                    <w:t>40</w:t>
                  </w:r>
                </w:p>
              </w:tc>
              <w:tc>
                <w:tcPr>
                  <w:tcW w:w="1379" w:type="dxa"/>
                  <w:noWrap/>
                  <w:vAlign w:val="center"/>
                  <w:hideMark/>
                </w:tcPr>
                <w:p w14:paraId="5BEBD0DC" w14:textId="77777777" w:rsidR="00147264" w:rsidRPr="00785169" w:rsidRDefault="00147264" w:rsidP="00147264">
                  <w:pPr>
                    <w:ind w:firstLine="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s-AR"/>
                    </w:rPr>
                  </w:pPr>
                  <w:r w:rsidRPr="00785169">
                    <w:rPr>
                      <w:rFonts w:eastAsia="Times New Roman" w:cs="Times New Roman"/>
                      <w:color w:val="000000"/>
                      <w:sz w:val="16"/>
                      <w:szCs w:val="16"/>
                      <w:lang w:eastAsia="es-AR"/>
                    </w:rPr>
                    <w:t>0,990</w:t>
                  </w:r>
                </w:p>
              </w:tc>
              <w:tc>
                <w:tcPr>
                  <w:tcW w:w="1379" w:type="dxa"/>
                  <w:noWrap/>
                  <w:vAlign w:val="center"/>
                  <w:hideMark/>
                </w:tcPr>
                <w:p w14:paraId="5BEBD0DD" w14:textId="77777777" w:rsidR="00147264" w:rsidRPr="00785169" w:rsidRDefault="00147264" w:rsidP="00147264">
                  <w:pPr>
                    <w:ind w:firstLine="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s-AR"/>
                    </w:rPr>
                  </w:pPr>
                  <w:r w:rsidRPr="00785169">
                    <w:rPr>
                      <w:rFonts w:eastAsia="Times New Roman" w:cs="Times New Roman"/>
                      <w:color w:val="000000"/>
                      <w:sz w:val="16"/>
                      <w:szCs w:val="16"/>
                      <w:lang w:eastAsia="es-AR"/>
                    </w:rPr>
                    <w:t>0,869</w:t>
                  </w:r>
                </w:p>
              </w:tc>
            </w:tr>
            <w:tr w:rsidR="00147264" w:rsidRPr="00785169" w14:paraId="5BEBD0E2" w14:textId="77777777" w:rsidTr="00147264">
              <w:trPr>
                <w:trHeight w:val="242"/>
              </w:trPr>
              <w:tc>
                <w:tcPr>
                  <w:cnfStyle w:val="001000000000" w:firstRow="0" w:lastRow="0" w:firstColumn="1" w:lastColumn="0" w:oddVBand="0" w:evenVBand="0" w:oddHBand="0" w:evenHBand="0" w:firstRowFirstColumn="0" w:firstRowLastColumn="0" w:lastRowFirstColumn="0" w:lastRowLastColumn="0"/>
                  <w:tcW w:w="1203" w:type="dxa"/>
                  <w:noWrap/>
                  <w:vAlign w:val="center"/>
                  <w:hideMark/>
                </w:tcPr>
                <w:p w14:paraId="5BEBD0DF" w14:textId="77777777" w:rsidR="00147264" w:rsidRPr="00785169" w:rsidRDefault="00147264" w:rsidP="00147264">
                  <w:pPr>
                    <w:ind w:firstLine="0"/>
                    <w:jc w:val="center"/>
                    <w:rPr>
                      <w:rFonts w:eastAsia="Times New Roman" w:cs="Times New Roman"/>
                      <w:color w:val="000000"/>
                      <w:sz w:val="16"/>
                      <w:szCs w:val="16"/>
                      <w:lang w:eastAsia="es-AR"/>
                    </w:rPr>
                  </w:pPr>
                  <w:r w:rsidRPr="00785169">
                    <w:rPr>
                      <w:rFonts w:eastAsia="Times New Roman" w:cs="Times New Roman"/>
                      <w:color w:val="000000"/>
                      <w:sz w:val="16"/>
                      <w:szCs w:val="16"/>
                      <w:lang w:eastAsia="es-AR"/>
                    </w:rPr>
                    <w:t>80</w:t>
                  </w:r>
                </w:p>
              </w:tc>
              <w:tc>
                <w:tcPr>
                  <w:tcW w:w="1379" w:type="dxa"/>
                  <w:noWrap/>
                  <w:vAlign w:val="center"/>
                  <w:hideMark/>
                </w:tcPr>
                <w:p w14:paraId="5BEBD0E0" w14:textId="77777777" w:rsidR="00147264" w:rsidRPr="00785169" w:rsidRDefault="00147264" w:rsidP="00147264">
                  <w:pPr>
                    <w:ind w:firstLine="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s-AR"/>
                    </w:rPr>
                  </w:pPr>
                  <w:r w:rsidRPr="00785169">
                    <w:rPr>
                      <w:rFonts w:eastAsia="Times New Roman" w:cs="Times New Roman"/>
                      <w:color w:val="000000"/>
                      <w:sz w:val="16"/>
                      <w:szCs w:val="16"/>
                      <w:lang w:eastAsia="es-AR"/>
                    </w:rPr>
                    <w:t>1,255</w:t>
                  </w:r>
                </w:p>
              </w:tc>
              <w:tc>
                <w:tcPr>
                  <w:tcW w:w="1379" w:type="dxa"/>
                  <w:noWrap/>
                  <w:vAlign w:val="center"/>
                  <w:hideMark/>
                </w:tcPr>
                <w:p w14:paraId="5BEBD0E1" w14:textId="77777777" w:rsidR="00147264" w:rsidRPr="00785169" w:rsidRDefault="00147264" w:rsidP="00147264">
                  <w:pPr>
                    <w:ind w:firstLine="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s-AR"/>
                    </w:rPr>
                  </w:pPr>
                  <w:r w:rsidRPr="00785169">
                    <w:rPr>
                      <w:rFonts w:eastAsia="Times New Roman" w:cs="Times New Roman"/>
                      <w:color w:val="000000"/>
                      <w:sz w:val="16"/>
                      <w:szCs w:val="16"/>
                      <w:lang w:eastAsia="es-AR"/>
                    </w:rPr>
                    <w:t>1,341</w:t>
                  </w:r>
                </w:p>
              </w:tc>
            </w:tr>
            <w:tr w:rsidR="00147264" w:rsidRPr="00785169" w14:paraId="5BEBD0E6" w14:textId="77777777" w:rsidTr="00147264">
              <w:trPr>
                <w:cnfStyle w:val="000000100000" w:firstRow="0" w:lastRow="0" w:firstColumn="0" w:lastColumn="0" w:oddVBand="0" w:evenVBand="0" w:oddHBand="1" w:evenHBand="0" w:firstRowFirstColumn="0" w:firstRowLastColumn="0" w:lastRowFirstColumn="0" w:lastRowLastColumn="0"/>
                <w:trHeight w:val="242"/>
              </w:trPr>
              <w:tc>
                <w:tcPr>
                  <w:cnfStyle w:val="001000000000" w:firstRow="0" w:lastRow="0" w:firstColumn="1" w:lastColumn="0" w:oddVBand="0" w:evenVBand="0" w:oddHBand="0" w:evenHBand="0" w:firstRowFirstColumn="0" w:firstRowLastColumn="0" w:lastRowFirstColumn="0" w:lastRowLastColumn="0"/>
                  <w:tcW w:w="1203" w:type="dxa"/>
                  <w:noWrap/>
                  <w:vAlign w:val="center"/>
                  <w:hideMark/>
                </w:tcPr>
                <w:p w14:paraId="5BEBD0E3" w14:textId="77777777" w:rsidR="00147264" w:rsidRPr="00785169" w:rsidRDefault="00147264" w:rsidP="00147264">
                  <w:pPr>
                    <w:ind w:firstLine="0"/>
                    <w:jc w:val="center"/>
                    <w:rPr>
                      <w:rFonts w:eastAsia="Times New Roman" w:cs="Times New Roman"/>
                      <w:color w:val="000000"/>
                      <w:sz w:val="16"/>
                      <w:szCs w:val="16"/>
                      <w:lang w:eastAsia="es-AR"/>
                    </w:rPr>
                  </w:pPr>
                  <w:r w:rsidRPr="00785169">
                    <w:rPr>
                      <w:rFonts w:eastAsia="Times New Roman" w:cs="Times New Roman"/>
                      <w:color w:val="000000"/>
                      <w:sz w:val="16"/>
                      <w:szCs w:val="16"/>
                      <w:lang w:eastAsia="es-AR"/>
                    </w:rPr>
                    <w:t>108</w:t>
                  </w:r>
                </w:p>
              </w:tc>
              <w:tc>
                <w:tcPr>
                  <w:tcW w:w="1379" w:type="dxa"/>
                  <w:noWrap/>
                  <w:vAlign w:val="center"/>
                  <w:hideMark/>
                </w:tcPr>
                <w:p w14:paraId="5BEBD0E4" w14:textId="77777777" w:rsidR="00147264" w:rsidRPr="00785169" w:rsidRDefault="00147264" w:rsidP="00147264">
                  <w:pPr>
                    <w:ind w:firstLine="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s-AR"/>
                    </w:rPr>
                  </w:pPr>
                  <w:r w:rsidRPr="00785169">
                    <w:rPr>
                      <w:rFonts w:eastAsia="Times New Roman" w:cs="Times New Roman"/>
                      <w:color w:val="000000"/>
                      <w:sz w:val="16"/>
                      <w:szCs w:val="16"/>
                      <w:lang w:eastAsia="es-AR"/>
                    </w:rPr>
                    <w:t>1,350</w:t>
                  </w:r>
                </w:p>
              </w:tc>
              <w:tc>
                <w:tcPr>
                  <w:tcW w:w="1379" w:type="dxa"/>
                  <w:noWrap/>
                  <w:vAlign w:val="center"/>
                  <w:hideMark/>
                </w:tcPr>
                <w:p w14:paraId="5BEBD0E5" w14:textId="77777777" w:rsidR="00147264" w:rsidRPr="00785169" w:rsidRDefault="00147264" w:rsidP="00147264">
                  <w:pPr>
                    <w:ind w:firstLine="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s-AR"/>
                    </w:rPr>
                  </w:pPr>
                  <w:r w:rsidRPr="00785169">
                    <w:rPr>
                      <w:rFonts w:eastAsia="Times New Roman" w:cs="Times New Roman"/>
                      <w:color w:val="000000"/>
                      <w:sz w:val="16"/>
                      <w:szCs w:val="16"/>
                      <w:lang w:eastAsia="es-AR"/>
                    </w:rPr>
                    <w:t>1,397</w:t>
                  </w:r>
                </w:p>
              </w:tc>
            </w:tr>
            <w:tr w:rsidR="00147264" w:rsidRPr="00785169" w14:paraId="5BEBD0EA" w14:textId="77777777" w:rsidTr="00147264">
              <w:trPr>
                <w:trHeight w:val="242"/>
              </w:trPr>
              <w:tc>
                <w:tcPr>
                  <w:cnfStyle w:val="001000000000" w:firstRow="0" w:lastRow="0" w:firstColumn="1" w:lastColumn="0" w:oddVBand="0" w:evenVBand="0" w:oddHBand="0" w:evenHBand="0" w:firstRowFirstColumn="0" w:firstRowLastColumn="0" w:lastRowFirstColumn="0" w:lastRowLastColumn="0"/>
                  <w:tcW w:w="1203" w:type="dxa"/>
                  <w:noWrap/>
                  <w:vAlign w:val="center"/>
                  <w:hideMark/>
                </w:tcPr>
                <w:p w14:paraId="5BEBD0E7" w14:textId="77777777" w:rsidR="00147264" w:rsidRPr="00785169" w:rsidRDefault="00147264" w:rsidP="00147264">
                  <w:pPr>
                    <w:ind w:firstLine="0"/>
                    <w:jc w:val="center"/>
                    <w:rPr>
                      <w:rFonts w:eastAsia="Times New Roman" w:cs="Times New Roman"/>
                      <w:color w:val="000000"/>
                      <w:sz w:val="16"/>
                      <w:szCs w:val="16"/>
                      <w:lang w:eastAsia="es-AR"/>
                    </w:rPr>
                  </w:pPr>
                  <w:r w:rsidRPr="00785169">
                    <w:rPr>
                      <w:rFonts w:eastAsia="Times New Roman" w:cs="Times New Roman"/>
                      <w:color w:val="000000"/>
                      <w:sz w:val="16"/>
                      <w:szCs w:val="16"/>
                      <w:lang w:eastAsia="es-AR"/>
                    </w:rPr>
                    <w:t>142</w:t>
                  </w:r>
                </w:p>
              </w:tc>
              <w:tc>
                <w:tcPr>
                  <w:tcW w:w="1379" w:type="dxa"/>
                  <w:noWrap/>
                  <w:vAlign w:val="center"/>
                  <w:hideMark/>
                </w:tcPr>
                <w:p w14:paraId="5BEBD0E8" w14:textId="77777777" w:rsidR="00147264" w:rsidRPr="00785169" w:rsidRDefault="00147264" w:rsidP="00147264">
                  <w:pPr>
                    <w:ind w:firstLine="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s-AR"/>
                    </w:rPr>
                  </w:pPr>
                  <w:r w:rsidRPr="00785169">
                    <w:rPr>
                      <w:rFonts w:eastAsia="Times New Roman" w:cs="Times New Roman"/>
                      <w:color w:val="000000"/>
                      <w:sz w:val="16"/>
                      <w:szCs w:val="16"/>
                      <w:lang w:eastAsia="es-AR"/>
                    </w:rPr>
                    <w:t>1,509</w:t>
                  </w:r>
                </w:p>
              </w:tc>
              <w:tc>
                <w:tcPr>
                  <w:tcW w:w="1379" w:type="dxa"/>
                  <w:noWrap/>
                  <w:vAlign w:val="center"/>
                  <w:hideMark/>
                </w:tcPr>
                <w:p w14:paraId="5BEBD0E9" w14:textId="77777777" w:rsidR="00147264" w:rsidRPr="00785169" w:rsidRDefault="00147264" w:rsidP="00147264">
                  <w:pPr>
                    <w:ind w:firstLine="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s-AR"/>
                    </w:rPr>
                  </w:pPr>
                  <w:r w:rsidRPr="00785169">
                    <w:rPr>
                      <w:rFonts w:eastAsia="Times New Roman" w:cs="Times New Roman"/>
                      <w:color w:val="000000"/>
                      <w:sz w:val="16"/>
                      <w:szCs w:val="16"/>
                      <w:lang w:eastAsia="es-AR"/>
                    </w:rPr>
                    <w:t>1,678</w:t>
                  </w:r>
                </w:p>
              </w:tc>
            </w:tr>
            <w:tr w:rsidR="00147264" w:rsidRPr="00785169" w14:paraId="5BEBD0EE" w14:textId="77777777" w:rsidTr="00147264">
              <w:trPr>
                <w:cnfStyle w:val="000000100000" w:firstRow="0" w:lastRow="0" w:firstColumn="0" w:lastColumn="0" w:oddVBand="0" w:evenVBand="0" w:oddHBand="1" w:evenHBand="0" w:firstRowFirstColumn="0" w:firstRowLastColumn="0" w:lastRowFirstColumn="0" w:lastRowLastColumn="0"/>
                <w:trHeight w:val="242"/>
              </w:trPr>
              <w:tc>
                <w:tcPr>
                  <w:cnfStyle w:val="001000000000" w:firstRow="0" w:lastRow="0" w:firstColumn="1" w:lastColumn="0" w:oddVBand="0" w:evenVBand="0" w:oddHBand="0" w:evenHBand="0" w:firstRowFirstColumn="0" w:firstRowLastColumn="0" w:lastRowFirstColumn="0" w:lastRowLastColumn="0"/>
                  <w:tcW w:w="1203" w:type="dxa"/>
                  <w:noWrap/>
                  <w:vAlign w:val="center"/>
                  <w:hideMark/>
                </w:tcPr>
                <w:p w14:paraId="5BEBD0EB" w14:textId="77777777" w:rsidR="00147264" w:rsidRPr="00785169" w:rsidRDefault="00147264" w:rsidP="00147264">
                  <w:pPr>
                    <w:ind w:firstLine="0"/>
                    <w:jc w:val="center"/>
                    <w:rPr>
                      <w:rFonts w:eastAsia="Times New Roman" w:cs="Times New Roman"/>
                      <w:color w:val="000000"/>
                      <w:sz w:val="16"/>
                      <w:szCs w:val="16"/>
                      <w:lang w:eastAsia="es-AR"/>
                    </w:rPr>
                  </w:pPr>
                  <w:r w:rsidRPr="00785169">
                    <w:rPr>
                      <w:rFonts w:eastAsia="Times New Roman" w:cs="Times New Roman"/>
                      <w:color w:val="000000"/>
                      <w:sz w:val="16"/>
                      <w:szCs w:val="16"/>
                      <w:lang w:eastAsia="es-AR"/>
                    </w:rPr>
                    <w:t>166</w:t>
                  </w:r>
                </w:p>
              </w:tc>
              <w:tc>
                <w:tcPr>
                  <w:tcW w:w="1379" w:type="dxa"/>
                  <w:noWrap/>
                  <w:vAlign w:val="center"/>
                  <w:hideMark/>
                </w:tcPr>
                <w:p w14:paraId="5BEBD0EC" w14:textId="77777777" w:rsidR="00147264" w:rsidRPr="00785169" w:rsidRDefault="00147264" w:rsidP="00147264">
                  <w:pPr>
                    <w:ind w:firstLine="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s-AR"/>
                    </w:rPr>
                  </w:pPr>
                  <w:r w:rsidRPr="00785169">
                    <w:rPr>
                      <w:rFonts w:eastAsia="Times New Roman" w:cs="Times New Roman"/>
                      <w:color w:val="000000"/>
                      <w:sz w:val="16"/>
                      <w:szCs w:val="16"/>
                      <w:lang w:eastAsia="es-AR"/>
                    </w:rPr>
                    <w:t>1,579</w:t>
                  </w:r>
                </w:p>
              </w:tc>
              <w:tc>
                <w:tcPr>
                  <w:tcW w:w="1379" w:type="dxa"/>
                  <w:noWrap/>
                  <w:vAlign w:val="center"/>
                  <w:hideMark/>
                </w:tcPr>
                <w:p w14:paraId="5BEBD0ED" w14:textId="77777777" w:rsidR="00147264" w:rsidRPr="00785169" w:rsidRDefault="00147264" w:rsidP="00147264">
                  <w:pPr>
                    <w:ind w:firstLine="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s-AR"/>
                    </w:rPr>
                  </w:pPr>
                  <w:r w:rsidRPr="00785169">
                    <w:rPr>
                      <w:rFonts w:eastAsia="Times New Roman" w:cs="Times New Roman"/>
                      <w:color w:val="000000"/>
                      <w:sz w:val="16"/>
                      <w:szCs w:val="16"/>
                      <w:lang w:eastAsia="es-AR"/>
                    </w:rPr>
                    <w:t>1,666</w:t>
                  </w:r>
                </w:p>
              </w:tc>
            </w:tr>
            <w:tr w:rsidR="00147264" w:rsidRPr="00785169" w14:paraId="5BEBD0F2" w14:textId="77777777" w:rsidTr="00147264">
              <w:trPr>
                <w:trHeight w:val="242"/>
              </w:trPr>
              <w:tc>
                <w:tcPr>
                  <w:cnfStyle w:val="001000000000" w:firstRow="0" w:lastRow="0" w:firstColumn="1" w:lastColumn="0" w:oddVBand="0" w:evenVBand="0" w:oddHBand="0" w:evenHBand="0" w:firstRowFirstColumn="0" w:firstRowLastColumn="0" w:lastRowFirstColumn="0" w:lastRowLastColumn="0"/>
                  <w:tcW w:w="1203" w:type="dxa"/>
                  <w:noWrap/>
                  <w:vAlign w:val="center"/>
                  <w:hideMark/>
                </w:tcPr>
                <w:p w14:paraId="5BEBD0EF" w14:textId="77777777" w:rsidR="00147264" w:rsidRPr="00785169" w:rsidRDefault="00147264" w:rsidP="00147264">
                  <w:pPr>
                    <w:ind w:firstLine="0"/>
                    <w:jc w:val="center"/>
                    <w:rPr>
                      <w:rFonts w:eastAsia="Times New Roman" w:cs="Times New Roman"/>
                      <w:color w:val="000000"/>
                      <w:sz w:val="16"/>
                      <w:szCs w:val="16"/>
                      <w:lang w:eastAsia="es-AR"/>
                    </w:rPr>
                  </w:pPr>
                  <w:r w:rsidRPr="00785169">
                    <w:rPr>
                      <w:rFonts w:eastAsia="Times New Roman" w:cs="Times New Roman"/>
                      <w:color w:val="000000"/>
                      <w:sz w:val="16"/>
                      <w:szCs w:val="16"/>
                      <w:lang w:eastAsia="es-AR"/>
                    </w:rPr>
                    <w:t>192</w:t>
                  </w:r>
                </w:p>
              </w:tc>
              <w:tc>
                <w:tcPr>
                  <w:tcW w:w="1379" w:type="dxa"/>
                  <w:noWrap/>
                  <w:vAlign w:val="center"/>
                  <w:hideMark/>
                </w:tcPr>
                <w:p w14:paraId="5BEBD0F0" w14:textId="77777777" w:rsidR="00147264" w:rsidRPr="00785169" w:rsidRDefault="00147264" w:rsidP="00147264">
                  <w:pPr>
                    <w:ind w:firstLine="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s-AR"/>
                    </w:rPr>
                  </w:pPr>
                  <w:r w:rsidRPr="00785169">
                    <w:rPr>
                      <w:rFonts w:eastAsia="Times New Roman" w:cs="Times New Roman"/>
                      <w:color w:val="000000"/>
                      <w:sz w:val="16"/>
                      <w:szCs w:val="16"/>
                      <w:lang w:eastAsia="es-AR"/>
                    </w:rPr>
                    <w:t>1,594</w:t>
                  </w:r>
                </w:p>
              </w:tc>
              <w:tc>
                <w:tcPr>
                  <w:tcW w:w="1379" w:type="dxa"/>
                  <w:noWrap/>
                  <w:vAlign w:val="center"/>
                  <w:hideMark/>
                </w:tcPr>
                <w:p w14:paraId="5BEBD0F1" w14:textId="77777777" w:rsidR="00147264" w:rsidRPr="00785169" w:rsidRDefault="00147264" w:rsidP="00147264">
                  <w:pPr>
                    <w:ind w:firstLine="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s-AR"/>
                    </w:rPr>
                  </w:pPr>
                  <w:r w:rsidRPr="00785169">
                    <w:rPr>
                      <w:rFonts w:eastAsia="Times New Roman" w:cs="Times New Roman"/>
                      <w:color w:val="000000"/>
                      <w:sz w:val="16"/>
                      <w:szCs w:val="16"/>
                      <w:lang w:eastAsia="es-AR"/>
                    </w:rPr>
                    <w:t>1,567</w:t>
                  </w:r>
                </w:p>
              </w:tc>
            </w:tr>
            <w:tr w:rsidR="00147264" w:rsidRPr="00785169" w14:paraId="5BEBD0F6" w14:textId="77777777" w:rsidTr="00147264">
              <w:trPr>
                <w:cnfStyle w:val="000000100000" w:firstRow="0" w:lastRow="0" w:firstColumn="0" w:lastColumn="0" w:oddVBand="0" w:evenVBand="0" w:oddHBand="1" w:evenHBand="0" w:firstRowFirstColumn="0" w:firstRowLastColumn="0" w:lastRowFirstColumn="0" w:lastRowLastColumn="0"/>
                <w:trHeight w:val="179"/>
              </w:trPr>
              <w:tc>
                <w:tcPr>
                  <w:cnfStyle w:val="001000000000" w:firstRow="0" w:lastRow="0" w:firstColumn="1" w:lastColumn="0" w:oddVBand="0" w:evenVBand="0" w:oddHBand="0" w:evenHBand="0" w:firstRowFirstColumn="0" w:firstRowLastColumn="0" w:lastRowFirstColumn="0" w:lastRowLastColumn="0"/>
                  <w:tcW w:w="1203" w:type="dxa"/>
                  <w:noWrap/>
                  <w:vAlign w:val="center"/>
                  <w:hideMark/>
                </w:tcPr>
                <w:p w14:paraId="5BEBD0F3" w14:textId="77777777" w:rsidR="00147264" w:rsidRPr="00785169" w:rsidRDefault="00147264" w:rsidP="00147264">
                  <w:pPr>
                    <w:ind w:firstLine="0"/>
                    <w:jc w:val="center"/>
                    <w:rPr>
                      <w:rFonts w:eastAsia="Times New Roman" w:cs="Times New Roman"/>
                      <w:color w:val="000000"/>
                      <w:sz w:val="16"/>
                      <w:szCs w:val="16"/>
                      <w:lang w:eastAsia="es-AR"/>
                    </w:rPr>
                  </w:pPr>
                  <w:r w:rsidRPr="00785169">
                    <w:rPr>
                      <w:rFonts w:eastAsia="Times New Roman" w:cs="Times New Roman"/>
                      <w:color w:val="000000"/>
                      <w:sz w:val="16"/>
                      <w:szCs w:val="16"/>
                      <w:lang w:eastAsia="es-AR"/>
                    </w:rPr>
                    <w:t>1263</w:t>
                  </w:r>
                </w:p>
              </w:tc>
              <w:tc>
                <w:tcPr>
                  <w:tcW w:w="1379" w:type="dxa"/>
                  <w:noWrap/>
                  <w:vAlign w:val="center"/>
                  <w:hideMark/>
                </w:tcPr>
                <w:p w14:paraId="5BEBD0F4" w14:textId="77777777" w:rsidR="00147264" w:rsidRPr="00785169" w:rsidRDefault="00147264" w:rsidP="00147264">
                  <w:pPr>
                    <w:ind w:firstLine="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s-AR"/>
                    </w:rPr>
                  </w:pPr>
                  <w:r w:rsidRPr="00785169">
                    <w:rPr>
                      <w:rFonts w:eastAsia="Times New Roman" w:cs="Times New Roman"/>
                      <w:color w:val="000000"/>
                      <w:sz w:val="16"/>
                      <w:szCs w:val="16"/>
                      <w:lang w:eastAsia="es-AR"/>
                    </w:rPr>
                    <w:t>1,498</w:t>
                  </w:r>
                </w:p>
              </w:tc>
              <w:tc>
                <w:tcPr>
                  <w:tcW w:w="1379" w:type="dxa"/>
                  <w:noWrap/>
                  <w:vAlign w:val="center"/>
                  <w:hideMark/>
                </w:tcPr>
                <w:p w14:paraId="5BEBD0F5" w14:textId="77777777" w:rsidR="00147264" w:rsidRPr="00785169" w:rsidRDefault="00147264" w:rsidP="00147264">
                  <w:pPr>
                    <w:ind w:firstLine="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s-AR"/>
                    </w:rPr>
                  </w:pPr>
                  <w:r w:rsidRPr="00785169">
                    <w:rPr>
                      <w:rFonts w:eastAsia="Times New Roman" w:cs="Times New Roman"/>
                      <w:color w:val="000000"/>
                      <w:sz w:val="16"/>
                      <w:szCs w:val="16"/>
                      <w:lang w:eastAsia="es-AR"/>
                    </w:rPr>
                    <w:t>1,780</w:t>
                  </w:r>
                </w:p>
              </w:tc>
            </w:tr>
            <w:tr w:rsidR="00147264" w:rsidRPr="00785169" w14:paraId="5BEBD0FA" w14:textId="77777777" w:rsidTr="00147264">
              <w:trPr>
                <w:trHeight w:val="405"/>
              </w:trPr>
              <w:tc>
                <w:tcPr>
                  <w:cnfStyle w:val="001000000000" w:firstRow="0" w:lastRow="0" w:firstColumn="1" w:lastColumn="0" w:oddVBand="0" w:evenVBand="0" w:oddHBand="0" w:evenHBand="0" w:firstRowFirstColumn="0" w:firstRowLastColumn="0" w:lastRowFirstColumn="0" w:lastRowLastColumn="0"/>
                  <w:tcW w:w="1203" w:type="dxa"/>
                  <w:noWrap/>
                  <w:vAlign w:val="center"/>
                  <w:hideMark/>
                </w:tcPr>
                <w:p w14:paraId="5BEBD0F7" w14:textId="77777777" w:rsidR="00147264" w:rsidRPr="00785169" w:rsidRDefault="00147264" w:rsidP="00147264">
                  <w:pPr>
                    <w:ind w:firstLine="0"/>
                    <w:jc w:val="center"/>
                    <w:rPr>
                      <w:rFonts w:eastAsia="Times New Roman" w:cs="Times New Roman"/>
                      <w:color w:val="000000"/>
                      <w:sz w:val="16"/>
                      <w:szCs w:val="16"/>
                      <w:lang w:eastAsia="es-AR"/>
                    </w:rPr>
                  </w:pPr>
                  <w:r w:rsidRPr="00785169">
                    <w:rPr>
                      <w:rFonts w:eastAsia="Times New Roman" w:cs="Times New Roman"/>
                      <w:color w:val="000000"/>
                      <w:sz w:val="16"/>
                      <w:szCs w:val="16"/>
                      <w:lang w:eastAsia="es-AR"/>
                    </w:rPr>
                    <w:t>1608</w:t>
                  </w:r>
                </w:p>
              </w:tc>
              <w:tc>
                <w:tcPr>
                  <w:tcW w:w="1379" w:type="dxa"/>
                  <w:noWrap/>
                  <w:vAlign w:val="center"/>
                  <w:hideMark/>
                </w:tcPr>
                <w:p w14:paraId="5BEBD0F8" w14:textId="77777777" w:rsidR="00147264" w:rsidRPr="00785169" w:rsidRDefault="00147264" w:rsidP="00147264">
                  <w:pPr>
                    <w:ind w:firstLine="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s-AR"/>
                    </w:rPr>
                  </w:pPr>
                  <w:r w:rsidRPr="00785169">
                    <w:rPr>
                      <w:rFonts w:eastAsia="Times New Roman" w:cs="Times New Roman"/>
                      <w:color w:val="000000"/>
                      <w:sz w:val="16"/>
                      <w:szCs w:val="16"/>
                      <w:lang w:eastAsia="es-AR"/>
                    </w:rPr>
                    <w:t>1,688</w:t>
                  </w:r>
                </w:p>
              </w:tc>
              <w:tc>
                <w:tcPr>
                  <w:tcW w:w="1379" w:type="dxa"/>
                  <w:noWrap/>
                  <w:vAlign w:val="center"/>
                  <w:hideMark/>
                </w:tcPr>
                <w:p w14:paraId="5BEBD0F9" w14:textId="77777777" w:rsidR="00147264" w:rsidRPr="00785169" w:rsidRDefault="00147264" w:rsidP="00147264">
                  <w:pPr>
                    <w:keepNext/>
                    <w:ind w:firstLine="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s-AR"/>
                    </w:rPr>
                  </w:pPr>
                  <w:r w:rsidRPr="00785169">
                    <w:rPr>
                      <w:rFonts w:eastAsia="Times New Roman" w:cs="Times New Roman"/>
                      <w:color w:val="000000"/>
                      <w:sz w:val="16"/>
                      <w:szCs w:val="16"/>
                      <w:lang w:eastAsia="es-AR"/>
                    </w:rPr>
                    <w:t>1,827</w:t>
                  </w:r>
                </w:p>
              </w:tc>
            </w:tr>
          </w:tbl>
          <w:p w14:paraId="5BEBD0FB" w14:textId="77777777" w:rsidR="00147264" w:rsidRDefault="00147264" w:rsidP="00147264">
            <w:pPr>
              <w:pStyle w:val="Caption"/>
              <w:jc w:val="center"/>
              <w:rPr>
                <w:rFonts w:eastAsia="Times New Roman" w:cs="Times New Roman"/>
                <w:b/>
                <w:bCs/>
                <w:color w:val="000000"/>
                <w:sz w:val="16"/>
                <w:szCs w:val="16"/>
                <w:lang w:eastAsia="es-AR"/>
              </w:rPr>
            </w:pPr>
            <w:r>
              <w:t xml:space="preserve">Tabla </w:t>
            </w:r>
            <w:r w:rsidR="000E2AF4">
              <w:rPr>
                <w:noProof/>
              </w:rPr>
              <w:fldChar w:fldCharType="begin"/>
            </w:r>
            <w:r w:rsidR="000E2AF4">
              <w:rPr>
                <w:noProof/>
              </w:rPr>
              <w:instrText xml:space="preserve"> SEQ Tabla \* ARABIC </w:instrText>
            </w:r>
            <w:r w:rsidR="000E2AF4">
              <w:rPr>
                <w:noProof/>
              </w:rPr>
              <w:fldChar w:fldCharType="separate"/>
            </w:r>
            <w:r w:rsidR="00113909">
              <w:rPr>
                <w:noProof/>
              </w:rPr>
              <w:t>4</w:t>
            </w:r>
            <w:r w:rsidR="000E2AF4">
              <w:rPr>
                <w:noProof/>
              </w:rPr>
              <w:fldChar w:fldCharType="end"/>
            </w:r>
            <w:r>
              <w:t xml:space="preserve"> Datos de cinética de extracción</w:t>
            </w:r>
          </w:p>
        </w:tc>
        <w:tc>
          <w:tcPr>
            <w:tcW w:w="4531" w:type="dxa"/>
            <w:vAlign w:val="center"/>
          </w:tcPr>
          <w:p w14:paraId="5BEBD0FC" w14:textId="77777777" w:rsidR="00147264" w:rsidRPr="00147264" w:rsidRDefault="00147264" w:rsidP="00147264">
            <w:pPr>
              <w:pStyle w:val="Caption"/>
              <w:ind w:firstLine="0"/>
              <w:jc w:val="center"/>
            </w:pPr>
            <w:r>
              <w:rPr>
                <w:noProof/>
                <w:lang w:eastAsia="es-ES"/>
              </w:rPr>
              <w:drawing>
                <wp:inline distT="0" distB="0" distL="0" distR="0" wp14:anchorId="5BEBD199" wp14:editId="5BEBD19A">
                  <wp:extent cx="2993163" cy="2717321"/>
                  <wp:effectExtent l="0" t="0" r="17145" b="6985"/>
                  <wp:docPr id="19" name="Gráfico 19">
                    <a:extLst xmlns:a="http://schemas.openxmlformats.org/drawingml/2006/main">
                      <a:ext uri="{FF2B5EF4-FFF2-40B4-BE49-F238E27FC236}">
                        <a16:creationId xmlns:a16="http://schemas.microsoft.com/office/drawing/2014/main" id="{E4A0B00D-B38A-4AF7-92DC-5431B3BB79C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14:paraId="5BEBD0FD" w14:textId="77777777" w:rsidR="00147264" w:rsidRDefault="00147264" w:rsidP="00147264">
            <w:pPr>
              <w:pStyle w:val="Caption"/>
              <w:jc w:val="center"/>
            </w:pPr>
            <w:r>
              <w:t xml:space="preserve">Figura </w:t>
            </w:r>
            <w:r w:rsidR="00B00782">
              <w:fldChar w:fldCharType="begin"/>
            </w:r>
            <w:r>
              <w:instrText xml:space="preserve"> SEQ Figura \* ARABIC </w:instrText>
            </w:r>
            <w:r w:rsidR="00B00782">
              <w:fldChar w:fldCharType="separate"/>
            </w:r>
            <w:r w:rsidR="00ED0EF7">
              <w:rPr>
                <w:noProof/>
              </w:rPr>
              <w:t>21</w:t>
            </w:r>
            <w:r w:rsidR="00B00782">
              <w:fldChar w:fldCharType="end"/>
            </w:r>
            <w:r>
              <w:t xml:space="preserve"> Datos de cinética de extracción</w:t>
            </w:r>
          </w:p>
          <w:p w14:paraId="5BEBD0FE" w14:textId="77777777" w:rsidR="00147264" w:rsidRDefault="00147264" w:rsidP="00147264">
            <w:pPr>
              <w:ind w:firstLine="0"/>
              <w:jc w:val="center"/>
              <w:rPr>
                <w:rFonts w:eastAsia="Times New Roman" w:cs="Times New Roman"/>
                <w:b/>
                <w:bCs/>
                <w:color w:val="000000"/>
                <w:sz w:val="16"/>
                <w:szCs w:val="16"/>
                <w:lang w:eastAsia="es-AR"/>
              </w:rPr>
            </w:pPr>
          </w:p>
        </w:tc>
      </w:tr>
    </w:tbl>
    <w:p w14:paraId="5BEBD100" w14:textId="77777777" w:rsidR="00021640" w:rsidRDefault="00021640" w:rsidP="000E031F">
      <w:pPr>
        <w:jc w:val="center"/>
        <w:rPr>
          <w:rFonts w:eastAsia="Times New Roman" w:cs="Times New Roman"/>
          <w:b/>
          <w:bCs/>
          <w:color w:val="000000"/>
          <w:sz w:val="16"/>
          <w:szCs w:val="16"/>
          <w:lang w:eastAsia="es-AR"/>
        </w:rPr>
        <w:sectPr w:rsidR="00021640" w:rsidSect="00147264">
          <w:type w:val="continuous"/>
          <w:pgSz w:w="11907" w:h="16840" w:code="9"/>
          <w:pgMar w:top="1134" w:right="1134" w:bottom="1134" w:left="1701" w:header="709" w:footer="709" w:gutter="0"/>
          <w:pgNumType w:start="1"/>
          <w:cols w:space="708"/>
          <w:docGrid w:linePitch="360"/>
        </w:sectPr>
      </w:pPr>
    </w:p>
    <w:p w14:paraId="5BEBD101" w14:textId="77777777" w:rsidR="00147264" w:rsidRDefault="00147264" w:rsidP="00147264">
      <w:pPr>
        <w:pStyle w:val="Caption"/>
      </w:pPr>
    </w:p>
    <w:p w14:paraId="5BEBD102" w14:textId="77777777" w:rsidR="00090D7E" w:rsidRDefault="004B1A1E" w:rsidP="00210FE5">
      <w:pPr>
        <w:rPr>
          <w:b/>
          <w:bCs/>
          <w:sz w:val="16"/>
          <w:szCs w:val="16"/>
        </w:rPr>
      </w:pPr>
      <w:r>
        <w:t xml:space="preserve">Los datos se ajustaron </w:t>
      </w:r>
      <w:r w:rsidR="00090D7E">
        <w:t xml:space="preserve">mediante regresión no lineal </w:t>
      </w:r>
      <w:r>
        <w:t xml:space="preserve">a una ecuación del tipo </w:t>
      </w:r>
      <m:oMath>
        <m:sSub>
          <m:sSubPr>
            <m:ctrlPr>
              <w:rPr>
                <w:rFonts w:ascii="Cambria Math" w:hAnsi="Cambria Math"/>
                <w:i/>
              </w:rPr>
            </m:ctrlPr>
          </m:sSubPr>
          <m:e>
            <m:r>
              <w:rPr>
                <w:rFonts w:ascii="Cambria Math" w:hAnsi="Cambria Math"/>
              </w:rPr>
              <m:t>C</m:t>
            </m:r>
          </m:e>
          <m:sub>
            <m:r>
              <w:rPr>
                <w:rFonts w:ascii="Cambria Math" w:hAnsi="Cambria Math"/>
              </w:rPr>
              <m:t>L</m:t>
            </m:r>
          </m:sub>
        </m:sSub>
        <m:r>
          <w:rPr>
            <w:rFonts w:ascii="Cambria Math" w:hAnsi="Cambria Math"/>
          </w:rPr>
          <m:t>(t)=A-B</m:t>
        </m:r>
        <m:sSup>
          <m:sSupPr>
            <m:ctrlPr>
              <w:rPr>
                <w:rFonts w:ascii="Cambria Math" w:hAnsi="Cambria Math"/>
                <w:i/>
              </w:rPr>
            </m:ctrlPr>
          </m:sSupPr>
          <m:e>
            <m:r>
              <w:rPr>
                <w:rFonts w:ascii="Cambria Math" w:hAnsi="Cambria Math"/>
              </w:rPr>
              <m:t>e</m:t>
            </m:r>
          </m:e>
          <m:sup>
            <m:r>
              <w:rPr>
                <w:rFonts w:ascii="Cambria Math" w:hAnsi="Cambria Math"/>
              </w:rPr>
              <m:t>-Ht</m:t>
            </m:r>
          </m:sup>
        </m:sSup>
      </m:oMath>
      <w:r>
        <w:t xml:space="preserve">, siendo A, B y H parámetros que fueron ajustados </w:t>
      </w:r>
      <w:r w:rsidR="00090D7E">
        <w:t>bajo el criterio d</w:t>
      </w:r>
      <w:r>
        <w:t>el mínimo error cuadrado, previamente descartando los valores de 1263 y 1608 min debido a que no presentaban diferencias significativas y podrían inducir error debido a descomposición del ácido carnósico</w:t>
      </w:r>
      <w:r w:rsidR="00C2613F">
        <w:t>.</w:t>
      </w:r>
      <w:ins w:id="424" w:author="NN" w:date="2019-02-15T10:29:00Z">
        <w:r w:rsidR="001942FC">
          <w:t xml:space="preserve"> </w:t>
        </w:r>
      </w:ins>
      <w:r w:rsidR="00C2613F">
        <w:t>E</w:t>
      </w:r>
      <w:r>
        <w:t>n la tabla -X- se muestran los parámetros obtenidos.</w:t>
      </w:r>
    </w:p>
    <w:p w14:paraId="5BEBD103" w14:textId="77777777" w:rsidR="00090D7E" w:rsidRDefault="00090D7E" w:rsidP="00021640">
      <w:pPr>
        <w:ind w:firstLine="0"/>
        <w:rPr>
          <w:b/>
          <w:bCs/>
          <w:sz w:val="16"/>
          <w:szCs w:val="16"/>
        </w:rPr>
      </w:pPr>
    </w:p>
    <w:p w14:paraId="5BEBD104" w14:textId="77777777" w:rsidR="00113909" w:rsidRDefault="00113909" w:rsidP="00021640">
      <w:pPr>
        <w:ind w:firstLine="0"/>
        <w:rPr>
          <w:b/>
          <w:bCs/>
          <w:sz w:val="16"/>
          <w:szCs w:val="16"/>
        </w:rPr>
        <w:sectPr w:rsidR="00113909" w:rsidSect="00090D7E">
          <w:type w:val="continuous"/>
          <w:pgSz w:w="11907" w:h="16840" w:code="9"/>
          <w:pgMar w:top="1134" w:right="1134" w:bottom="1134" w:left="1701" w:header="709" w:footer="709" w:gutter="0"/>
          <w:cols w:space="708"/>
          <w:docGrid w:linePitch="360"/>
        </w:sectPr>
      </w:pPr>
    </w:p>
    <w:tbl>
      <w:tblPr>
        <w:tblStyle w:val="Tablanormal21"/>
        <w:tblW w:w="0" w:type="auto"/>
        <w:jc w:val="center"/>
        <w:tblLook w:val="04A0" w:firstRow="1" w:lastRow="0" w:firstColumn="1" w:lastColumn="0" w:noHBand="0" w:noVBand="1"/>
      </w:tblPr>
      <w:tblGrid>
        <w:gridCol w:w="1005"/>
        <w:gridCol w:w="2171"/>
        <w:gridCol w:w="1006"/>
      </w:tblGrid>
      <w:tr w:rsidR="004B1A1E" w:rsidRPr="00090D7E" w14:paraId="5BEBD108" w14:textId="77777777" w:rsidTr="00090D7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5BEBD105" w14:textId="77777777" w:rsidR="004B1A1E" w:rsidRPr="00090D7E" w:rsidRDefault="004B1A1E" w:rsidP="00021640">
            <w:pPr>
              <w:ind w:firstLine="0"/>
              <w:rPr>
                <w:sz w:val="16"/>
                <w:szCs w:val="16"/>
              </w:rPr>
            </w:pPr>
            <w:commentRangeStart w:id="425"/>
            <w:r w:rsidRPr="00090D7E">
              <w:rPr>
                <w:sz w:val="16"/>
                <w:szCs w:val="16"/>
              </w:rPr>
              <w:t>A</w:t>
            </w:r>
            <w:r w:rsidR="00090D7E" w:rsidRPr="00090D7E">
              <w:rPr>
                <w:sz w:val="16"/>
                <w:szCs w:val="16"/>
              </w:rPr>
              <w:t xml:space="preserve"> (Kg/m</w:t>
            </w:r>
            <w:r w:rsidR="00090D7E" w:rsidRPr="00090D7E">
              <w:rPr>
                <w:sz w:val="16"/>
                <w:szCs w:val="16"/>
                <w:vertAlign w:val="superscript"/>
              </w:rPr>
              <w:t>3</w:t>
            </w:r>
            <w:r w:rsidR="00090D7E" w:rsidRPr="00090D7E">
              <w:rPr>
                <w:sz w:val="16"/>
                <w:szCs w:val="16"/>
              </w:rPr>
              <w:t>)</w:t>
            </w:r>
          </w:p>
        </w:tc>
        <w:tc>
          <w:tcPr>
            <w:tcW w:w="3021" w:type="dxa"/>
          </w:tcPr>
          <w:p w14:paraId="5BEBD106" w14:textId="77777777" w:rsidR="004B1A1E" w:rsidRPr="00090D7E" w:rsidRDefault="004B1A1E" w:rsidP="00021640">
            <w:pPr>
              <w:ind w:firstLine="0"/>
              <w:cnfStyle w:val="100000000000" w:firstRow="1" w:lastRow="0" w:firstColumn="0" w:lastColumn="0" w:oddVBand="0" w:evenVBand="0" w:oddHBand="0" w:evenHBand="0" w:firstRowFirstColumn="0" w:firstRowLastColumn="0" w:lastRowFirstColumn="0" w:lastRowLastColumn="0"/>
              <w:rPr>
                <w:sz w:val="16"/>
                <w:szCs w:val="16"/>
              </w:rPr>
            </w:pPr>
            <w:r w:rsidRPr="00090D7E">
              <w:rPr>
                <w:sz w:val="16"/>
                <w:szCs w:val="16"/>
              </w:rPr>
              <w:t>B</w:t>
            </w:r>
            <w:r w:rsidR="00090D7E" w:rsidRPr="00090D7E">
              <w:rPr>
                <w:sz w:val="16"/>
                <w:szCs w:val="16"/>
              </w:rPr>
              <w:t xml:space="preserve"> (Kg/m</w:t>
            </w:r>
            <w:r w:rsidR="00090D7E" w:rsidRPr="00090D7E">
              <w:rPr>
                <w:sz w:val="16"/>
                <w:szCs w:val="16"/>
                <w:vertAlign w:val="superscript"/>
              </w:rPr>
              <w:t>3</w:t>
            </w:r>
            <w:r w:rsidR="00090D7E" w:rsidRPr="00090D7E">
              <w:rPr>
                <w:sz w:val="16"/>
                <w:szCs w:val="16"/>
              </w:rPr>
              <w:t>)</w:t>
            </w:r>
          </w:p>
        </w:tc>
        <w:tc>
          <w:tcPr>
            <w:tcW w:w="3021" w:type="dxa"/>
          </w:tcPr>
          <w:p w14:paraId="5BEBD107" w14:textId="77777777" w:rsidR="004B1A1E" w:rsidRPr="00090D7E" w:rsidRDefault="004B1A1E" w:rsidP="00021640">
            <w:pPr>
              <w:ind w:firstLine="0"/>
              <w:cnfStyle w:val="100000000000" w:firstRow="1" w:lastRow="0" w:firstColumn="0" w:lastColumn="0" w:oddVBand="0" w:evenVBand="0" w:oddHBand="0" w:evenHBand="0" w:firstRowFirstColumn="0" w:firstRowLastColumn="0" w:lastRowFirstColumn="0" w:lastRowLastColumn="0"/>
              <w:rPr>
                <w:sz w:val="16"/>
                <w:szCs w:val="16"/>
              </w:rPr>
            </w:pPr>
            <w:r w:rsidRPr="00090D7E">
              <w:rPr>
                <w:sz w:val="16"/>
                <w:szCs w:val="16"/>
              </w:rPr>
              <w:t>H</w:t>
            </w:r>
            <w:r w:rsidR="00090D7E" w:rsidRPr="00090D7E">
              <w:rPr>
                <w:sz w:val="16"/>
                <w:szCs w:val="16"/>
              </w:rPr>
              <w:t xml:space="preserve"> (1/min)</w:t>
            </w:r>
          </w:p>
        </w:tc>
      </w:tr>
      <w:tr w:rsidR="004B1A1E" w:rsidRPr="00090D7E" w14:paraId="5BEBD10C" w14:textId="77777777" w:rsidTr="00090D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5BEBD109" w14:textId="77777777" w:rsidR="004B1A1E" w:rsidRPr="00090D7E" w:rsidRDefault="004B1A1E" w:rsidP="00021640">
            <w:pPr>
              <w:ind w:firstLine="0"/>
              <w:rPr>
                <w:b w:val="0"/>
                <w:sz w:val="16"/>
                <w:szCs w:val="16"/>
              </w:rPr>
            </w:pPr>
            <w:r w:rsidRPr="00090D7E">
              <w:rPr>
                <w:b w:val="0"/>
                <w:sz w:val="16"/>
                <w:szCs w:val="16"/>
              </w:rPr>
              <w:t>1,</w:t>
            </w:r>
            <w:r w:rsidR="003049AE">
              <w:rPr>
                <w:b w:val="0"/>
                <w:sz w:val="16"/>
                <w:szCs w:val="16"/>
              </w:rPr>
              <w:t>688215399</w:t>
            </w:r>
          </w:p>
        </w:tc>
        <w:tc>
          <w:tcPr>
            <w:tcW w:w="3021" w:type="dxa"/>
          </w:tcPr>
          <w:p w14:paraId="5BEBD10A" w14:textId="079A2F98" w:rsidR="004B1A1E" w:rsidRPr="00090D7E" w:rsidRDefault="000C295D" w:rsidP="00021640">
            <w:pPr>
              <w:ind w:firstLine="0"/>
              <w:cnfStyle w:val="000000100000" w:firstRow="0" w:lastRow="0" w:firstColumn="0" w:lastColumn="0" w:oddVBand="0" w:evenVBand="0" w:oddHBand="1" w:evenHBand="0" w:firstRowFirstColumn="0" w:firstRowLastColumn="0" w:lastRowFirstColumn="0" w:lastRowLastColumn="0"/>
              <w:rPr>
                <w:sz w:val="16"/>
                <w:szCs w:val="16"/>
              </w:rPr>
            </w:pPr>
            <w:ins w:id="426" w:author="Federico Ezequiel Benelli" w:date="2019-03-18T19:12:00Z">
              <w:r w:rsidRPr="000C295D">
                <w:rPr>
                  <w:sz w:val="16"/>
                  <w:szCs w:val="16"/>
                </w:rPr>
                <w:t>1,61337013564575</w:t>
              </w:r>
            </w:ins>
            <w:del w:id="427" w:author="Federico Ezequiel Benelli" w:date="2019-03-18T19:12:00Z">
              <w:r w:rsidR="00090D7E" w:rsidRPr="00090D7E" w:rsidDel="000C295D">
                <w:rPr>
                  <w:sz w:val="16"/>
                  <w:szCs w:val="16"/>
                </w:rPr>
                <w:delText>2,</w:delText>
              </w:r>
              <w:r w:rsidR="003049AE" w:rsidDel="000C295D">
                <w:rPr>
                  <w:sz w:val="16"/>
                  <w:szCs w:val="16"/>
                </w:rPr>
                <w:delText>613370136</w:delText>
              </w:r>
            </w:del>
          </w:p>
        </w:tc>
        <w:tc>
          <w:tcPr>
            <w:tcW w:w="3021" w:type="dxa"/>
          </w:tcPr>
          <w:p w14:paraId="5BEBD10B" w14:textId="77777777" w:rsidR="004B1A1E" w:rsidRPr="00090D7E" w:rsidRDefault="00090D7E" w:rsidP="00090D7E">
            <w:pPr>
              <w:keepNext/>
              <w:ind w:firstLine="0"/>
              <w:cnfStyle w:val="000000100000" w:firstRow="0" w:lastRow="0" w:firstColumn="0" w:lastColumn="0" w:oddVBand="0" w:evenVBand="0" w:oddHBand="1" w:evenHBand="0" w:firstRowFirstColumn="0" w:firstRowLastColumn="0" w:lastRowFirstColumn="0" w:lastRowLastColumn="0"/>
              <w:rPr>
                <w:sz w:val="16"/>
                <w:szCs w:val="16"/>
              </w:rPr>
            </w:pPr>
            <w:r w:rsidRPr="00090D7E">
              <w:rPr>
                <w:sz w:val="16"/>
                <w:szCs w:val="16"/>
              </w:rPr>
              <w:t>0,016</w:t>
            </w:r>
            <w:r w:rsidR="003049AE">
              <w:rPr>
                <w:sz w:val="16"/>
                <w:szCs w:val="16"/>
              </w:rPr>
              <w:t>885083</w:t>
            </w:r>
          </w:p>
        </w:tc>
      </w:tr>
    </w:tbl>
    <w:p w14:paraId="5BEBD10D" w14:textId="77777777" w:rsidR="004B1A1E" w:rsidRPr="004B1A1E" w:rsidRDefault="00090D7E" w:rsidP="00090D7E">
      <w:pPr>
        <w:pStyle w:val="Caption"/>
        <w:jc w:val="center"/>
      </w:pPr>
      <w:r>
        <w:t xml:space="preserve">Tabla </w:t>
      </w:r>
      <w:r w:rsidR="000E2AF4">
        <w:rPr>
          <w:noProof/>
        </w:rPr>
        <w:fldChar w:fldCharType="begin"/>
      </w:r>
      <w:r w:rsidR="000E2AF4">
        <w:rPr>
          <w:noProof/>
        </w:rPr>
        <w:instrText xml:space="preserve"> SEQ Tabla \* ARABIC </w:instrText>
      </w:r>
      <w:r w:rsidR="000E2AF4">
        <w:rPr>
          <w:noProof/>
        </w:rPr>
        <w:fldChar w:fldCharType="separate"/>
      </w:r>
      <w:r w:rsidR="00113909">
        <w:rPr>
          <w:noProof/>
        </w:rPr>
        <w:t>5</w:t>
      </w:r>
      <w:r w:rsidR="000E2AF4">
        <w:rPr>
          <w:noProof/>
        </w:rPr>
        <w:fldChar w:fldCharType="end"/>
      </w:r>
      <w:r>
        <w:t xml:space="preserve"> Parámetros de ajuste</w:t>
      </w:r>
    </w:p>
    <w:commentRangeEnd w:id="425"/>
    <w:p w14:paraId="5BEBD10E" w14:textId="77777777" w:rsidR="004B1A1E" w:rsidRDefault="004F193D" w:rsidP="00021640">
      <w:r>
        <w:rPr>
          <w:rStyle w:val="CommentReference"/>
        </w:rPr>
        <w:commentReference w:id="425"/>
      </w:r>
    </w:p>
    <w:p w14:paraId="5BEBD10F" w14:textId="77777777" w:rsidR="00090D7E" w:rsidRDefault="003049AE" w:rsidP="00090D7E">
      <w:pPr>
        <w:keepNext/>
        <w:ind w:right="-71" w:firstLine="0"/>
        <w:jc w:val="center"/>
      </w:pPr>
      <w:r>
        <w:rPr>
          <w:noProof/>
          <w:lang w:eastAsia="es-ES"/>
        </w:rPr>
        <w:lastRenderedPageBreak/>
        <w:drawing>
          <wp:inline distT="0" distB="0" distL="0" distR="0" wp14:anchorId="5BEBD19B" wp14:editId="5BEBD19C">
            <wp:extent cx="2655570" cy="2499995"/>
            <wp:effectExtent l="0" t="0" r="11430" b="14605"/>
            <wp:docPr id="18" name="Gráfico 18">
              <a:extLst xmlns:a="http://schemas.openxmlformats.org/drawingml/2006/main">
                <a:ext uri="{FF2B5EF4-FFF2-40B4-BE49-F238E27FC236}">
                  <a16:creationId xmlns:a16="http://schemas.microsoft.com/office/drawing/2014/main" id="{8A65CF33-AEC4-4104-8F5F-DB08C0CBA6E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5BEBD110" w14:textId="77777777" w:rsidR="00F852F2" w:rsidRDefault="00090D7E" w:rsidP="00F852F2">
      <w:pPr>
        <w:pStyle w:val="Caption"/>
        <w:jc w:val="center"/>
      </w:pPr>
      <w:r>
        <w:t xml:space="preserve">Figura </w:t>
      </w:r>
      <w:r w:rsidR="00B00782">
        <w:fldChar w:fldCharType="begin"/>
      </w:r>
      <w:r>
        <w:instrText xml:space="preserve"> SEQ Figura \* ARABIC </w:instrText>
      </w:r>
      <w:r w:rsidR="00B00782">
        <w:fldChar w:fldCharType="separate"/>
      </w:r>
      <w:r w:rsidR="00ED0EF7">
        <w:rPr>
          <w:noProof/>
        </w:rPr>
        <w:t>22</w:t>
      </w:r>
      <w:r w:rsidR="00B00782">
        <w:fldChar w:fldCharType="end"/>
      </w:r>
      <w:r>
        <w:t xml:space="preserve"> Correlación entre datos experimentales y regresión realizada</w:t>
      </w:r>
      <w:bookmarkStart w:id="428" w:name="_Toc535446911"/>
    </w:p>
    <w:p w14:paraId="5BEBD111" w14:textId="77777777" w:rsidR="00F852F2" w:rsidRDefault="00F852F2" w:rsidP="00F852F2">
      <w:pPr>
        <w:sectPr w:rsidR="00F852F2" w:rsidSect="00377EC0">
          <w:type w:val="continuous"/>
          <w:pgSz w:w="11907" w:h="16840" w:code="9"/>
          <w:pgMar w:top="1134" w:right="1134" w:bottom="1134" w:left="1701" w:header="709" w:footer="709" w:gutter="0"/>
          <w:pgNumType w:start="1"/>
          <w:cols w:num="2" w:space="708"/>
          <w:docGrid w:linePitch="360"/>
        </w:sectPr>
      </w:pPr>
    </w:p>
    <w:p w14:paraId="5BEBD112" w14:textId="77777777" w:rsidR="00F852F2" w:rsidRDefault="00F852F2" w:rsidP="00F852F2"/>
    <w:p w14:paraId="5BEBD113" w14:textId="77777777" w:rsidR="00F852F2" w:rsidRPr="00F852F2" w:rsidRDefault="00F852F2" w:rsidP="00F852F2">
      <w:pPr>
        <w:ind w:firstLine="0"/>
        <w:sectPr w:rsidR="00F852F2" w:rsidRPr="00F852F2" w:rsidSect="003062E1">
          <w:type w:val="continuous"/>
          <w:pgSz w:w="11907" w:h="16840" w:code="9"/>
          <w:pgMar w:top="1134" w:right="1134" w:bottom="1134" w:left="1701" w:header="709" w:footer="709" w:gutter="0"/>
          <w:cols w:num="2" w:space="708"/>
          <w:docGrid w:linePitch="360"/>
        </w:sectPr>
      </w:pPr>
    </w:p>
    <w:p w14:paraId="5BEBD114" w14:textId="77777777" w:rsidR="00C2613F" w:rsidRDefault="000E0F96" w:rsidP="0061216E">
      <w:r>
        <w:t xml:space="preserve">Los parámetros </w:t>
      </w:r>
      <m:oMath>
        <m:r>
          <w:rPr>
            <w:rFonts w:ascii="Cambria Math" w:hAnsi="Cambria Math"/>
          </w:rPr>
          <m:t>γ</m:t>
        </m:r>
      </m:oMath>
      <w:r w:rsidR="00AF5479">
        <w:t>,</w:t>
      </w:r>
      <m:oMath>
        <m:sSubSup>
          <m:sSubSupPr>
            <m:ctrlPr>
              <w:rPr>
                <w:rFonts w:ascii="Cambria Math" w:hAnsi="Cambria Math"/>
                <w:i/>
              </w:rPr>
            </m:ctrlPr>
          </m:sSubSupPr>
          <m:e>
            <m:r>
              <w:rPr>
                <w:rFonts w:ascii="Cambria Math" w:hAnsi="Cambria Math"/>
              </w:rPr>
              <m:t>q</m:t>
            </m:r>
          </m:e>
          <m:sub>
            <m:r>
              <w:rPr>
                <w:rFonts w:ascii="Cambria Math" w:hAnsi="Cambria Math"/>
              </w:rPr>
              <m:t>1</m:t>
            </m:r>
          </m:sub>
          <m:sup>
            <m:r>
              <w:rPr>
                <w:rFonts w:ascii="Cambria Math" w:hAnsi="Cambria Math"/>
              </w:rPr>
              <m:t>2</m:t>
            </m:r>
          </m:sup>
        </m:sSubSup>
      </m:oMath>
      <w:r w:rsidR="00AF5479">
        <w:t xml:space="preserve"> y </w:t>
      </w:r>
      <m:oMath>
        <m:sSub>
          <m:sSubPr>
            <m:ctrlPr>
              <w:rPr>
                <w:rFonts w:ascii="Cambria Math" w:hAnsi="Cambria Math"/>
                <w:i/>
              </w:rPr>
            </m:ctrlPr>
          </m:sSubPr>
          <m:e>
            <m:r>
              <w:rPr>
                <w:rFonts w:ascii="Cambria Math" w:hAnsi="Cambria Math"/>
              </w:rPr>
              <m:t>D</m:t>
            </m:r>
          </m:e>
          <m:sub>
            <m:r>
              <w:rPr>
                <w:rFonts w:ascii="Cambria Math" w:hAnsi="Cambria Math"/>
              </w:rPr>
              <m:t>eff</m:t>
            </m:r>
          </m:sub>
        </m:sSub>
      </m:oMath>
      <w:r>
        <w:t xml:space="preserve"> fueron calculados como se describió previamente, donde el valor del número de Sherwood infinito se calculó utilizando la aproximación para objetos cilíndricos (aplicable para valores de 0,1 &lt;</w:t>
      </w:r>
      <m:oMath>
        <m:r>
          <w:rPr>
            <w:rFonts w:ascii="Cambria Math" w:hAnsi="Cambria Math"/>
          </w:rPr>
          <m:t>γ</m:t>
        </m:r>
      </m:oMath>
      <w:r>
        <w:t>&lt;</w:t>
      </w:r>
      <w:r>
        <w:rPr>
          <w:rFonts w:cs="Times New Roman"/>
        </w:rPr>
        <w:t>∞</w:t>
      </w:r>
      <w:ins w:id="429" w:author="NN" w:date="2019-02-15T11:56:00Z">
        <w:r w:rsidR="004F193D">
          <w:rPr>
            <w:rFonts w:cs="Times New Roman"/>
          </w:rPr>
          <w:t>)</w:t>
        </w:r>
      </w:ins>
      <w:r>
        <w:t xml:space="preserve">: </w:t>
      </w:r>
    </w:p>
    <w:p w14:paraId="5BEBD115" w14:textId="77777777" w:rsidR="000E0F96" w:rsidRPr="0061216E" w:rsidRDefault="00D9190D" w:rsidP="000E0F96">
      <w:pPr>
        <w:keepNext/>
      </w:pPr>
      <m:oMathPara>
        <m:oMath>
          <m:f>
            <m:fPr>
              <m:ctrlPr>
                <w:rPr>
                  <w:rFonts w:ascii="Cambria Math" w:hAnsi="Cambria Math"/>
                  <w:i/>
                </w:rPr>
              </m:ctrlPr>
            </m:fPr>
            <m:num>
              <m:sSub>
                <m:sSubPr>
                  <m:ctrlPr>
                    <w:rPr>
                      <w:rFonts w:ascii="Cambria Math" w:hAnsi="Cambria Math"/>
                      <w:i/>
                    </w:rPr>
                  </m:ctrlPr>
                </m:sSubPr>
                <m:e>
                  <m:r>
                    <w:rPr>
                      <w:rFonts w:ascii="Cambria Math" w:hAnsi="Cambria Math"/>
                    </w:rPr>
                    <m:t>Sh</m:t>
                  </m:r>
                </m:e>
                <m:sub>
                  <m:r>
                    <w:rPr>
                      <w:rFonts w:ascii="Cambria Math" w:hAnsi="Cambria Math"/>
                    </w:rPr>
                    <m:t>∞</m:t>
                  </m:r>
                </m:sub>
              </m:sSub>
            </m:num>
            <m:den>
              <m:r>
                <w:rPr>
                  <w:rFonts w:ascii="Cambria Math" w:hAnsi="Cambria Math"/>
                </w:rPr>
                <m:t>2</m:t>
              </m:r>
            </m:den>
          </m:f>
          <m:r>
            <w:rPr>
              <w:rFonts w:ascii="Cambria Math" w:hAnsi="Cambria Math"/>
            </w:rPr>
            <m:t>=2,805-</m:t>
          </m:r>
          <m:f>
            <m:fPr>
              <m:ctrlPr>
                <w:rPr>
                  <w:rFonts w:ascii="Cambria Math" w:hAnsi="Cambria Math"/>
                  <w:i/>
                </w:rPr>
              </m:ctrlPr>
            </m:fPr>
            <m:num>
              <m:r>
                <w:rPr>
                  <w:rFonts w:ascii="Cambria Math" w:hAnsi="Cambria Math"/>
                </w:rPr>
                <m:t>0,59282</m:t>
              </m:r>
            </m:num>
            <m:den>
              <m:r>
                <w:rPr>
                  <w:rFonts w:ascii="Cambria Math" w:hAnsi="Cambria Math"/>
                </w:rPr>
                <m:t>γ</m:t>
              </m:r>
            </m:den>
          </m:f>
          <m:r>
            <w:rPr>
              <w:rFonts w:ascii="Cambria Math" w:hAnsi="Cambria Math"/>
            </w:rPr>
            <m:t>+</m:t>
          </m:r>
          <m:f>
            <m:fPr>
              <m:ctrlPr>
                <w:rPr>
                  <w:rFonts w:ascii="Cambria Math" w:hAnsi="Cambria Math"/>
                  <w:i/>
                </w:rPr>
              </m:ctrlPr>
            </m:fPr>
            <m:num>
              <m:r>
                <w:rPr>
                  <w:rFonts w:ascii="Cambria Math" w:hAnsi="Cambria Math"/>
                </w:rPr>
                <m:t>0,03962</m:t>
              </m:r>
            </m:num>
            <m:den>
              <m:sSup>
                <m:sSupPr>
                  <m:ctrlPr>
                    <w:rPr>
                      <w:rFonts w:ascii="Cambria Math" w:hAnsi="Cambria Math"/>
                      <w:i/>
                    </w:rPr>
                  </m:ctrlPr>
                </m:sSupPr>
                <m:e>
                  <m:r>
                    <w:rPr>
                      <w:rFonts w:ascii="Cambria Math" w:hAnsi="Cambria Math"/>
                    </w:rPr>
                    <m:t>γ</m:t>
                  </m:r>
                </m:e>
                <m:sup>
                  <m:r>
                    <w:rPr>
                      <w:rFonts w:ascii="Cambria Math" w:hAnsi="Cambria Math"/>
                    </w:rPr>
                    <m:t>2</m:t>
                  </m:r>
                </m:sup>
              </m:sSup>
            </m:den>
          </m:f>
        </m:oMath>
      </m:oMathPara>
    </w:p>
    <w:p w14:paraId="5BEBD116" w14:textId="77777777" w:rsidR="000E0F96" w:rsidRDefault="000E0F96" w:rsidP="000E0F96">
      <w:pPr>
        <w:pStyle w:val="Caption"/>
        <w:jc w:val="center"/>
      </w:pPr>
      <w:r>
        <w:t xml:space="preserve">Ecuación </w:t>
      </w:r>
      <w:r w:rsidR="00B00782">
        <w:fldChar w:fldCharType="begin"/>
      </w:r>
      <w:r>
        <w:instrText xml:space="preserve"> SEQ Ecuación \* ARABIC </w:instrText>
      </w:r>
      <w:r w:rsidR="00B00782">
        <w:fldChar w:fldCharType="separate"/>
      </w:r>
      <w:r w:rsidR="0082242D">
        <w:rPr>
          <w:noProof/>
        </w:rPr>
        <w:t>23</w:t>
      </w:r>
      <w:r w:rsidR="00B00782">
        <w:fldChar w:fldCharType="end"/>
      </w:r>
      <w:r>
        <w:t xml:space="preserve"> Correlación de número de Sherwood</w:t>
      </w:r>
    </w:p>
    <w:p w14:paraId="5BEBD117" w14:textId="77777777" w:rsidR="00AF5479" w:rsidRDefault="00AF5479" w:rsidP="00AF5479">
      <w:r>
        <w:t>Los valores obtenidos se presentan en la siguiente tabla:</w:t>
      </w:r>
    </w:p>
    <w:tbl>
      <w:tblPr>
        <w:tblStyle w:val="Tablanormal21"/>
        <w:tblW w:w="0" w:type="auto"/>
        <w:tblLook w:val="04A0" w:firstRow="1" w:lastRow="0" w:firstColumn="1" w:lastColumn="0" w:noHBand="0" w:noVBand="1"/>
      </w:tblPr>
      <w:tblGrid>
        <w:gridCol w:w="2265"/>
        <w:gridCol w:w="2265"/>
        <w:gridCol w:w="2266"/>
        <w:gridCol w:w="2266"/>
      </w:tblGrid>
      <w:tr w:rsidR="00AF5479" w14:paraId="5BEBD11C" w14:textId="77777777" w:rsidTr="00AF5479">
        <w:trPr>
          <w:cnfStyle w:val="100000000000" w:firstRow="1" w:lastRow="0" w:firstColumn="0" w:lastColumn="0" w:oddVBand="0" w:evenVBand="0" w:oddHBand="0" w:evenHBand="0" w:firstRowFirstColumn="0" w:firstRowLastColumn="0" w:lastRowFirstColumn="0" w:lastRowLastColumn="0"/>
          <w:trHeight w:val="623"/>
        </w:trPr>
        <w:tc>
          <w:tcPr>
            <w:cnfStyle w:val="001000000000" w:firstRow="0" w:lastRow="0" w:firstColumn="1" w:lastColumn="0" w:oddVBand="0" w:evenVBand="0" w:oddHBand="0" w:evenHBand="0" w:firstRowFirstColumn="0" w:firstRowLastColumn="0" w:lastRowFirstColumn="0" w:lastRowLastColumn="0"/>
            <w:tcW w:w="2265" w:type="dxa"/>
            <w:vAlign w:val="center"/>
          </w:tcPr>
          <w:p w14:paraId="5BEBD118" w14:textId="77777777" w:rsidR="00AF5479" w:rsidRDefault="00AF5479" w:rsidP="00AF5479">
            <w:pPr>
              <w:ind w:firstLine="0"/>
              <w:jc w:val="center"/>
            </w:pPr>
            <m:oMathPara>
              <m:oMath>
                <m:r>
                  <m:rPr>
                    <m:sty m:val="bi"/>
                  </m:rPr>
                  <w:rPr>
                    <w:rFonts w:ascii="Cambria Math" w:hAnsi="Cambria Math"/>
                  </w:rPr>
                  <m:t>γ</m:t>
                </m:r>
              </m:oMath>
            </m:oMathPara>
          </w:p>
        </w:tc>
        <w:tc>
          <w:tcPr>
            <w:tcW w:w="2265" w:type="dxa"/>
            <w:vAlign w:val="center"/>
          </w:tcPr>
          <w:p w14:paraId="5BEBD119" w14:textId="77777777" w:rsidR="00AF5479" w:rsidRDefault="00D9190D" w:rsidP="00AF5479">
            <w:pPr>
              <w:ind w:firstLine="0"/>
              <w:jc w:val="center"/>
              <w:cnfStyle w:val="100000000000" w:firstRow="1" w:lastRow="0" w:firstColumn="0" w:lastColumn="0" w:oddVBand="0" w:evenVBand="0" w:oddHBand="0" w:evenHBand="0" w:firstRowFirstColumn="0" w:firstRowLastColumn="0" w:lastRowFirstColumn="0" w:lastRowLastColumn="0"/>
            </w:pPr>
            <m:oMathPara>
              <m:oMath>
                <m:sSub>
                  <m:sSubPr>
                    <m:ctrlPr>
                      <w:rPr>
                        <w:rFonts w:ascii="Cambria Math" w:hAnsi="Cambria Math"/>
                        <w:b w:val="0"/>
                        <w:bCs w:val="0"/>
                        <w:i/>
                      </w:rPr>
                    </m:ctrlPr>
                  </m:sSubPr>
                  <m:e>
                    <m:r>
                      <m:rPr>
                        <m:sty m:val="bi"/>
                      </m:rPr>
                      <w:rPr>
                        <w:rFonts w:ascii="Cambria Math" w:hAnsi="Cambria Math"/>
                      </w:rPr>
                      <m:t>Sh</m:t>
                    </m:r>
                  </m:e>
                  <m:sub>
                    <m:r>
                      <m:rPr>
                        <m:sty m:val="bi"/>
                      </m:rPr>
                      <w:rPr>
                        <w:rFonts w:ascii="Cambria Math" w:hAnsi="Cambria Math"/>
                      </w:rPr>
                      <m:t>∞</m:t>
                    </m:r>
                  </m:sub>
                </m:sSub>
              </m:oMath>
            </m:oMathPara>
          </w:p>
        </w:tc>
        <w:tc>
          <w:tcPr>
            <w:tcW w:w="2266" w:type="dxa"/>
            <w:vAlign w:val="center"/>
          </w:tcPr>
          <w:p w14:paraId="5BEBD11A" w14:textId="77777777" w:rsidR="00AF5479" w:rsidRDefault="00D9190D" w:rsidP="00AF5479">
            <w:pPr>
              <w:ind w:firstLine="0"/>
              <w:jc w:val="center"/>
              <w:cnfStyle w:val="100000000000" w:firstRow="1" w:lastRow="0" w:firstColumn="0" w:lastColumn="0" w:oddVBand="0" w:evenVBand="0" w:oddHBand="0" w:evenHBand="0" w:firstRowFirstColumn="0" w:firstRowLastColumn="0" w:lastRowFirstColumn="0" w:lastRowLastColumn="0"/>
            </w:pPr>
            <m:oMathPara>
              <m:oMath>
                <m:sSubSup>
                  <m:sSubSupPr>
                    <m:ctrlPr>
                      <w:rPr>
                        <w:rFonts w:ascii="Cambria Math" w:hAnsi="Cambria Math"/>
                        <w:i/>
                      </w:rPr>
                    </m:ctrlPr>
                  </m:sSubSupPr>
                  <m:e>
                    <m:r>
                      <m:rPr>
                        <m:sty m:val="bi"/>
                      </m:rPr>
                      <w:rPr>
                        <w:rFonts w:ascii="Cambria Math" w:hAnsi="Cambria Math"/>
                      </w:rPr>
                      <m:t>q</m:t>
                    </m:r>
                  </m:e>
                  <m:sub>
                    <m:r>
                      <m:rPr>
                        <m:sty m:val="bi"/>
                      </m:rPr>
                      <w:rPr>
                        <w:rFonts w:ascii="Cambria Math" w:hAnsi="Cambria Math"/>
                      </w:rPr>
                      <m:t>1</m:t>
                    </m:r>
                  </m:sub>
                  <m:sup>
                    <m:r>
                      <m:rPr>
                        <m:sty m:val="bi"/>
                      </m:rPr>
                      <w:rPr>
                        <w:rFonts w:ascii="Cambria Math" w:hAnsi="Cambria Math"/>
                      </w:rPr>
                      <m:t>2</m:t>
                    </m:r>
                  </m:sup>
                </m:sSubSup>
              </m:oMath>
            </m:oMathPara>
          </w:p>
        </w:tc>
        <w:tc>
          <w:tcPr>
            <w:tcW w:w="2266" w:type="dxa"/>
            <w:vAlign w:val="center"/>
          </w:tcPr>
          <w:p w14:paraId="5BEBD11B" w14:textId="77777777" w:rsidR="00AF5479" w:rsidRDefault="00D9190D" w:rsidP="00AF5479">
            <w:pPr>
              <w:ind w:firstLine="0"/>
              <w:jc w:val="center"/>
              <w:cnfStyle w:val="100000000000" w:firstRow="1" w:lastRow="0" w:firstColumn="0" w:lastColumn="0" w:oddVBand="0" w:evenVBand="0" w:oddHBand="0" w:evenHBand="0" w:firstRowFirstColumn="0" w:firstRowLastColumn="0" w:lastRowFirstColumn="0" w:lastRowLastColumn="0"/>
            </w:pPr>
            <m:oMathPara>
              <m:oMath>
                <m:sSub>
                  <m:sSubPr>
                    <m:ctrlPr>
                      <w:rPr>
                        <w:rFonts w:ascii="Cambria Math" w:hAnsi="Cambria Math"/>
                        <w:b w:val="0"/>
                        <w:bCs w:val="0"/>
                        <w:i/>
                      </w:rPr>
                    </m:ctrlPr>
                  </m:sSubPr>
                  <m:e>
                    <m:r>
                      <m:rPr>
                        <m:sty m:val="bi"/>
                      </m:rPr>
                      <w:rPr>
                        <w:rFonts w:ascii="Cambria Math" w:hAnsi="Cambria Math"/>
                      </w:rPr>
                      <m:t>D</m:t>
                    </m:r>
                  </m:e>
                  <m:sub>
                    <m:r>
                      <m:rPr>
                        <m:sty m:val="bi"/>
                      </m:rPr>
                      <w:rPr>
                        <w:rFonts w:ascii="Cambria Math" w:hAnsi="Cambria Math"/>
                      </w:rPr>
                      <m:t>eff</m:t>
                    </m:r>
                  </m:sub>
                </m:sSub>
                <m:r>
                  <m:rPr>
                    <m:sty m:val="bi"/>
                  </m:rPr>
                  <w:rPr>
                    <w:rFonts w:ascii="Cambria Math" w:hAnsi="Cambria Math"/>
                  </w:rPr>
                  <m:t>(</m:t>
                </m:r>
                <m:f>
                  <m:fPr>
                    <m:ctrlPr>
                      <w:rPr>
                        <w:rFonts w:ascii="Cambria Math" w:hAnsi="Cambria Math"/>
                        <w:i/>
                      </w:rPr>
                    </m:ctrlPr>
                  </m:fPr>
                  <m:num>
                    <m:sSup>
                      <m:sSupPr>
                        <m:ctrlPr>
                          <w:rPr>
                            <w:rFonts w:ascii="Cambria Math" w:hAnsi="Cambria Math"/>
                            <w:i/>
                          </w:rPr>
                        </m:ctrlPr>
                      </m:sSupPr>
                      <m:e>
                        <m:r>
                          <m:rPr>
                            <m:sty m:val="bi"/>
                          </m:rPr>
                          <w:rPr>
                            <w:rFonts w:ascii="Cambria Math" w:hAnsi="Cambria Math"/>
                          </w:rPr>
                          <m:t>m</m:t>
                        </m:r>
                      </m:e>
                      <m:sup>
                        <m:r>
                          <m:rPr>
                            <m:sty m:val="bi"/>
                          </m:rPr>
                          <w:rPr>
                            <w:rFonts w:ascii="Cambria Math" w:hAnsi="Cambria Math"/>
                          </w:rPr>
                          <m:t>2</m:t>
                        </m:r>
                      </m:sup>
                    </m:sSup>
                  </m:num>
                  <m:den>
                    <m:r>
                      <m:rPr>
                        <m:sty m:val="bi"/>
                      </m:rPr>
                      <w:rPr>
                        <w:rFonts w:ascii="Cambria Math" w:hAnsi="Cambria Math"/>
                      </w:rPr>
                      <m:t>min</m:t>
                    </m:r>
                  </m:den>
                </m:f>
                <m:r>
                  <m:rPr>
                    <m:sty m:val="bi"/>
                  </m:rPr>
                  <w:rPr>
                    <w:rFonts w:ascii="Cambria Math" w:hAnsi="Cambria Math"/>
                  </w:rPr>
                  <m:t>)</m:t>
                </m:r>
              </m:oMath>
            </m:oMathPara>
          </w:p>
        </w:tc>
      </w:tr>
      <w:tr w:rsidR="00AF5479" w14:paraId="5BEBD121" w14:textId="77777777" w:rsidTr="00AF5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vAlign w:val="center"/>
          </w:tcPr>
          <w:p w14:paraId="5BEBD11D" w14:textId="77777777" w:rsidR="00AF5479" w:rsidRPr="00AF5479" w:rsidRDefault="00C82464" w:rsidP="00AF5479">
            <w:pPr>
              <w:ind w:firstLine="0"/>
              <w:jc w:val="center"/>
              <w:rPr>
                <w:b w:val="0"/>
              </w:rPr>
            </w:pPr>
            <w:r w:rsidRPr="00C82464">
              <w:rPr>
                <w:b w:val="0"/>
              </w:rPr>
              <w:t>1,28196</w:t>
            </w:r>
          </w:p>
        </w:tc>
        <w:tc>
          <w:tcPr>
            <w:tcW w:w="2265" w:type="dxa"/>
            <w:vAlign w:val="center"/>
          </w:tcPr>
          <w:p w14:paraId="5BEBD11E" w14:textId="77777777" w:rsidR="00AF5479" w:rsidRDefault="00C82464" w:rsidP="00AF5479">
            <w:pPr>
              <w:ind w:firstLine="0"/>
              <w:jc w:val="center"/>
              <w:cnfStyle w:val="000000100000" w:firstRow="0" w:lastRow="0" w:firstColumn="0" w:lastColumn="0" w:oddVBand="0" w:evenVBand="0" w:oddHBand="1" w:evenHBand="0" w:firstRowFirstColumn="0" w:firstRowLastColumn="0" w:lastRowFirstColumn="0" w:lastRowLastColumn="0"/>
            </w:pPr>
            <w:r w:rsidRPr="00C82464">
              <w:t>4,73335</w:t>
            </w:r>
          </w:p>
        </w:tc>
        <w:tc>
          <w:tcPr>
            <w:tcW w:w="2266" w:type="dxa"/>
            <w:vAlign w:val="center"/>
          </w:tcPr>
          <w:p w14:paraId="5BEBD11F" w14:textId="77777777" w:rsidR="00AF5479" w:rsidRDefault="00C82464" w:rsidP="00AF5479">
            <w:pPr>
              <w:ind w:firstLine="0"/>
              <w:jc w:val="center"/>
              <w:cnfStyle w:val="000000100000" w:firstRow="0" w:lastRow="0" w:firstColumn="0" w:lastColumn="0" w:oddVBand="0" w:evenVBand="0" w:oddHBand="1" w:evenHBand="0" w:firstRowFirstColumn="0" w:firstRowLastColumn="0" w:lastRowFirstColumn="0" w:lastRowLastColumn="0"/>
            </w:pPr>
            <w:r w:rsidRPr="00C82464">
              <w:t>8,50166</w:t>
            </w:r>
          </w:p>
        </w:tc>
        <w:tc>
          <w:tcPr>
            <w:tcW w:w="2266" w:type="dxa"/>
            <w:vAlign w:val="center"/>
          </w:tcPr>
          <w:p w14:paraId="5BEBD120" w14:textId="484B4A6D" w:rsidR="00AF5479" w:rsidRDefault="000C295D" w:rsidP="00AF5479">
            <w:pPr>
              <w:ind w:firstLine="0"/>
              <w:jc w:val="center"/>
              <w:cnfStyle w:val="000000100000" w:firstRow="0" w:lastRow="0" w:firstColumn="0" w:lastColumn="0" w:oddVBand="0" w:evenVBand="0" w:oddHBand="1" w:evenHBand="0" w:firstRowFirstColumn="0" w:firstRowLastColumn="0" w:lastRowFirstColumn="0" w:lastRowLastColumn="0"/>
            </w:pPr>
            <w:ins w:id="430" w:author="Federico Ezequiel Benelli" w:date="2019-03-18T19:14:00Z">
              <w:r w:rsidRPr="000C295D">
                <w:t>9,90037</w:t>
              </w:r>
            </w:ins>
            <w:del w:id="431" w:author="Federico Ezequiel Benelli" w:date="2019-03-18T19:14:00Z">
              <w:r w:rsidR="00C82464" w:rsidRPr="00C82464" w:rsidDel="000C295D">
                <w:delText>1,75707</w:delText>
              </w:r>
            </w:del>
            <w:r w:rsidR="00AF5479">
              <w:t>.10</w:t>
            </w:r>
            <w:r w:rsidR="00AF5479" w:rsidRPr="00AF5479">
              <w:rPr>
                <w:vertAlign w:val="superscript"/>
              </w:rPr>
              <w:t>-10</w:t>
            </w:r>
          </w:p>
        </w:tc>
      </w:tr>
    </w:tbl>
    <w:p w14:paraId="5BEBD122" w14:textId="77777777" w:rsidR="00AF5479" w:rsidRDefault="00AF5479" w:rsidP="00AF5479"/>
    <w:p w14:paraId="5BEBD123" w14:textId="77777777" w:rsidR="006F499D" w:rsidRDefault="00AF5479" w:rsidP="00AF5479">
      <w:pPr>
        <w:rPr>
          <w:rFonts w:cs="Times New Roman"/>
        </w:rPr>
      </w:pPr>
      <w:r>
        <w:t xml:space="preserve">La ecuación -X- (Ley de Fick modificada) fue valuada con los parámetros obtenidos utilizando el software matemático </w:t>
      </w:r>
      <w:proofErr w:type="spellStart"/>
      <w:r>
        <w:t>MathCAD</w:t>
      </w:r>
      <w:proofErr w:type="spellEnd"/>
      <w:r>
        <w:rPr>
          <w:rFonts w:cs="Times New Roman"/>
          <w:vertAlign w:val="superscript"/>
        </w:rPr>
        <w:t>®</w:t>
      </w:r>
      <w:r>
        <w:rPr>
          <w:rFonts w:cs="Times New Roman"/>
        </w:rPr>
        <w:t xml:space="preserve"> con el objetivo de </w:t>
      </w:r>
      <w:r w:rsidR="00D75B67">
        <w:rPr>
          <w:rFonts w:cs="Times New Roman"/>
        </w:rPr>
        <w:t xml:space="preserve">estimar el valor de la concentración en la fase sólida en la superficie de las partículas. Este valor fue estimado igualando el rendimiento de extracción a t = 200 min calculado utilizando la ecuación de </w:t>
      </w:r>
      <w:r w:rsidR="006F499D">
        <w:rPr>
          <w:rFonts w:cs="Times New Roman"/>
        </w:rPr>
        <w:t xml:space="preserve">ajuste de los datos cinéticos a la ecuación -X- mediante un método de dicotomía. </w:t>
      </w:r>
    </w:p>
    <w:p w14:paraId="5BEBD124" w14:textId="77777777" w:rsidR="006F499D" w:rsidRDefault="006F499D" w:rsidP="006F499D">
      <w:pPr>
        <w:keepNext/>
        <w:jc w:val="center"/>
      </w:pPr>
      <m:oMathPara>
        <m:oMath>
          <m:r>
            <w:del w:id="432" w:author="Federico Ezequiel Benelli" w:date="2019-03-18T19:30:00Z">
              <w:rPr>
                <w:rFonts w:ascii="Cambria Math" w:hAnsi="Cambria Math" w:cs="Times New Roman"/>
                <w:sz w:val="24"/>
                <w:szCs w:val="24"/>
              </w:rPr>
              <m:t>1-</m:t>
            </w:del>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s,0</m:t>
                  </m:r>
                </m:sub>
              </m:sSub>
              <m:r>
                <w:rPr>
                  <w:rFonts w:ascii="Cambria Math" w:hAnsi="Cambria Math" w:cs="Times New Roman"/>
                  <w:sz w:val="24"/>
                  <w:szCs w:val="24"/>
                </w:rPr>
                <m:t>-</m:t>
              </m:r>
              <m:f>
                <m:fPr>
                  <m:ctrlPr>
                    <w:rPr>
                      <w:rFonts w:ascii="Cambria Math" w:hAnsi="Cambria Math" w:cs="Times New Roman"/>
                      <w:i/>
                      <w:sz w:val="24"/>
                      <w:szCs w:val="24"/>
                    </w:rPr>
                  </m:ctrlPr>
                </m:fPr>
                <m:num>
                  <m:nary>
                    <m:naryPr>
                      <m:limLoc m:val="subSup"/>
                      <m:ctrlPr>
                        <w:rPr>
                          <w:rFonts w:ascii="Cambria Math" w:hAnsi="Cambria Math" w:cs="Times New Roman"/>
                          <w:i/>
                          <w:sz w:val="24"/>
                          <w:szCs w:val="24"/>
                        </w:rPr>
                      </m:ctrlPr>
                    </m:naryPr>
                    <m:sub>
                      <m:r>
                        <w:rPr>
                          <w:rFonts w:ascii="Cambria Math" w:hAnsi="Cambria Math" w:cs="Times New Roman"/>
                          <w:sz w:val="24"/>
                          <w:szCs w:val="24"/>
                        </w:rPr>
                        <m:t>0</m:t>
                      </m:r>
                    </m:sub>
                    <m:sup>
                      <m:r>
                        <w:rPr>
                          <w:rFonts w:ascii="Cambria Math" w:hAnsi="Cambria Math" w:cs="Times New Roman"/>
                          <w:sz w:val="24"/>
                          <w:szCs w:val="24"/>
                        </w:rPr>
                        <m:t>Lc</m:t>
                      </m:r>
                    </m:sup>
                    <m:e>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s</m:t>
                          </m:r>
                        </m:sub>
                      </m:sSub>
                      <m:d>
                        <m:dPr>
                          <m:ctrlPr>
                            <w:rPr>
                              <w:rFonts w:ascii="Cambria Math" w:hAnsi="Cambria Math" w:cs="Times New Roman"/>
                              <w:i/>
                              <w:sz w:val="24"/>
                              <w:szCs w:val="24"/>
                            </w:rPr>
                          </m:ctrlPr>
                        </m:dPr>
                        <m:e>
                          <m:r>
                            <w:rPr>
                              <w:rFonts w:ascii="Cambria Math" w:hAnsi="Cambria Math" w:cs="Times New Roman"/>
                              <w:sz w:val="24"/>
                              <w:szCs w:val="24"/>
                            </w:rPr>
                            <m:t>x,t</m:t>
                          </m:r>
                        </m:e>
                      </m:d>
                    </m:e>
                  </m:nary>
                  <m:r>
                    <w:rPr>
                      <w:rFonts w:ascii="Cambria Math" w:hAnsi="Cambria Math" w:cs="Times New Roman"/>
                      <w:sz w:val="24"/>
                      <w:szCs w:val="24"/>
                    </w:rPr>
                    <m:t>dx</m:t>
                  </m:r>
                </m:num>
                <m:den>
                  <m:r>
                    <w:rPr>
                      <w:rFonts w:ascii="Cambria Math" w:hAnsi="Cambria Math" w:cs="Times New Roman"/>
                      <w:sz w:val="24"/>
                      <w:szCs w:val="24"/>
                    </w:rPr>
                    <m:t>Lc</m:t>
                  </m:r>
                </m:den>
              </m:f>
            </m:num>
            <m:den>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s,0</m:t>
                  </m:r>
                </m:sub>
              </m:sSub>
            </m:den>
          </m:f>
        </m:oMath>
      </m:oMathPara>
    </w:p>
    <w:p w14:paraId="5BEBD125" w14:textId="77777777" w:rsidR="00AF5479" w:rsidRDefault="006F499D" w:rsidP="006F499D">
      <w:pPr>
        <w:pStyle w:val="Caption"/>
        <w:jc w:val="center"/>
      </w:pPr>
      <w:r>
        <w:t xml:space="preserve">Ecuación </w:t>
      </w:r>
      <w:r w:rsidR="00B00782">
        <w:fldChar w:fldCharType="begin"/>
      </w:r>
      <w:r>
        <w:instrText xml:space="preserve"> SEQ Ecuación \* ARABIC </w:instrText>
      </w:r>
      <w:r w:rsidR="00B00782">
        <w:fldChar w:fldCharType="separate"/>
      </w:r>
      <w:r w:rsidR="0082242D">
        <w:rPr>
          <w:noProof/>
        </w:rPr>
        <w:t>24</w:t>
      </w:r>
      <w:r w:rsidR="00B00782">
        <w:fldChar w:fldCharType="end"/>
      </w:r>
      <w:r>
        <w:t xml:space="preserve"> Rendimiento de extracción</w:t>
      </w:r>
    </w:p>
    <w:p w14:paraId="5BEBD126" w14:textId="77777777" w:rsidR="006F499D" w:rsidRPr="006F499D" w:rsidRDefault="006F499D" w:rsidP="006F499D"/>
    <w:p w14:paraId="5BEBD127" w14:textId="77777777" w:rsidR="006F499D" w:rsidRDefault="006F499D" w:rsidP="006F499D">
      <w:pPr>
        <w:keepNext/>
        <w:sectPr w:rsidR="006F499D" w:rsidSect="00090D7E">
          <w:type w:val="continuous"/>
          <w:pgSz w:w="11907" w:h="16840" w:code="9"/>
          <w:pgMar w:top="1134" w:right="1134" w:bottom="1134" w:left="1701" w:header="709" w:footer="709" w:gutter="0"/>
          <w:cols w:space="708"/>
          <w:docGrid w:linePitch="360"/>
        </w:sectPr>
      </w:pPr>
    </w:p>
    <w:p w14:paraId="5BEBD128" w14:textId="5FA82F3E" w:rsidR="006F499D" w:rsidRDefault="00A31BD1" w:rsidP="001C25D0">
      <w:pPr>
        <w:keepNext/>
        <w:ind w:firstLine="0"/>
        <w:jc w:val="center"/>
      </w:pPr>
      <w:ins w:id="433" w:author="Federico Ezequiel Benelli" w:date="2019-03-18T19:29:00Z">
        <w:r w:rsidRPr="00A31BD1">
          <w:rPr>
            <w:noProof/>
          </w:rPr>
          <w:lastRenderedPageBreak/>
          <w:drawing>
            <wp:inline distT="0" distB="0" distL="0" distR="0" wp14:anchorId="522944B3" wp14:editId="3736AC4E">
              <wp:extent cx="2655570" cy="261747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655570" cy="2617470"/>
                      </a:xfrm>
                      <a:prstGeom prst="rect">
                        <a:avLst/>
                      </a:prstGeom>
                    </pic:spPr>
                  </pic:pic>
                </a:graphicData>
              </a:graphic>
            </wp:inline>
          </w:drawing>
        </w:r>
      </w:ins>
      <w:del w:id="434" w:author="Federico Ezequiel Benelli" w:date="2019-03-18T19:24:00Z">
        <w:r w:rsidR="00A3661F" w:rsidRPr="00A3661F" w:rsidDel="00A31BD1">
          <w:rPr>
            <w:noProof/>
            <w:lang w:eastAsia="es-ES"/>
          </w:rPr>
          <w:drawing>
            <wp:inline distT="0" distB="0" distL="0" distR="0" wp14:anchorId="5BEBD19D" wp14:editId="7477A663">
              <wp:extent cx="2577932" cy="263652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cstate="email"/>
                      <a:srcRect/>
                      <a:stretch/>
                    </pic:blipFill>
                    <pic:spPr bwMode="auto">
                      <a:xfrm>
                        <a:off x="0" y="0"/>
                        <a:ext cx="2577932" cy="2636520"/>
                      </a:xfrm>
                      <a:prstGeom prst="rect">
                        <a:avLst/>
                      </a:prstGeom>
                      <a:ln>
                        <a:noFill/>
                      </a:ln>
                      <a:extLst>
                        <a:ext uri="{53640926-AAD7-44D8-BBD7-CCE9431645EC}">
                          <a14:shadowObscured xmlns:a14="http://schemas.microsoft.com/office/drawing/2010/main"/>
                        </a:ext>
                      </a:extLst>
                    </pic:spPr>
                  </pic:pic>
                </a:graphicData>
              </a:graphic>
            </wp:inline>
          </w:drawing>
        </w:r>
      </w:del>
    </w:p>
    <w:p w14:paraId="5BEBD129" w14:textId="77777777" w:rsidR="006F499D" w:rsidRDefault="006F499D" w:rsidP="001C25D0">
      <w:pPr>
        <w:pStyle w:val="Caption"/>
        <w:jc w:val="center"/>
      </w:pPr>
      <w:r>
        <w:t xml:space="preserve">Figura </w:t>
      </w:r>
      <w:r w:rsidR="00B00782">
        <w:fldChar w:fldCharType="begin"/>
      </w:r>
      <w:r>
        <w:instrText xml:space="preserve"> SEQ Figura \* ARABIC </w:instrText>
      </w:r>
      <w:r w:rsidR="00B00782">
        <w:fldChar w:fldCharType="separate"/>
      </w:r>
      <w:r w:rsidR="00ED0EF7">
        <w:rPr>
          <w:noProof/>
        </w:rPr>
        <w:t>23</w:t>
      </w:r>
      <w:r w:rsidR="00B00782">
        <w:fldChar w:fldCharType="end"/>
      </w:r>
      <w:r>
        <w:t xml:space="preserve"> Concentración en la fase sólida en función del tiempo a distintas distancias del centro</w:t>
      </w:r>
    </w:p>
    <w:p w14:paraId="5BEBD12A" w14:textId="77777777" w:rsidR="006F499D" w:rsidRDefault="00A3661F" w:rsidP="001C25D0">
      <w:pPr>
        <w:keepNext/>
        <w:ind w:firstLine="0"/>
        <w:jc w:val="center"/>
      </w:pPr>
      <w:r w:rsidRPr="00A3661F">
        <w:rPr>
          <w:noProof/>
          <w:lang w:eastAsia="es-ES"/>
        </w:rPr>
        <w:drawing>
          <wp:inline distT="0" distB="0" distL="0" distR="0" wp14:anchorId="5BEBD19F" wp14:editId="5BEBD1A0">
            <wp:extent cx="2959858" cy="2656936"/>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email"/>
                    <a:stretch>
                      <a:fillRect/>
                    </a:stretch>
                  </pic:blipFill>
                  <pic:spPr>
                    <a:xfrm>
                      <a:off x="0" y="0"/>
                      <a:ext cx="2971774" cy="2667633"/>
                    </a:xfrm>
                    <a:prstGeom prst="rect">
                      <a:avLst/>
                    </a:prstGeom>
                  </pic:spPr>
                </pic:pic>
              </a:graphicData>
            </a:graphic>
          </wp:inline>
        </w:drawing>
      </w:r>
    </w:p>
    <w:p w14:paraId="5BEBD12B" w14:textId="77777777" w:rsidR="006F499D" w:rsidRDefault="006F499D" w:rsidP="001C25D0">
      <w:pPr>
        <w:pStyle w:val="Caption"/>
        <w:jc w:val="center"/>
      </w:pPr>
      <w:r>
        <w:t xml:space="preserve">Figura </w:t>
      </w:r>
      <w:r w:rsidR="00B00782">
        <w:fldChar w:fldCharType="begin"/>
      </w:r>
      <w:r>
        <w:instrText xml:space="preserve"> SEQ Figura \* ARABIC </w:instrText>
      </w:r>
      <w:r w:rsidR="00B00782">
        <w:fldChar w:fldCharType="separate"/>
      </w:r>
      <w:r w:rsidR="00ED0EF7">
        <w:rPr>
          <w:noProof/>
        </w:rPr>
        <w:t>24</w:t>
      </w:r>
      <w:r w:rsidR="00B00782">
        <w:fldChar w:fldCharType="end"/>
      </w:r>
      <w:r>
        <w:t xml:space="preserve"> Perfil de concentraciones en la fase sólida en función del tiempo y distancia al centro</w:t>
      </w:r>
    </w:p>
    <w:p w14:paraId="5BEBD12C" w14:textId="77777777" w:rsidR="001C25D0" w:rsidRDefault="001C25D0" w:rsidP="001C25D0">
      <w:pPr>
        <w:sectPr w:rsidR="001C25D0" w:rsidSect="001C25D0">
          <w:type w:val="continuous"/>
          <w:pgSz w:w="11907" w:h="16840" w:code="9"/>
          <w:pgMar w:top="1134" w:right="1134" w:bottom="1134" w:left="1701" w:header="709" w:footer="709" w:gutter="0"/>
          <w:cols w:num="2" w:space="708"/>
          <w:docGrid w:linePitch="360"/>
        </w:sectPr>
      </w:pPr>
    </w:p>
    <w:p w14:paraId="5BEBD12D" w14:textId="45B9E4B4" w:rsidR="001C25D0" w:rsidRPr="00377EC0" w:rsidRDefault="009B46EC" w:rsidP="001C25D0">
      <w:r>
        <w:t xml:space="preserve">El valor obtenido de concentración para la superficie de la partícula fue de </w:t>
      </w:r>
      <w:r w:rsidR="00A3661F">
        <w:t>0,25</w:t>
      </w:r>
      <w:del w:id="435" w:author="Federico Ezequiel Benelli" w:date="2019-03-18T19:25:00Z">
        <w:r w:rsidR="00A3661F" w:rsidDel="00A31BD1">
          <w:delText>3</w:delText>
        </w:r>
      </w:del>
      <w:ins w:id="436" w:author="Federico Ezequiel Benelli" w:date="2019-03-18T19:25:00Z">
        <w:r w:rsidR="00A31BD1">
          <w:t>1</w:t>
        </w:r>
      </w:ins>
      <w:ins w:id="437" w:author="Federico Ezequiel Benelli" w:date="2019-03-18T19:26:00Z">
        <w:r w:rsidR="00A31BD1">
          <w:t>.</w:t>
        </w:r>
      </w:ins>
    </w:p>
    <w:p w14:paraId="5BEBD12E" w14:textId="77777777" w:rsidR="00614644" w:rsidRDefault="00614644" w:rsidP="00614644">
      <w:pPr>
        <w:pStyle w:val="Heading1"/>
      </w:pPr>
      <w:r>
        <w:t>DISEÑO DE EQUIPO EXTRACTOR</w:t>
      </w:r>
      <w:bookmarkEnd w:id="428"/>
    </w:p>
    <w:p w14:paraId="5BEBD12F" w14:textId="0787A0CA" w:rsidR="008C7F3B" w:rsidRDefault="008C7F3B" w:rsidP="008C7F3B">
      <w:pPr>
        <w:pStyle w:val="Heading2"/>
        <w:rPr>
          <w:ins w:id="438" w:author="Federico Ezequiel Benelli" w:date="2019-03-18T19:26:00Z"/>
        </w:rPr>
      </w:pPr>
      <w:bookmarkStart w:id="439" w:name="_Toc535446912"/>
      <w:r>
        <w:t>Modelado matemático</w:t>
      </w:r>
      <w:bookmarkEnd w:id="439"/>
    </w:p>
    <w:p w14:paraId="7EE1AB54" w14:textId="60EC2C69" w:rsidR="002B2E92" w:rsidRDefault="00D9190D">
      <w:pPr>
        <w:rPr>
          <w:ins w:id="440" w:author="Federico Ezequiel Benelli" w:date="2019-09-09T07:41:00Z"/>
        </w:rPr>
      </w:pPr>
      <w:ins w:id="441" w:author="Federico Ezequiel Benelli" w:date="2019-09-09T06:57:00Z">
        <w:r>
          <w:t>El modelado matemático del equipo de extracción se re</w:t>
        </w:r>
      </w:ins>
      <w:ins w:id="442" w:author="Federico Ezequiel Benelli" w:date="2019-09-09T06:58:00Z">
        <w:r>
          <w:t>alizó partiendo de</w:t>
        </w:r>
      </w:ins>
      <w:ins w:id="443" w:author="Federico Ezequiel Benelli" w:date="2019-09-09T07:04:00Z">
        <w:r w:rsidR="002B2E92">
          <w:t xml:space="preserve">l balance de masa en el volumen </w:t>
        </w:r>
      </w:ins>
      <w:ins w:id="444" w:author="Federico Ezequiel Benelli" w:date="2019-09-09T07:05:00Z">
        <w:r w:rsidR="002B2E92">
          <w:t>descripto en la figura -X-</w:t>
        </w:r>
      </w:ins>
    </w:p>
    <w:p w14:paraId="5F70A65D" w14:textId="77777777" w:rsidR="008C6632" w:rsidRDefault="008C6632">
      <w:pPr>
        <w:rPr>
          <w:ins w:id="445" w:author="Federico Ezequiel Benelli" w:date="2019-09-09T07:05:00Z"/>
        </w:rPr>
      </w:pPr>
    </w:p>
    <w:p w14:paraId="6891F469" w14:textId="49362CC0" w:rsidR="002B2E92" w:rsidRDefault="002B2E92">
      <w:pPr>
        <w:rPr>
          <w:ins w:id="446" w:author="Federico Ezequiel Benelli" w:date="2019-09-09T07:41:00Z"/>
        </w:rPr>
      </w:pPr>
      <w:ins w:id="447" w:author="Federico Ezequiel Benelli" w:date="2019-09-09T07:05:00Z">
        <w:r>
          <w:t>FIGURA -X-</w:t>
        </w:r>
      </w:ins>
    </w:p>
    <w:p w14:paraId="3E5F95AC" w14:textId="77777777" w:rsidR="008C6632" w:rsidRDefault="008C6632">
      <w:pPr>
        <w:rPr>
          <w:ins w:id="448" w:author="Federico Ezequiel Benelli" w:date="2019-09-09T07:05:00Z"/>
        </w:rPr>
      </w:pPr>
    </w:p>
    <w:p w14:paraId="1DFF5EBC" w14:textId="6488BE07" w:rsidR="00477AF5" w:rsidRDefault="002B2E92">
      <w:pPr>
        <w:rPr>
          <w:ins w:id="449" w:author="Federico Ezequiel Benelli" w:date="2019-09-09T07:21:00Z"/>
        </w:rPr>
      </w:pPr>
      <w:ins w:id="450" w:author="Federico Ezequiel Benelli" w:date="2019-09-09T07:04:00Z">
        <w:r>
          <w:t xml:space="preserve"> </w:t>
        </w:r>
      </w:ins>
      <w:ins w:id="451" w:author="Federico Ezequiel Benelli" w:date="2019-09-09T07:05:00Z">
        <w:r w:rsidRPr="002B2E92">
          <w:t xml:space="preserve">Donde S es el flujo volumétrico de fase sólida, </w:t>
        </w:r>
        <w:r w:rsidRPr="00477AF5">
          <w:rPr>
            <w:i/>
            <w:iCs/>
            <w:rPrChange w:id="452" w:author="Federico Ezequiel Benelli" w:date="2019-09-09T07:06:00Z">
              <w:rPr/>
            </w:rPrChange>
          </w:rPr>
          <w:t>E</w:t>
        </w:r>
        <w:r>
          <w:t xml:space="preserve"> e</w:t>
        </w:r>
        <w:r w:rsidRPr="002B2E92">
          <w:t xml:space="preserve">l flujo volumétrico de fase líquida, </w:t>
        </w:r>
        <w:r w:rsidRPr="00477AF5">
          <w:rPr>
            <w:i/>
            <w:iCs/>
            <w:rPrChange w:id="453" w:author="Federico Ezequiel Benelli" w:date="2019-09-09T07:06:00Z">
              <w:rPr/>
            </w:rPrChange>
          </w:rPr>
          <w:t>x</w:t>
        </w:r>
        <w:r w:rsidRPr="002B2E92">
          <w:t xml:space="preserve"> e </w:t>
        </w:r>
        <w:r w:rsidRPr="00477AF5">
          <w:rPr>
            <w:i/>
            <w:iCs/>
            <w:rPrChange w:id="454" w:author="Federico Ezequiel Benelli" w:date="2019-09-09T07:06:00Z">
              <w:rPr/>
            </w:rPrChange>
          </w:rPr>
          <w:t>y</w:t>
        </w:r>
        <w:r w:rsidRPr="002B2E92">
          <w:t xml:space="preserve"> las concentraciones en la fase sólida y líquida respectivamente</w:t>
        </w:r>
      </w:ins>
      <w:ins w:id="455" w:author="Federico Ezequiel Benelli" w:date="2019-09-09T07:07:00Z">
        <w:r w:rsidR="00477AF5">
          <w:t xml:space="preserve">. Las </w:t>
        </w:r>
      </w:ins>
      <w:ins w:id="456" w:author="Federico Ezequiel Benelli" w:date="2019-09-09T07:08:00Z">
        <w:r w:rsidR="00477AF5">
          <w:t>variaciones de concentraciones</w:t>
        </w:r>
      </w:ins>
      <w:ins w:id="457" w:author="Federico Ezequiel Benelli" w:date="2019-09-09T07:09:00Z">
        <w:r w:rsidR="00477AF5">
          <w:t xml:space="preserve"> en el tiempo</w:t>
        </w:r>
      </w:ins>
      <w:ins w:id="458" w:author="Federico Ezequiel Benelli" w:date="2019-09-09T07:08:00Z">
        <w:r w:rsidR="00477AF5">
          <w:t xml:space="preserve"> para cada fase </w:t>
        </w:r>
      </w:ins>
      <w:ins w:id="459" w:author="Federico Ezequiel Benelli" w:date="2019-09-09T07:10:00Z">
        <w:r w:rsidR="00477AF5">
          <w:t xml:space="preserve">a lo largo del extractor </w:t>
        </w:r>
      </w:ins>
      <w:ins w:id="460" w:author="Federico Ezequiel Benelli" w:date="2019-09-09T07:08:00Z">
        <w:r w:rsidR="00477AF5">
          <w:t>pueden describirse con las siguientes ecuaciones:</w:t>
        </w:r>
      </w:ins>
    </w:p>
    <w:p w14:paraId="6CEEF97E" w14:textId="77777777" w:rsidR="00982491" w:rsidRDefault="00982491">
      <w:pPr>
        <w:rPr>
          <w:ins w:id="461" w:author="Federico Ezequiel Benelli" w:date="2019-09-09T07:08:00Z"/>
        </w:rPr>
      </w:pPr>
    </w:p>
    <w:p w14:paraId="24EE39C9" w14:textId="4D781CDE" w:rsidR="00477AF5" w:rsidRPr="00982491" w:rsidRDefault="00477AF5">
      <w:pPr>
        <w:rPr>
          <w:ins w:id="462" w:author="Federico Ezequiel Benelli" w:date="2019-09-09T07:21:00Z"/>
          <w:rPrChange w:id="463" w:author="Federico Ezequiel Benelli" w:date="2019-09-09T07:21:00Z">
            <w:rPr>
              <w:ins w:id="464" w:author="Federico Ezequiel Benelli" w:date="2019-09-09T07:21:00Z"/>
            </w:rPr>
          </w:rPrChange>
        </w:rPr>
      </w:pPr>
      <m:oMathPara>
        <m:oMath>
          <m:d>
            <m:dPr>
              <m:ctrlPr>
                <w:ins w:id="465" w:author="Federico Ezequiel Benelli" w:date="2019-09-09T07:08:00Z">
                  <w:rPr>
                    <w:rFonts w:ascii="Cambria Math" w:hAnsi="Cambria Math"/>
                    <w:i/>
                  </w:rPr>
                </w:ins>
              </m:ctrlPr>
            </m:dPr>
            <m:e>
              <m:r>
                <w:ins w:id="466" w:author="Federico Ezequiel Benelli" w:date="2019-09-09T07:08:00Z">
                  <w:rPr>
                    <w:rFonts w:ascii="Cambria Math" w:hAnsi="Cambria Math"/>
                  </w:rPr>
                  <m:t>1-</m:t>
                </w:ins>
              </m:r>
              <m:r>
                <w:ins w:id="467" w:author="Federico Ezequiel Benelli" w:date="2019-09-09T07:14:00Z">
                  <w:rPr>
                    <w:rFonts w:ascii="Cambria Math" w:hAnsi="Cambria Math"/>
                  </w:rPr>
                  <m:t>ε</m:t>
                </w:ins>
              </m:r>
            </m:e>
          </m:d>
          <m:f>
            <m:fPr>
              <m:ctrlPr>
                <w:ins w:id="468" w:author="Federico Ezequiel Benelli" w:date="2019-09-09T07:09:00Z">
                  <w:rPr>
                    <w:rFonts w:ascii="Cambria Math" w:hAnsi="Cambria Math"/>
                    <w:i/>
                  </w:rPr>
                </w:ins>
              </m:ctrlPr>
            </m:fPr>
            <m:num>
              <m:r>
                <w:ins w:id="469" w:author="Federico Ezequiel Benelli" w:date="2019-09-09T07:09:00Z">
                  <w:rPr>
                    <w:rFonts w:ascii="Cambria Math" w:hAnsi="Cambria Math"/>
                  </w:rPr>
                  <m:t>dx(z,t)</m:t>
                </w:ins>
              </m:r>
            </m:num>
            <m:den>
              <m:r>
                <w:ins w:id="470" w:author="Federico Ezequiel Benelli" w:date="2019-09-09T07:09:00Z">
                  <w:rPr>
                    <w:rFonts w:ascii="Cambria Math" w:hAnsi="Cambria Math"/>
                  </w:rPr>
                  <m:t>dt</m:t>
                </w:ins>
              </m:r>
            </m:den>
          </m:f>
          <m:r>
            <w:ins w:id="471" w:author="Federico Ezequiel Benelli" w:date="2019-09-09T07:09:00Z">
              <w:rPr>
                <w:rFonts w:ascii="Cambria Math" w:hAnsi="Cambria Math"/>
              </w:rPr>
              <m:t xml:space="preserve"> </m:t>
            </w:ins>
          </m:r>
          <m:r>
            <w:ins w:id="472" w:author="Federico Ezequiel Benelli" w:date="2019-09-09T07:10:00Z">
              <w:rPr>
                <w:rFonts w:ascii="Cambria Math" w:hAnsi="Cambria Math"/>
              </w:rPr>
              <m:t>=</m:t>
            </w:ins>
          </m:r>
          <m:sSub>
            <m:sSubPr>
              <m:ctrlPr>
                <w:ins w:id="473" w:author="Federico Ezequiel Benelli" w:date="2019-09-09T07:10:00Z">
                  <w:rPr>
                    <w:rFonts w:ascii="Cambria Math" w:hAnsi="Cambria Math"/>
                    <w:i/>
                  </w:rPr>
                </w:ins>
              </m:ctrlPr>
            </m:sSubPr>
            <m:e>
              <m:r>
                <w:ins w:id="474" w:author="Federico Ezequiel Benelli" w:date="2019-09-09T07:10:00Z">
                  <w:rPr>
                    <w:rFonts w:ascii="Cambria Math" w:hAnsi="Cambria Math"/>
                  </w:rPr>
                  <m:t>Da</m:t>
                </w:ins>
              </m:r>
              <m:r>
                <w:ins w:id="475" w:author="Federico Ezequiel Benelli" w:date="2019-09-09T07:11:00Z">
                  <w:rPr>
                    <w:rFonts w:ascii="Cambria Math" w:hAnsi="Cambria Math"/>
                  </w:rPr>
                  <m:t>x</m:t>
                </w:ins>
              </m:r>
            </m:e>
            <m:sub>
              <m:r>
                <w:ins w:id="476" w:author="Federico Ezequiel Benelli" w:date="2019-09-09T07:11:00Z">
                  <w:rPr>
                    <w:rFonts w:ascii="Cambria Math" w:hAnsi="Cambria Math"/>
                  </w:rPr>
                  <m:t>s</m:t>
                </w:ins>
              </m:r>
            </m:sub>
          </m:sSub>
          <m:f>
            <m:fPr>
              <m:ctrlPr>
                <w:ins w:id="477" w:author="Federico Ezequiel Benelli" w:date="2019-09-09T07:12:00Z">
                  <w:rPr>
                    <w:rFonts w:ascii="Cambria Math" w:hAnsi="Cambria Math"/>
                    <w:i/>
                  </w:rPr>
                </w:ins>
              </m:ctrlPr>
            </m:fPr>
            <m:num>
              <m:sSup>
                <m:sSupPr>
                  <m:ctrlPr>
                    <w:ins w:id="478" w:author="Federico Ezequiel Benelli" w:date="2019-09-09T07:12:00Z">
                      <w:rPr>
                        <w:rFonts w:ascii="Cambria Math" w:hAnsi="Cambria Math"/>
                        <w:i/>
                      </w:rPr>
                    </w:ins>
                  </m:ctrlPr>
                </m:sSupPr>
                <m:e>
                  <m:r>
                    <w:ins w:id="479" w:author="Federico Ezequiel Benelli" w:date="2019-09-09T07:12:00Z">
                      <w:rPr>
                        <w:rFonts w:ascii="Cambria Math" w:hAnsi="Cambria Math"/>
                      </w:rPr>
                      <m:t>d</m:t>
                    </w:ins>
                  </m:r>
                </m:e>
                <m:sup>
                  <m:r>
                    <w:ins w:id="480" w:author="Federico Ezequiel Benelli" w:date="2019-09-09T07:12:00Z">
                      <w:rPr>
                        <w:rFonts w:ascii="Cambria Math" w:hAnsi="Cambria Math"/>
                      </w:rPr>
                      <m:t>2</m:t>
                    </w:ins>
                  </m:r>
                </m:sup>
              </m:sSup>
              <m:r>
                <w:ins w:id="481" w:author="Federico Ezequiel Benelli" w:date="2019-09-09T07:12:00Z">
                  <w:rPr>
                    <w:rFonts w:ascii="Cambria Math" w:hAnsi="Cambria Math"/>
                  </w:rPr>
                  <m:t>x(z,t)</m:t>
                </w:ins>
              </m:r>
            </m:num>
            <m:den>
              <m:r>
                <w:ins w:id="482" w:author="Federico Ezequiel Benelli" w:date="2019-09-09T07:12:00Z">
                  <w:rPr>
                    <w:rFonts w:ascii="Cambria Math" w:hAnsi="Cambria Math"/>
                  </w:rPr>
                  <m:t>d</m:t>
                </w:ins>
              </m:r>
              <m:sSup>
                <m:sSupPr>
                  <m:ctrlPr>
                    <w:ins w:id="483" w:author="Federico Ezequiel Benelli" w:date="2019-09-09T07:12:00Z">
                      <w:rPr>
                        <w:rFonts w:ascii="Cambria Math" w:hAnsi="Cambria Math"/>
                        <w:i/>
                      </w:rPr>
                    </w:ins>
                  </m:ctrlPr>
                </m:sSupPr>
                <m:e>
                  <m:r>
                    <w:ins w:id="484" w:author="Federico Ezequiel Benelli" w:date="2019-09-09T07:12:00Z">
                      <w:rPr>
                        <w:rFonts w:ascii="Cambria Math" w:hAnsi="Cambria Math"/>
                      </w:rPr>
                      <m:t>x</m:t>
                    </w:ins>
                  </m:r>
                </m:e>
                <m:sup>
                  <m:r>
                    <w:ins w:id="485" w:author="Federico Ezequiel Benelli" w:date="2019-09-09T07:12:00Z">
                      <w:rPr>
                        <w:rFonts w:ascii="Cambria Math" w:hAnsi="Cambria Math"/>
                      </w:rPr>
                      <m:t>2</m:t>
                    </w:ins>
                  </m:r>
                </m:sup>
              </m:sSup>
            </m:den>
          </m:f>
          <m:r>
            <w:ins w:id="486" w:author="Federico Ezequiel Benelli" w:date="2019-09-09T07:12:00Z">
              <w:rPr>
                <w:rFonts w:ascii="Cambria Math" w:hAnsi="Cambria Math"/>
              </w:rPr>
              <m:t xml:space="preserve"> </m:t>
            </w:ins>
          </m:r>
          <m:r>
            <w:ins w:id="487" w:author="Federico Ezequiel Benelli" w:date="2019-09-09T07:11:00Z">
              <w:rPr>
                <w:rFonts w:ascii="Cambria Math" w:hAnsi="Cambria Math"/>
              </w:rPr>
              <m:t>+</m:t>
            </w:ins>
          </m:r>
          <m:f>
            <m:fPr>
              <m:ctrlPr>
                <w:ins w:id="488" w:author="Federico Ezequiel Benelli" w:date="2019-09-09T07:11:00Z">
                  <w:rPr>
                    <w:rFonts w:ascii="Cambria Math" w:hAnsi="Cambria Math"/>
                    <w:i/>
                  </w:rPr>
                </w:ins>
              </m:ctrlPr>
            </m:fPr>
            <m:num>
              <m:r>
                <w:ins w:id="489" w:author="Federico Ezequiel Benelli" w:date="2019-09-09T07:11:00Z">
                  <w:rPr>
                    <w:rFonts w:ascii="Cambria Math" w:hAnsi="Cambria Math"/>
                  </w:rPr>
                  <m:t>S</m:t>
                </w:ins>
              </m:r>
            </m:num>
            <m:den>
              <m:r>
                <w:ins w:id="490" w:author="Federico Ezequiel Benelli" w:date="2019-09-09T07:11:00Z">
                  <w:rPr>
                    <w:rFonts w:ascii="Cambria Math" w:hAnsi="Cambria Math"/>
                  </w:rPr>
                  <m:t>A</m:t>
                </w:ins>
              </m:r>
            </m:den>
          </m:f>
          <m:f>
            <m:fPr>
              <m:ctrlPr>
                <w:ins w:id="491" w:author="Federico Ezequiel Benelli" w:date="2019-09-09T07:11:00Z">
                  <w:rPr>
                    <w:rFonts w:ascii="Cambria Math" w:hAnsi="Cambria Math"/>
                    <w:i/>
                  </w:rPr>
                </w:ins>
              </m:ctrlPr>
            </m:fPr>
            <m:num>
              <m:r>
                <w:ins w:id="492" w:author="Federico Ezequiel Benelli" w:date="2019-09-09T07:11:00Z">
                  <w:rPr>
                    <w:rFonts w:ascii="Cambria Math" w:hAnsi="Cambria Math"/>
                  </w:rPr>
                  <m:t>dx(z,t)</m:t>
                </w:ins>
              </m:r>
            </m:num>
            <m:den>
              <m:r>
                <w:ins w:id="493" w:author="Federico Ezequiel Benelli" w:date="2019-09-09T07:11:00Z">
                  <w:rPr>
                    <w:rFonts w:ascii="Cambria Math" w:hAnsi="Cambria Math"/>
                  </w:rPr>
                  <m:t>dz</m:t>
                </w:ins>
              </m:r>
            </m:den>
          </m:f>
          <m:r>
            <w:ins w:id="494" w:author="Federico Ezequiel Benelli" w:date="2019-09-09T07:11:00Z">
              <w:rPr>
                <w:rFonts w:ascii="Cambria Math" w:hAnsi="Cambria Math"/>
              </w:rPr>
              <m:t>+Ka(</m:t>
            </w:ins>
          </m:r>
          <m:sSub>
            <m:sSubPr>
              <m:ctrlPr>
                <w:ins w:id="495" w:author="Federico Ezequiel Benelli" w:date="2019-09-09T07:11:00Z">
                  <w:rPr>
                    <w:rFonts w:ascii="Cambria Math" w:hAnsi="Cambria Math"/>
                    <w:i/>
                  </w:rPr>
                </w:ins>
              </m:ctrlPr>
            </m:sSubPr>
            <m:e>
              <m:r>
                <w:ins w:id="496" w:author="Federico Ezequiel Benelli" w:date="2019-09-09T07:11:00Z">
                  <w:rPr>
                    <w:rFonts w:ascii="Cambria Math" w:hAnsi="Cambria Math"/>
                  </w:rPr>
                  <m:t>x</m:t>
                </w:ins>
              </m:r>
            </m:e>
            <m:sub>
              <m:r>
                <w:ins w:id="497" w:author="Federico Ezequiel Benelli" w:date="2019-09-09T07:11:00Z">
                  <w:rPr>
                    <w:rFonts w:ascii="Cambria Math" w:hAnsi="Cambria Math"/>
                  </w:rPr>
                  <m:t>eq</m:t>
                </w:ins>
              </m:r>
            </m:sub>
          </m:sSub>
          <m:r>
            <w:ins w:id="498" w:author="Federico Ezequiel Benelli" w:date="2019-09-09T07:12:00Z">
              <w:rPr>
                <w:rFonts w:ascii="Cambria Math" w:hAnsi="Cambria Math"/>
              </w:rPr>
              <m:t>(z,t) -x(z,t)</m:t>
            </w:ins>
          </m:r>
          <m:r>
            <w:ins w:id="499" w:author="Federico Ezequiel Benelli" w:date="2019-09-09T07:11:00Z">
              <w:rPr>
                <w:rFonts w:ascii="Cambria Math" w:hAnsi="Cambria Math"/>
              </w:rPr>
              <m:t>)</m:t>
            </w:ins>
          </m:r>
        </m:oMath>
      </m:oMathPara>
    </w:p>
    <w:p w14:paraId="13F85C2C" w14:textId="77777777" w:rsidR="00982491" w:rsidRPr="00477AF5" w:rsidRDefault="00982491">
      <w:pPr>
        <w:rPr>
          <w:ins w:id="500" w:author="Federico Ezequiel Benelli" w:date="2019-09-09T07:12:00Z"/>
          <w:rPrChange w:id="501" w:author="Federico Ezequiel Benelli" w:date="2019-09-09T07:12:00Z">
            <w:rPr>
              <w:ins w:id="502" w:author="Federico Ezequiel Benelli" w:date="2019-09-09T07:12:00Z"/>
            </w:rPr>
          </w:rPrChange>
        </w:rPr>
      </w:pPr>
    </w:p>
    <w:p w14:paraId="4EB222A5" w14:textId="26E646A5" w:rsidR="00477AF5" w:rsidRPr="00982491" w:rsidRDefault="00477AF5" w:rsidP="00477AF5">
      <w:pPr>
        <w:rPr>
          <w:ins w:id="503" w:author="Federico Ezequiel Benelli" w:date="2019-09-09T07:21:00Z"/>
          <w:rPrChange w:id="504" w:author="Federico Ezequiel Benelli" w:date="2019-09-09T07:21:00Z">
            <w:rPr>
              <w:ins w:id="505" w:author="Federico Ezequiel Benelli" w:date="2019-09-09T07:21:00Z"/>
            </w:rPr>
          </w:rPrChange>
        </w:rPr>
      </w:pPr>
      <m:oMathPara>
        <m:oMath>
          <m:d>
            <m:dPr>
              <m:ctrlPr>
                <w:ins w:id="506" w:author="Federico Ezequiel Benelli" w:date="2019-09-09T07:12:00Z">
                  <w:rPr>
                    <w:rFonts w:ascii="Cambria Math" w:hAnsi="Cambria Math"/>
                    <w:i/>
                  </w:rPr>
                </w:ins>
              </m:ctrlPr>
            </m:dPr>
            <m:e>
              <m:r>
                <w:ins w:id="507" w:author="Federico Ezequiel Benelli" w:date="2019-09-09T07:14:00Z">
                  <w:rPr>
                    <w:rFonts w:ascii="Cambria Math" w:hAnsi="Cambria Math"/>
                  </w:rPr>
                  <m:t>ε</m:t>
                </w:ins>
              </m:r>
            </m:e>
          </m:d>
          <m:f>
            <m:fPr>
              <m:ctrlPr>
                <w:ins w:id="508" w:author="Federico Ezequiel Benelli" w:date="2019-09-09T07:12:00Z">
                  <w:rPr>
                    <w:rFonts w:ascii="Cambria Math" w:hAnsi="Cambria Math"/>
                    <w:i/>
                  </w:rPr>
                </w:ins>
              </m:ctrlPr>
            </m:fPr>
            <m:num>
              <m:r>
                <w:ins w:id="509" w:author="Federico Ezequiel Benelli" w:date="2019-09-09T07:12:00Z">
                  <w:rPr>
                    <w:rFonts w:ascii="Cambria Math" w:hAnsi="Cambria Math"/>
                  </w:rPr>
                  <m:t>d</m:t>
                </w:ins>
              </m:r>
              <m:r>
                <w:ins w:id="510" w:author="Federico Ezequiel Benelli" w:date="2019-09-09T07:14:00Z">
                  <w:rPr>
                    <w:rFonts w:ascii="Cambria Math" w:hAnsi="Cambria Math"/>
                  </w:rPr>
                  <m:t>y</m:t>
                </w:ins>
              </m:r>
              <m:r>
                <w:ins w:id="511" w:author="Federico Ezequiel Benelli" w:date="2019-09-09T07:12:00Z">
                  <w:rPr>
                    <w:rFonts w:ascii="Cambria Math" w:hAnsi="Cambria Math"/>
                  </w:rPr>
                  <m:t>(z,t)</m:t>
                </w:ins>
              </m:r>
            </m:num>
            <m:den>
              <m:r>
                <w:ins w:id="512" w:author="Federico Ezequiel Benelli" w:date="2019-09-09T07:12:00Z">
                  <w:rPr>
                    <w:rFonts w:ascii="Cambria Math" w:hAnsi="Cambria Math"/>
                  </w:rPr>
                  <m:t>dt</m:t>
                </w:ins>
              </m:r>
            </m:den>
          </m:f>
          <m:r>
            <w:ins w:id="513" w:author="Federico Ezequiel Benelli" w:date="2019-09-09T07:12:00Z">
              <w:rPr>
                <w:rFonts w:ascii="Cambria Math" w:hAnsi="Cambria Math"/>
              </w:rPr>
              <m:t xml:space="preserve"> =</m:t>
            </w:ins>
          </m:r>
          <m:sSub>
            <m:sSubPr>
              <m:ctrlPr>
                <w:ins w:id="514" w:author="Federico Ezequiel Benelli" w:date="2019-09-09T07:12:00Z">
                  <w:rPr>
                    <w:rFonts w:ascii="Cambria Math" w:hAnsi="Cambria Math"/>
                    <w:i/>
                  </w:rPr>
                </w:ins>
              </m:ctrlPr>
            </m:sSubPr>
            <m:e>
              <m:r>
                <w:ins w:id="515" w:author="Federico Ezequiel Benelli" w:date="2019-09-09T07:12:00Z">
                  <w:rPr>
                    <w:rFonts w:ascii="Cambria Math" w:hAnsi="Cambria Math"/>
                  </w:rPr>
                  <m:t>Dax</m:t>
                </w:ins>
              </m:r>
            </m:e>
            <m:sub>
              <m:r>
                <w:ins w:id="516" w:author="Federico Ezequiel Benelli" w:date="2019-09-09T07:14:00Z">
                  <w:rPr>
                    <w:rFonts w:ascii="Cambria Math" w:hAnsi="Cambria Math"/>
                  </w:rPr>
                  <m:t>E</m:t>
                </w:ins>
              </m:r>
            </m:sub>
          </m:sSub>
          <m:f>
            <m:fPr>
              <m:ctrlPr>
                <w:ins w:id="517" w:author="Federico Ezequiel Benelli" w:date="2019-09-09T07:12:00Z">
                  <w:rPr>
                    <w:rFonts w:ascii="Cambria Math" w:hAnsi="Cambria Math"/>
                    <w:i/>
                  </w:rPr>
                </w:ins>
              </m:ctrlPr>
            </m:fPr>
            <m:num>
              <m:sSup>
                <m:sSupPr>
                  <m:ctrlPr>
                    <w:ins w:id="518" w:author="Federico Ezequiel Benelli" w:date="2019-09-09T07:12:00Z">
                      <w:rPr>
                        <w:rFonts w:ascii="Cambria Math" w:hAnsi="Cambria Math"/>
                        <w:i/>
                      </w:rPr>
                    </w:ins>
                  </m:ctrlPr>
                </m:sSupPr>
                <m:e>
                  <m:r>
                    <w:ins w:id="519" w:author="Federico Ezequiel Benelli" w:date="2019-09-09T07:12:00Z">
                      <w:rPr>
                        <w:rFonts w:ascii="Cambria Math" w:hAnsi="Cambria Math"/>
                      </w:rPr>
                      <m:t>d</m:t>
                    </w:ins>
                  </m:r>
                </m:e>
                <m:sup>
                  <m:r>
                    <w:ins w:id="520" w:author="Federico Ezequiel Benelli" w:date="2019-09-09T07:12:00Z">
                      <w:rPr>
                        <w:rFonts w:ascii="Cambria Math" w:hAnsi="Cambria Math"/>
                      </w:rPr>
                      <m:t>2</m:t>
                    </w:ins>
                  </m:r>
                </m:sup>
              </m:sSup>
              <m:r>
                <w:ins w:id="521" w:author="Federico Ezequiel Benelli" w:date="2019-09-09T07:14:00Z">
                  <w:rPr>
                    <w:rFonts w:ascii="Cambria Math" w:hAnsi="Cambria Math"/>
                  </w:rPr>
                  <m:t>y</m:t>
                </w:ins>
              </m:r>
              <m:r>
                <w:ins w:id="522" w:author="Federico Ezequiel Benelli" w:date="2019-09-09T07:12:00Z">
                  <w:rPr>
                    <w:rFonts w:ascii="Cambria Math" w:hAnsi="Cambria Math"/>
                  </w:rPr>
                  <m:t>(z,t)</m:t>
                </w:ins>
              </m:r>
            </m:num>
            <m:den>
              <m:r>
                <w:ins w:id="523" w:author="Federico Ezequiel Benelli" w:date="2019-09-09T07:12:00Z">
                  <w:rPr>
                    <w:rFonts w:ascii="Cambria Math" w:hAnsi="Cambria Math"/>
                  </w:rPr>
                  <m:t>d</m:t>
                </w:ins>
              </m:r>
              <m:sSup>
                <m:sSupPr>
                  <m:ctrlPr>
                    <w:ins w:id="524" w:author="Federico Ezequiel Benelli" w:date="2019-09-09T07:14:00Z">
                      <w:rPr>
                        <w:rFonts w:ascii="Cambria Math" w:hAnsi="Cambria Math"/>
                        <w:i/>
                      </w:rPr>
                    </w:ins>
                  </m:ctrlPr>
                </m:sSupPr>
                <m:e>
                  <m:r>
                    <w:ins w:id="525" w:author="Federico Ezequiel Benelli" w:date="2019-09-09T07:14:00Z">
                      <w:rPr>
                        <w:rFonts w:ascii="Cambria Math" w:hAnsi="Cambria Math"/>
                      </w:rPr>
                      <m:t>y</m:t>
                    </w:ins>
                  </m:r>
                </m:e>
                <m:sup>
                  <m:r>
                    <w:ins w:id="526" w:author="Federico Ezequiel Benelli" w:date="2019-09-09T07:14:00Z">
                      <w:rPr>
                        <w:rFonts w:ascii="Cambria Math" w:hAnsi="Cambria Math"/>
                      </w:rPr>
                      <m:t>2</m:t>
                    </w:ins>
                  </m:r>
                </m:sup>
              </m:sSup>
            </m:den>
          </m:f>
          <m:r>
            <w:ins w:id="527" w:author="Federico Ezequiel Benelli" w:date="2019-09-09T07:12:00Z">
              <w:rPr>
                <w:rFonts w:ascii="Cambria Math" w:hAnsi="Cambria Math"/>
              </w:rPr>
              <m:t xml:space="preserve"> +</m:t>
            </w:ins>
          </m:r>
          <m:f>
            <m:fPr>
              <m:ctrlPr>
                <w:ins w:id="528" w:author="Federico Ezequiel Benelli" w:date="2019-09-09T07:12:00Z">
                  <w:rPr>
                    <w:rFonts w:ascii="Cambria Math" w:hAnsi="Cambria Math"/>
                    <w:i/>
                  </w:rPr>
                </w:ins>
              </m:ctrlPr>
            </m:fPr>
            <m:num>
              <m:r>
                <w:ins w:id="529" w:author="Federico Ezequiel Benelli" w:date="2019-09-09T07:13:00Z">
                  <w:rPr>
                    <w:rFonts w:ascii="Cambria Math" w:hAnsi="Cambria Math"/>
                  </w:rPr>
                  <m:t>E</m:t>
                </w:ins>
              </m:r>
            </m:num>
            <m:den>
              <m:r>
                <w:ins w:id="530" w:author="Federico Ezequiel Benelli" w:date="2019-09-09T07:12:00Z">
                  <w:rPr>
                    <w:rFonts w:ascii="Cambria Math" w:hAnsi="Cambria Math"/>
                  </w:rPr>
                  <m:t>A</m:t>
                </w:ins>
              </m:r>
            </m:den>
          </m:f>
          <m:f>
            <m:fPr>
              <m:ctrlPr>
                <w:ins w:id="531" w:author="Federico Ezequiel Benelli" w:date="2019-09-09T07:12:00Z">
                  <w:rPr>
                    <w:rFonts w:ascii="Cambria Math" w:hAnsi="Cambria Math"/>
                    <w:i/>
                  </w:rPr>
                </w:ins>
              </m:ctrlPr>
            </m:fPr>
            <m:num>
              <m:r>
                <w:ins w:id="532" w:author="Federico Ezequiel Benelli" w:date="2019-09-09T07:12:00Z">
                  <w:rPr>
                    <w:rFonts w:ascii="Cambria Math" w:hAnsi="Cambria Math"/>
                  </w:rPr>
                  <m:t>d</m:t>
                </w:ins>
              </m:r>
              <m:r>
                <w:ins w:id="533" w:author="Federico Ezequiel Benelli" w:date="2019-09-09T07:14:00Z">
                  <w:rPr>
                    <w:rFonts w:ascii="Cambria Math" w:hAnsi="Cambria Math"/>
                  </w:rPr>
                  <m:t>y</m:t>
                </w:ins>
              </m:r>
              <m:r>
                <w:ins w:id="534" w:author="Federico Ezequiel Benelli" w:date="2019-09-09T07:12:00Z">
                  <w:rPr>
                    <w:rFonts w:ascii="Cambria Math" w:hAnsi="Cambria Math"/>
                  </w:rPr>
                  <m:t>(z,t)</m:t>
                </w:ins>
              </m:r>
            </m:num>
            <m:den>
              <m:r>
                <w:ins w:id="535" w:author="Federico Ezequiel Benelli" w:date="2019-09-09T07:12:00Z">
                  <w:rPr>
                    <w:rFonts w:ascii="Cambria Math" w:hAnsi="Cambria Math"/>
                  </w:rPr>
                  <m:t>dz</m:t>
                </w:ins>
              </m:r>
            </m:den>
          </m:f>
          <m:r>
            <w:ins w:id="536" w:author="Federico Ezequiel Benelli" w:date="2019-09-09T07:14:00Z">
              <w:rPr>
                <w:rFonts w:ascii="Cambria Math" w:hAnsi="Cambria Math"/>
              </w:rPr>
              <m:t>-</m:t>
            </w:ins>
          </m:r>
          <m:r>
            <w:ins w:id="537" w:author="Federico Ezequiel Benelli" w:date="2019-09-09T07:12:00Z">
              <w:rPr>
                <w:rFonts w:ascii="Cambria Math" w:hAnsi="Cambria Math"/>
              </w:rPr>
              <m:t>Ka(</m:t>
            </w:ins>
          </m:r>
          <m:sSub>
            <m:sSubPr>
              <m:ctrlPr>
                <w:ins w:id="538" w:author="Federico Ezequiel Benelli" w:date="2019-09-09T07:12:00Z">
                  <w:rPr>
                    <w:rFonts w:ascii="Cambria Math" w:hAnsi="Cambria Math"/>
                    <w:i/>
                  </w:rPr>
                </w:ins>
              </m:ctrlPr>
            </m:sSubPr>
            <m:e>
              <m:r>
                <w:ins w:id="539" w:author="Federico Ezequiel Benelli" w:date="2019-09-09T07:12:00Z">
                  <w:rPr>
                    <w:rFonts w:ascii="Cambria Math" w:hAnsi="Cambria Math"/>
                  </w:rPr>
                  <m:t>x</m:t>
                </w:ins>
              </m:r>
            </m:e>
            <m:sub>
              <m:r>
                <w:ins w:id="540" w:author="Federico Ezequiel Benelli" w:date="2019-09-09T07:12:00Z">
                  <w:rPr>
                    <w:rFonts w:ascii="Cambria Math" w:hAnsi="Cambria Math"/>
                  </w:rPr>
                  <m:t>eq</m:t>
                </w:ins>
              </m:r>
            </m:sub>
          </m:sSub>
          <m:r>
            <w:ins w:id="541" w:author="Federico Ezequiel Benelli" w:date="2019-09-09T07:12:00Z">
              <w:rPr>
                <w:rFonts w:ascii="Cambria Math" w:hAnsi="Cambria Math"/>
              </w:rPr>
              <m:t>(z,t) -x(z,t))</m:t>
            </w:ins>
          </m:r>
        </m:oMath>
      </m:oMathPara>
    </w:p>
    <w:p w14:paraId="6B30E2C2" w14:textId="77777777" w:rsidR="00982491" w:rsidRPr="00B725AD" w:rsidRDefault="00982491" w:rsidP="00477AF5">
      <w:pPr>
        <w:rPr>
          <w:ins w:id="542" w:author="Federico Ezequiel Benelli" w:date="2019-09-09T07:12:00Z"/>
        </w:rPr>
      </w:pPr>
    </w:p>
    <w:p w14:paraId="287AC65A" w14:textId="632A62DB" w:rsidR="00982491" w:rsidRDefault="00982491">
      <w:pPr>
        <w:rPr>
          <w:ins w:id="543" w:author="Federico Ezequiel Benelli" w:date="2019-09-09T07:19:00Z"/>
        </w:rPr>
      </w:pPr>
      <w:ins w:id="544" w:author="Federico Ezequiel Benelli" w:date="2019-09-09T07:17:00Z">
        <w:r w:rsidRPr="00982491">
          <w:lastRenderedPageBreak/>
          <w:t>Donde el primer término describe el impacto debido a dispersión axial</w:t>
        </w:r>
      </w:ins>
      <w:ins w:id="545" w:author="Federico Ezequiel Benelli" w:date="2019-09-09T07:20:00Z">
        <w:r>
          <w:t xml:space="preserve"> del medio desplazado</w:t>
        </w:r>
      </w:ins>
      <w:ins w:id="546" w:author="Federico Ezequiel Benelli" w:date="2019-09-09T07:17:00Z">
        <w:r w:rsidRPr="00982491">
          <w:t>, el segundo término describe la variación de concentración debido al flujo convectivo y el tercer término corresponde a la transferencia de masa entre fases, definido por Spaninks</w:t>
        </w:r>
      </w:ins>
      <w:customXmlInsRangeStart w:id="547" w:author="Federico Ezequiel Benelli" w:date="2019-09-09T07:18:00Z"/>
      <w:sdt>
        <w:sdtPr>
          <w:id w:val="1335964880"/>
          <w:citation/>
        </w:sdtPr>
        <w:sdtContent>
          <w:customXmlInsRangeEnd w:id="547"/>
          <w:ins w:id="548" w:author="Federico Ezequiel Benelli" w:date="2019-09-09T07:18:00Z">
            <w:r>
              <w:fldChar w:fldCharType="begin"/>
            </w:r>
            <w:r>
              <w:instrText xml:space="preserve"> CITATION Spa79 \l 3082 </w:instrText>
            </w:r>
          </w:ins>
          <w:r>
            <w:fldChar w:fldCharType="separate"/>
          </w:r>
          <w:ins w:id="549" w:author="Federico Ezequiel Benelli" w:date="2019-09-09T07:18:00Z">
            <w:r>
              <w:rPr>
                <w:noProof/>
              </w:rPr>
              <w:t xml:space="preserve"> </w:t>
            </w:r>
            <w:r>
              <w:rPr>
                <w:noProof/>
              </w:rPr>
              <w:t>(31)</w:t>
            </w:r>
            <w:r>
              <w:fldChar w:fldCharType="end"/>
            </w:r>
          </w:ins>
          <w:customXmlInsRangeStart w:id="550" w:author="Federico Ezequiel Benelli" w:date="2019-09-09T07:18:00Z"/>
        </w:sdtContent>
      </w:sdt>
      <w:customXmlInsRangeEnd w:id="550"/>
      <w:ins w:id="551" w:author="Federico Ezequiel Benelli" w:date="2019-09-09T07:17:00Z">
        <w:r w:rsidRPr="00982491">
          <w:t>.</w:t>
        </w:r>
      </w:ins>
    </w:p>
    <w:p w14:paraId="708F90C7" w14:textId="652F8BEA" w:rsidR="00477AF5" w:rsidRPr="00B725AD" w:rsidRDefault="00982491">
      <w:pPr>
        <w:pPrChange w:id="552" w:author="Federico Ezequiel Benelli" w:date="2019-03-18T19:26:00Z">
          <w:pPr>
            <w:pStyle w:val="Heading2"/>
          </w:pPr>
        </w:pPrChange>
      </w:pPr>
      <w:ins w:id="553" w:author="Federico Ezequiel Benelli" w:date="2019-09-09T07:17:00Z">
        <w:r w:rsidRPr="00982491">
          <w:t xml:space="preserve">Nótese que los casos de extracción semicontinua, contracorriente y en batch se pueden considerar casos especiales donde los dos primeros términos de la </w:t>
        </w:r>
      </w:ins>
      <w:ins w:id="554" w:author="Federico Ezequiel Benelli" w:date="2019-09-09T07:21:00Z">
        <w:r>
          <w:t>primera ecuación</w:t>
        </w:r>
      </w:ins>
      <w:ins w:id="555" w:author="Federico Ezequiel Benelli" w:date="2019-09-09T07:19:00Z">
        <w:r>
          <w:t xml:space="preserve"> se anulan</w:t>
        </w:r>
      </w:ins>
      <w:ins w:id="556" w:author="Federico Ezequiel Benelli" w:date="2019-09-09T07:17:00Z">
        <w:r w:rsidRPr="00982491">
          <w:t>; el término de flujo convectivo en la cambia de signo; se anulan los dos primeros términos en ambas ecuaciones, respectivamente.</w:t>
        </w:r>
      </w:ins>
      <w:ins w:id="557" w:author="Federico Ezequiel Benelli" w:date="2019-09-09T07:21:00Z">
        <w:r>
          <w:t xml:space="preserve"> </w:t>
        </w:r>
      </w:ins>
      <w:ins w:id="558" w:author="Federico Ezequiel Benelli" w:date="2019-09-09T07:17:00Z">
        <w:r w:rsidRPr="00982491">
          <w:t>Los coeficientes de dispersión axial se obtuvieron a partir de regresiones de los números adimensionales de Sherwood y Peclet</w:t>
        </w:r>
      </w:ins>
      <w:ins w:id="559" w:author="Federico Ezequiel Benelli" w:date="2019-09-09T07:21:00Z">
        <w:r>
          <w:t xml:space="preserve"> (Ec. -X</w:t>
        </w:r>
      </w:ins>
      <w:ins w:id="560" w:author="Federico Ezequiel Benelli" w:date="2019-09-09T07:22:00Z">
        <w:r>
          <w:t>- y -X-    AGREGAR ECUACIONES</w:t>
        </w:r>
      </w:ins>
      <w:ins w:id="561" w:author="Federico Ezequiel Benelli" w:date="2019-09-09T07:21:00Z">
        <w:r>
          <w:t>)</w:t>
        </w:r>
      </w:ins>
      <w:ins w:id="562" w:author="Federico Ezequiel Benelli" w:date="2019-09-09T07:17:00Z">
        <w:r w:rsidRPr="00982491">
          <w:t>, el coeficiente global de transferencia de masa se obtuvo inicialmente a partir de relaciones con el número de Biot y la difusividad efectiva</w:t>
        </w:r>
      </w:ins>
      <w:ins w:id="563" w:author="Federico Ezequiel Benelli" w:date="2019-09-09T07:22:00Z">
        <w:r>
          <w:t xml:space="preserve"> (ECUACIONES)</w:t>
        </w:r>
      </w:ins>
      <w:ins w:id="564" w:author="Federico Ezequiel Benelli" w:date="2019-09-09T07:17:00Z">
        <w:r w:rsidRPr="00982491">
          <w:t>; luego este se corrigió para aproximarse más adecuadamente a los datos experimentales, bajo el criterio del mínimo error porcentual.</w:t>
        </w:r>
      </w:ins>
    </w:p>
    <w:p w14:paraId="5BEBD130" w14:textId="73FDABBE" w:rsidR="008C7F3B" w:rsidRDefault="008C7F3B" w:rsidP="008C7F3B">
      <w:pPr>
        <w:pStyle w:val="Heading2"/>
        <w:rPr>
          <w:ins w:id="565" w:author="Federico Ezequiel Benelli" w:date="2019-09-09T07:41:00Z"/>
        </w:rPr>
      </w:pPr>
      <w:bookmarkStart w:id="566" w:name="_Toc535446913"/>
      <w:r>
        <w:t>Selección de equipo</w:t>
      </w:r>
      <w:bookmarkEnd w:id="566"/>
    </w:p>
    <w:p w14:paraId="65B28411" w14:textId="77777777" w:rsidR="008C6632" w:rsidRPr="008C6632" w:rsidRDefault="008C6632" w:rsidP="008C6632">
      <w:pPr>
        <w:rPr>
          <w:rPrChange w:id="567" w:author="Federico Ezequiel Benelli" w:date="2019-09-09T07:41:00Z">
            <w:rPr/>
          </w:rPrChange>
        </w:rPr>
        <w:pPrChange w:id="568" w:author="Federico Ezequiel Benelli" w:date="2019-09-09T07:41:00Z">
          <w:pPr>
            <w:pStyle w:val="Heading2"/>
          </w:pPr>
        </w:pPrChange>
      </w:pPr>
    </w:p>
    <w:p w14:paraId="5BEBD131" w14:textId="77777777" w:rsidR="008C7F3B" w:rsidRPr="008C7F3B" w:rsidRDefault="008C7F3B" w:rsidP="008C7F3B">
      <w:pPr>
        <w:pStyle w:val="Heading2"/>
      </w:pPr>
      <w:bookmarkStart w:id="569" w:name="_Toc535446914"/>
      <w:r>
        <w:t>Diseño de partes complementarias al equipo</w:t>
      </w:r>
      <w:bookmarkEnd w:id="569"/>
    </w:p>
    <w:p w14:paraId="5BEBD132" w14:textId="77777777" w:rsidR="00614644" w:rsidRDefault="00614644" w:rsidP="00614644">
      <w:pPr>
        <w:pStyle w:val="Heading1"/>
      </w:pPr>
      <w:bookmarkStart w:id="570" w:name="_Toc535446915"/>
      <w:r>
        <w:t>DISEÑO DE PROCESO DE PURIFICACIÓN</w:t>
      </w:r>
      <w:bookmarkEnd w:id="570"/>
    </w:p>
    <w:p w14:paraId="5BEBD133" w14:textId="2B1DF847" w:rsidR="008C7F3B" w:rsidRDefault="008C7F3B" w:rsidP="008C7F3B">
      <w:pPr>
        <w:pStyle w:val="Heading2"/>
        <w:rPr>
          <w:ins w:id="571" w:author="Federico Ezequiel Benelli" w:date="2019-09-09T07:44:00Z"/>
        </w:rPr>
      </w:pPr>
      <w:bookmarkStart w:id="572" w:name="_Toc535446916"/>
      <w:r>
        <w:t>Determinación de etapas de purificación</w:t>
      </w:r>
      <w:bookmarkEnd w:id="572"/>
    </w:p>
    <w:p w14:paraId="37CA8A3E" w14:textId="77777777" w:rsidR="00F424C1" w:rsidRPr="00F424C1" w:rsidRDefault="00F424C1" w:rsidP="00F424C1">
      <w:pPr>
        <w:rPr>
          <w:ins w:id="573" w:author="Federico Ezequiel Benelli" w:date="2019-09-09T06:53:00Z"/>
          <w:rPrChange w:id="574" w:author="Federico Ezequiel Benelli" w:date="2019-09-09T07:44:00Z">
            <w:rPr>
              <w:ins w:id="575" w:author="Federico Ezequiel Benelli" w:date="2019-09-09T06:53:00Z"/>
            </w:rPr>
          </w:rPrChange>
        </w:rPr>
        <w:pPrChange w:id="576" w:author="Federico Ezequiel Benelli" w:date="2019-09-09T07:44:00Z">
          <w:pPr>
            <w:pStyle w:val="Heading2"/>
          </w:pPr>
        </w:pPrChange>
      </w:pPr>
      <w:bookmarkStart w:id="577" w:name="_GoBack"/>
      <w:bookmarkEnd w:id="577"/>
    </w:p>
    <w:p w14:paraId="3E517B15" w14:textId="66BFA364" w:rsidR="00D9190D" w:rsidRPr="00D9190D" w:rsidDel="008C6632" w:rsidRDefault="00D9190D" w:rsidP="00D9190D">
      <w:pPr>
        <w:ind w:firstLine="0"/>
        <w:rPr>
          <w:del w:id="578" w:author="Federico Ezequiel Benelli" w:date="2019-09-09T07:41:00Z"/>
          <w:rPrChange w:id="579" w:author="Federico Ezequiel Benelli" w:date="2019-09-09T06:53:00Z">
            <w:rPr>
              <w:del w:id="580" w:author="Federico Ezequiel Benelli" w:date="2019-09-09T07:41:00Z"/>
            </w:rPr>
          </w:rPrChange>
        </w:rPr>
        <w:pPrChange w:id="581" w:author="Federico Ezequiel Benelli" w:date="2019-09-09T06:53:00Z">
          <w:pPr>
            <w:pStyle w:val="Heading2"/>
          </w:pPr>
        </w:pPrChange>
      </w:pPr>
    </w:p>
    <w:p w14:paraId="5BEBD134" w14:textId="77777777" w:rsidR="008C7F3B" w:rsidRDefault="008C7F3B" w:rsidP="008C7F3B">
      <w:pPr>
        <w:pStyle w:val="Heading2"/>
      </w:pPr>
      <w:bookmarkStart w:id="582" w:name="_Toc535446917"/>
      <w:r>
        <w:t>Selección de equipos</w:t>
      </w:r>
      <w:bookmarkEnd w:id="582"/>
    </w:p>
    <w:p w14:paraId="5BEBD135" w14:textId="77777777" w:rsidR="008C7F3B" w:rsidRPr="008C7F3B" w:rsidRDefault="008C7F3B" w:rsidP="008C7F3B">
      <w:pPr>
        <w:pStyle w:val="Heading2"/>
      </w:pPr>
      <w:bookmarkStart w:id="583" w:name="_Toc535446918"/>
      <w:r>
        <w:t>Diseño de condiciones de operación de equipos</w:t>
      </w:r>
      <w:bookmarkEnd w:id="583"/>
    </w:p>
    <w:p w14:paraId="5BEBD136" w14:textId="77777777" w:rsidR="00614644" w:rsidRDefault="00614644" w:rsidP="00614644">
      <w:pPr>
        <w:pStyle w:val="Heading1"/>
      </w:pPr>
      <w:bookmarkStart w:id="584" w:name="_Toc535446919"/>
      <w:r>
        <w:t>ANÁLISIS DE COSTOS</w:t>
      </w:r>
      <w:bookmarkEnd w:id="584"/>
    </w:p>
    <w:p w14:paraId="5BEBD137" w14:textId="77777777" w:rsidR="008C7F3B" w:rsidRDefault="008C7F3B" w:rsidP="008C7F3B">
      <w:pPr>
        <w:pStyle w:val="Heading2"/>
      </w:pPr>
      <w:bookmarkStart w:id="585" w:name="_Toc535446920"/>
      <w:r>
        <w:t>Costos de inversión</w:t>
      </w:r>
      <w:bookmarkEnd w:id="585"/>
    </w:p>
    <w:p w14:paraId="5BEBD138" w14:textId="77777777" w:rsidR="008C7F3B" w:rsidRPr="008C7F3B" w:rsidRDefault="008C7F3B" w:rsidP="008C7F3B">
      <w:pPr>
        <w:pStyle w:val="Heading2"/>
      </w:pPr>
      <w:bookmarkStart w:id="586" w:name="_Toc535446921"/>
      <w:r>
        <w:t>Costos operativos</w:t>
      </w:r>
      <w:bookmarkEnd w:id="586"/>
    </w:p>
    <w:p w14:paraId="5BEBD139" w14:textId="77777777" w:rsidR="00614644" w:rsidRDefault="1D1D2373" w:rsidP="00614644">
      <w:pPr>
        <w:pStyle w:val="Heading1"/>
      </w:pPr>
      <w:bookmarkStart w:id="587" w:name="_Toc535446922"/>
      <w:r>
        <w:t>CONCLUSIONES</w:t>
      </w:r>
      <w:bookmarkEnd w:id="587"/>
    </w:p>
    <w:bookmarkStart w:id="588" w:name="_Toc535446923" w:displacedByCustomXml="next"/>
    <w:sdt>
      <w:sdtPr>
        <w:rPr>
          <w:rFonts w:eastAsia="Calibri"/>
          <w:b w:val="0"/>
          <w:sz w:val="22"/>
          <w:szCs w:val="22"/>
        </w:rPr>
        <w:id w:val="-1617668752"/>
        <w:docPartObj>
          <w:docPartGallery w:val="Bibliographies"/>
          <w:docPartUnique/>
        </w:docPartObj>
      </w:sdtPr>
      <w:sdtContent>
        <w:p w14:paraId="5BEBD13A" w14:textId="77777777" w:rsidR="00B426D5" w:rsidRDefault="1D1D2373">
          <w:pPr>
            <w:pStyle w:val="Heading1"/>
          </w:pPr>
          <w:r>
            <w:t>Bibliografía</w:t>
          </w:r>
          <w:bookmarkEnd w:id="588"/>
        </w:p>
        <w:sdt>
          <w:sdtPr>
            <w:id w:val="111145805"/>
            <w:bibliography/>
          </w:sdtPr>
          <w:sdtContent>
            <w:p w14:paraId="6EC211F8" w14:textId="77777777" w:rsidR="008C6632" w:rsidRPr="008C6632" w:rsidRDefault="00B00782" w:rsidP="008C6632">
              <w:pPr>
                <w:pStyle w:val="Bibliography"/>
                <w:rPr>
                  <w:ins w:id="589" w:author="Federico Ezequiel Benelli" w:date="2019-09-09T07:41:00Z"/>
                  <w:noProof/>
                  <w:sz w:val="24"/>
                  <w:szCs w:val="24"/>
                  <w:lang w:val="en-US"/>
                  <w:rPrChange w:id="590" w:author="Federico Ezequiel Benelli" w:date="2019-09-09T07:41:00Z">
                    <w:rPr>
                      <w:ins w:id="591" w:author="Federico Ezequiel Benelli" w:date="2019-09-09T07:41:00Z"/>
                      <w:noProof/>
                      <w:sz w:val="24"/>
                      <w:szCs w:val="24"/>
                    </w:rPr>
                  </w:rPrChange>
                </w:rPr>
                <w:pPrChange w:id="592" w:author="Federico Ezequiel Benelli" w:date="2019-09-09T07:41:00Z">
                  <w:pPr>
                    <w:pStyle w:val="Bibliography"/>
                  </w:pPr>
                </w:pPrChange>
              </w:pPr>
              <w:r>
                <w:fldChar w:fldCharType="begin"/>
              </w:r>
              <w:r w:rsidR="00B426D5">
                <w:instrText>BIBLIOGRAPHY</w:instrText>
              </w:r>
              <w:r>
                <w:fldChar w:fldCharType="separate"/>
              </w:r>
              <w:ins w:id="593" w:author="Federico Ezequiel Benelli" w:date="2019-09-09T07:41:00Z">
                <w:r w:rsidR="008C6632">
                  <w:rPr>
                    <w:noProof/>
                  </w:rPr>
                  <w:t xml:space="preserve">1. </w:t>
                </w:r>
                <w:r w:rsidR="008C6632">
                  <w:rPr>
                    <w:i/>
                    <w:iCs/>
                    <w:noProof/>
                  </w:rPr>
                  <w:t xml:space="preserve">Carnosic acid. </w:t>
                </w:r>
                <w:r w:rsidR="008C6632">
                  <w:rPr>
                    <w:b/>
                    <w:bCs/>
                    <w:noProof/>
                  </w:rPr>
                  <w:t>Birtić, Simona, y otros.</w:t>
                </w:r>
                <w:r w:rsidR="008C6632">
                  <w:rPr>
                    <w:noProof/>
                  </w:rPr>
                  <w:t xml:space="preserve"> </w:t>
                </w:r>
                <w:r w:rsidR="008C6632" w:rsidRPr="008C6632">
                  <w:rPr>
                    <w:noProof/>
                    <w:lang w:val="en-US"/>
                    <w:rPrChange w:id="594" w:author="Federico Ezequiel Benelli" w:date="2019-09-09T07:41:00Z">
                      <w:rPr>
                        <w:noProof/>
                      </w:rPr>
                    </w:rPrChange>
                  </w:rPr>
                  <w:t>2015, Phytochemistry, Vol. 115, págs. 9-19.</w:t>
                </w:r>
              </w:ins>
            </w:p>
            <w:p w14:paraId="26383E32" w14:textId="77777777" w:rsidR="008C6632" w:rsidRPr="008C6632" w:rsidRDefault="008C6632" w:rsidP="008C6632">
              <w:pPr>
                <w:pStyle w:val="Bibliography"/>
                <w:rPr>
                  <w:ins w:id="595" w:author="Federico Ezequiel Benelli" w:date="2019-09-09T07:41:00Z"/>
                  <w:noProof/>
                  <w:lang w:val="en-US"/>
                  <w:rPrChange w:id="596" w:author="Federico Ezequiel Benelli" w:date="2019-09-09T07:41:00Z">
                    <w:rPr>
                      <w:ins w:id="597" w:author="Federico Ezequiel Benelli" w:date="2019-09-09T07:41:00Z"/>
                      <w:noProof/>
                    </w:rPr>
                  </w:rPrChange>
                </w:rPr>
                <w:pPrChange w:id="598" w:author="Federico Ezequiel Benelli" w:date="2019-09-09T07:41:00Z">
                  <w:pPr>
                    <w:pStyle w:val="Bibliography"/>
                  </w:pPr>
                </w:pPrChange>
              </w:pPr>
              <w:ins w:id="599" w:author="Federico Ezequiel Benelli" w:date="2019-09-09T07:41:00Z">
                <w:r w:rsidRPr="008C6632">
                  <w:rPr>
                    <w:noProof/>
                    <w:lang w:val="en-US"/>
                    <w:rPrChange w:id="600" w:author="Federico Ezequiel Benelli" w:date="2019-09-09T07:41:00Z">
                      <w:rPr>
                        <w:noProof/>
                      </w:rPr>
                    </w:rPrChange>
                  </w:rPr>
                  <w:t xml:space="preserve">2. </w:t>
                </w:r>
                <w:r w:rsidRPr="008C6632">
                  <w:rPr>
                    <w:i/>
                    <w:iCs/>
                    <w:noProof/>
                    <w:lang w:val="en-US"/>
                    <w:rPrChange w:id="601" w:author="Federico Ezequiel Benelli" w:date="2019-09-09T07:41:00Z">
                      <w:rPr>
                        <w:i/>
                        <w:iCs/>
                        <w:noProof/>
                      </w:rPr>
                    </w:rPrChange>
                  </w:rPr>
                  <w:t xml:space="preserve">Antioxidant and pro-oxidant properties of active rosemary constituents: carnosol and carnosic acid. </w:t>
                </w:r>
                <w:r w:rsidRPr="008C6632">
                  <w:rPr>
                    <w:b/>
                    <w:bCs/>
                    <w:noProof/>
                    <w:lang w:val="en-US"/>
                    <w:rPrChange w:id="602" w:author="Federico Ezequiel Benelli" w:date="2019-09-09T07:41:00Z">
                      <w:rPr>
                        <w:b/>
                        <w:bCs/>
                        <w:noProof/>
                      </w:rPr>
                    </w:rPrChange>
                  </w:rPr>
                  <w:t>Aruoma, O.I., y otros.</w:t>
                </w:r>
                <w:r w:rsidRPr="008C6632">
                  <w:rPr>
                    <w:noProof/>
                    <w:lang w:val="en-US"/>
                    <w:rPrChange w:id="603" w:author="Federico Ezequiel Benelli" w:date="2019-09-09T07:41:00Z">
                      <w:rPr>
                        <w:noProof/>
                      </w:rPr>
                    </w:rPrChange>
                  </w:rPr>
                  <w:t xml:space="preserve"> 22, 1992, Xenobiotica, págs. 257-268.</w:t>
                </w:r>
              </w:ins>
            </w:p>
            <w:p w14:paraId="56B6DB9B" w14:textId="77777777" w:rsidR="008C6632" w:rsidRPr="008C6632" w:rsidRDefault="008C6632" w:rsidP="008C6632">
              <w:pPr>
                <w:pStyle w:val="Bibliography"/>
                <w:rPr>
                  <w:ins w:id="604" w:author="Federico Ezequiel Benelli" w:date="2019-09-09T07:41:00Z"/>
                  <w:noProof/>
                  <w:lang w:val="en-US"/>
                  <w:rPrChange w:id="605" w:author="Federico Ezequiel Benelli" w:date="2019-09-09T07:41:00Z">
                    <w:rPr>
                      <w:ins w:id="606" w:author="Federico Ezequiel Benelli" w:date="2019-09-09T07:41:00Z"/>
                      <w:noProof/>
                    </w:rPr>
                  </w:rPrChange>
                </w:rPr>
                <w:pPrChange w:id="607" w:author="Federico Ezequiel Benelli" w:date="2019-09-09T07:41:00Z">
                  <w:pPr>
                    <w:pStyle w:val="Bibliography"/>
                  </w:pPr>
                </w:pPrChange>
              </w:pPr>
              <w:ins w:id="608" w:author="Federico Ezequiel Benelli" w:date="2019-09-09T07:41:00Z">
                <w:r w:rsidRPr="008C6632">
                  <w:rPr>
                    <w:noProof/>
                    <w:lang w:val="en-US"/>
                    <w:rPrChange w:id="609" w:author="Federico Ezequiel Benelli" w:date="2019-09-09T07:41:00Z">
                      <w:rPr>
                        <w:noProof/>
                      </w:rPr>
                    </w:rPrChange>
                  </w:rPr>
                  <w:lastRenderedPageBreak/>
                  <w:t xml:space="preserve">3. </w:t>
                </w:r>
                <w:r w:rsidRPr="008C6632">
                  <w:rPr>
                    <w:i/>
                    <w:iCs/>
                    <w:noProof/>
                    <w:lang w:val="en-US"/>
                    <w:rPrChange w:id="610" w:author="Federico Ezequiel Benelli" w:date="2019-09-09T07:41:00Z">
                      <w:rPr>
                        <w:i/>
                        <w:iCs/>
                        <w:noProof/>
                      </w:rPr>
                    </w:rPrChange>
                  </w:rPr>
                  <w:t xml:space="preserve">Antioxidant activity of carnosic acid and methyl carnosate in bulk oils and oil-in-water emulsions. </w:t>
                </w:r>
                <w:r w:rsidRPr="008C6632">
                  <w:rPr>
                    <w:b/>
                    <w:bCs/>
                    <w:noProof/>
                    <w:lang w:val="en-US"/>
                    <w:rPrChange w:id="611" w:author="Federico Ezequiel Benelli" w:date="2019-09-09T07:41:00Z">
                      <w:rPr>
                        <w:b/>
                        <w:bCs/>
                        <w:noProof/>
                      </w:rPr>
                    </w:rPrChange>
                  </w:rPr>
                  <w:t>Huang, S.W., y otros.</w:t>
                </w:r>
                <w:r w:rsidRPr="008C6632">
                  <w:rPr>
                    <w:noProof/>
                    <w:lang w:val="en-US"/>
                    <w:rPrChange w:id="612" w:author="Federico Ezequiel Benelli" w:date="2019-09-09T07:41:00Z">
                      <w:rPr>
                        <w:noProof/>
                      </w:rPr>
                    </w:rPrChange>
                  </w:rPr>
                  <w:t xml:space="preserve"> 44, 1996, J. Agric. Food Chem., págs. 2951-2956.</w:t>
                </w:r>
              </w:ins>
            </w:p>
            <w:p w14:paraId="4013A22D" w14:textId="77777777" w:rsidR="008C6632" w:rsidRPr="008C6632" w:rsidRDefault="008C6632" w:rsidP="008C6632">
              <w:pPr>
                <w:pStyle w:val="Bibliography"/>
                <w:rPr>
                  <w:ins w:id="613" w:author="Federico Ezequiel Benelli" w:date="2019-09-09T07:41:00Z"/>
                  <w:noProof/>
                  <w:lang w:val="en-US"/>
                  <w:rPrChange w:id="614" w:author="Federico Ezequiel Benelli" w:date="2019-09-09T07:41:00Z">
                    <w:rPr>
                      <w:ins w:id="615" w:author="Federico Ezequiel Benelli" w:date="2019-09-09T07:41:00Z"/>
                      <w:noProof/>
                    </w:rPr>
                  </w:rPrChange>
                </w:rPr>
                <w:pPrChange w:id="616" w:author="Federico Ezequiel Benelli" w:date="2019-09-09T07:41:00Z">
                  <w:pPr>
                    <w:pStyle w:val="Bibliography"/>
                  </w:pPr>
                </w:pPrChange>
              </w:pPr>
              <w:ins w:id="617" w:author="Federico Ezequiel Benelli" w:date="2019-09-09T07:41:00Z">
                <w:r w:rsidRPr="008C6632">
                  <w:rPr>
                    <w:noProof/>
                    <w:lang w:val="en-US"/>
                    <w:rPrChange w:id="618" w:author="Federico Ezequiel Benelli" w:date="2019-09-09T07:41:00Z">
                      <w:rPr>
                        <w:noProof/>
                      </w:rPr>
                    </w:rPrChange>
                  </w:rPr>
                  <w:t xml:space="preserve">4. </w:t>
                </w:r>
                <w:r w:rsidRPr="008C6632">
                  <w:rPr>
                    <w:i/>
                    <w:iCs/>
                    <w:noProof/>
                    <w:lang w:val="en-US"/>
                    <w:rPrChange w:id="619" w:author="Federico Ezequiel Benelli" w:date="2019-09-09T07:41:00Z">
                      <w:rPr>
                        <w:i/>
                        <w:iCs/>
                        <w:noProof/>
                      </w:rPr>
                    </w:rPrChange>
                  </w:rPr>
                  <w:t xml:space="preserve">Antioxidant constituents in sage (Salvia officinalis). </w:t>
                </w:r>
                <w:r w:rsidRPr="008C6632">
                  <w:rPr>
                    <w:b/>
                    <w:bCs/>
                    <w:noProof/>
                    <w:lang w:val="en-US"/>
                    <w:rPrChange w:id="620" w:author="Federico Ezequiel Benelli" w:date="2019-09-09T07:41:00Z">
                      <w:rPr>
                        <w:b/>
                        <w:bCs/>
                        <w:noProof/>
                      </w:rPr>
                    </w:rPrChange>
                  </w:rPr>
                  <w:t>Cuvelier, M.E., Berset, C. y Richard, H.</w:t>
                </w:r>
                <w:r w:rsidRPr="008C6632">
                  <w:rPr>
                    <w:noProof/>
                    <w:lang w:val="en-US"/>
                    <w:rPrChange w:id="621" w:author="Federico Ezequiel Benelli" w:date="2019-09-09T07:41:00Z">
                      <w:rPr>
                        <w:noProof/>
                      </w:rPr>
                    </w:rPrChange>
                  </w:rPr>
                  <w:t xml:space="preserve"> 42, 1994, J. Agric. Food Chem, págs. 665-669.</w:t>
                </w:r>
              </w:ins>
            </w:p>
            <w:p w14:paraId="4C415C28" w14:textId="77777777" w:rsidR="008C6632" w:rsidRPr="008C6632" w:rsidRDefault="008C6632" w:rsidP="008C6632">
              <w:pPr>
                <w:pStyle w:val="Bibliography"/>
                <w:rPr>
                  <w:ins w:id="622" w:author="Federico Ezequiel Benelli" w:date="2019-09-09T07:41:00Z"/>
                  <w:noProof/>
                  <w:lang w:val="en-US"/>
                  <w:rPrChange w:id="623" w:author="Federico Ezequiel Benelli" w:date="2019-09-09T07:41:00Z">
                    <w:rPr>
                      <w:ins w:id="624" w:author="Federico Ezequiel Benelli" w:date="2019-09-09T07:41:00Z"/>
                      <w:noProof/>
                    </w:rPr>
                  </w:rPrChange>
                </w:rPr>
                <w:pPrChange w:id="625" w:author="Federico Ezequiel Benelli" w:date="2019-09-09T07:41:00Z">
                  <w:pPr>
                    <w:pStyle w:val="Bibliography"/>
                  </w:pPr>
                </w:pPrChange>
              </w:pPr>
              <w:ins w:id="626" w:author="Federico Ezequiel Benelli" w:date="2019-09-09T07:41:00Z">
                <w:r w:rsidRPr="008C6632">
                  <w:rPr>
                    <w:noProof/>
                    <w:lang w:val="en-US"/>
                    <w:rPrChange w:id="627" w:author="Federico Ezequiel Benelli" w:date="2019-09-09T07:41:00Z">
                      <w:rPr>
                        <w:noProof/>
                      </w:rPr>
                    </w:rPrChange>
                  </w:rPr>
                  <w:t xml:space="preserve">5. </w:t>
                </w:r>
                <w:r w:rsidRPr="008C6632">
                  <w:rPr>
                    <w:i/>
                    <w:iCs/>
                    <w:noProof/>
                    <w:lang w:val="en-US"/>
                    <w:rPrChange w:id="628" w:author="Federico Ezequiel Benelli" w:date="2019-09-09T07:41:00Z">
                      <w:rPr>
                        <w:i/>
                        <w:iCs/>
                        <w:noProof/>
                      </w:rPr>
                    </w:rPrChange>
                  </w:rPr>
                  <w:t xml:space="preserve">A kinetic study of oxidation development in sunflower oil under microwave heating: effect of natural antioxidants. </w:t>
                </w:r>
                <w:r w:rsidRPr="008C6632">
                  <w:rPr>
                    <w:b/>
                    <w:bCs/>
                    <w:noProof/>
                    <w:lang w:val="en-US"/>
                    <w:rPrChange w:id="629" w:author="Federico Ezequiel Benelli" w:date="2019-09-09T07:41:00Z">
                      <w:rPr>
                        <w:b/>
                        <w:bCs/>
                        <w:noProof/>
                      </w:rPr>
                    </w:rPrChange>
                  </w:rPr>
                  <w:t>Erkan, N., Ayranci, G. y Ayranci, E.</w:t>
                </w:r>
                <w:r w:rsidRPr="008C6632">
                  <w:rPr>
                    <w:noProof/>
                    <w:lang w:val="en-US"/>
                    <w:rPrChange w:id="630" w:author="Federico Ezequiel Benelli" w:date="2019-09-09T07:41:00Z">
                      <w:rPr>
                        <w:noProof/>
                      </w:rPr>
                    </w:rPrChange>
                  </w:rPr>
                  <w:t xml:space="preserve"> 42, 2009, Food Res. Int., págs. 1171-1177.</w:t>
                </w:r>
              </w:ins>
            </w:p>
            <w:p w14:paraId="02795323" w14:textId="77777777" w:rsidR="008C6632" w:rsidRPr="008C6632" w:rsidRDefault="008C6632" w:rsidP="008C6632">
              <w:pPr>
                <w:pStyle w:val="Bibliography"/>
                <w:rPr>
                  <w:ins w:id="631" w:author="Federico Ezequiel Benelli" w:date="2019-09-09T07:41:00Z"/>
                  <w:noProof/>
                  <w:lang w:val="en-US"/>
                  <w:rPrChange w:id="632" w:author="Federico Ezequiel Benelli" w:date="2019-09-09T07:41:00Z">
                    <w:rPr>
                      <w:ins w:id="633" w:author="Federico Ezequiel Benelli" w:date="2019-09-09T07:41:00Z"/>
                      <w:noProof/>
                    </w:rPr>
                  </w:rPrChange>
                </w:rPr>
                <w:pPrChange w:id="634" w:author="Federico Ezequiel Benelli" w:date="2019-09-09T07:41:00Z">
                  <w:pPr>
                    <w:pStyle w:val="Bibliography"/>
                  </w:pPr>
                </w:pPrChange>
              </w:pPr>
              <w:ins w:id="635" w:author="Federico Ezequiel Benelli" w:date="2019-09-09T07:41:00Z">
                <w:r w:rsidRPr="008C6632">
                  <w:rPr>
                    <w:noProof/>
                    <w:lang w:val="en-US"/>
                    <w:rPrChange w:id="636" w:author="Federico Ezequiel Benelli" w:date="2019-09-09T07:41:00Z">
                      <w:rPr>
                        <w:noProof/>
                      </w:rPr>
                    </w:rPrChange>
                  </w:rPr>
                  <w:t xml:space="preserve">6. </w:t>
                </w:r>
                <w:r w:rsidRPr="008C6632">
                  <w:rPr>
                    <w:i/>
                    <w:iCs/>
                    <w:noProof/>
                    <w:lang w:val="en-US"/>
                    <w:rPrChange w:id="637" w:author="Federico Ezequiel Benelli" w:date="2019-09-09T07:41:00Z">
                      <w:rPr>
                        <w:i/>
                        <w:iCs/>
                        <w:noProof/>
                      </w:rPr>
                    </w:rPrChange>
                  </w:rPr>
                  <w:t xml:space="preserve">Seasonal variations of rosmarinic and carnosic acids in rosemary extracts. Analysis of their in vitro antiradical activity. </w:t>
                </w:r>
                <w:r w:rsidRPr="008C6632">
                  <w:rPr>
                    <w:b/>
                    <w:bCs/>
                    <w:noProof/>
                    <w:lang w:val="en-US"/>
                    <w:rPrChange w:id="638" w:author="Federico Ezequiel Benelli" w:date="2019-09-09T07:41:00Z">
                      <w:rPr>
                        <w:b/>
                        <w:bCs/>
                        <w:noProof/>
                      </w:rPr>
                    </w:rPrChange>
                  </w:rPr>
                  <w:t>J.C. Luis, C.B y Johnson.</w:t>
                </w:r>
                <w:r w:rsidRPr="008C6632">
                  <w:rPr>
                    <w:noProof/>
                    <w:lang w:val="en-US"/>
                    <w:rPrChange w:id="639" w:author="Federico Ezequiel Benelli" w:date="2019-09-09T07:41:00Z">
                      <w:rPr>
                        <w:noProof/>
                      </w:rPr>
                    </w:rPrChange>
                  </w:rPr>
                  <w:t xml:space="preserve"> 3, 2005, Span. J. Agric. Res., págs. 106-112.</w:t>
                </w:r>
              </w:ins>
            </w:p>
            <w:p w14:paraId="037708B6" w14:textId="77777777" w:rsidR="008C6632" w:rsidRPr="008C6632" w:rsidRDefault="008C6632" w:rsidP="008C6632">
              <w:pPr>
                <w:pStyle w:val="Bibliography"/>
                <w:rPr>
                  <w:ins w:id="640" w:author="Federico Ezequiel Benelli" w:date="2019-09-09T07:41:00Z"/>
                  <w:noProof/>
                  <w:lang w:val="en-US"/>
                  <w:rPrChange w:id="641" w:author="Federico Ezequiel Benelli" w:date="2019-09-09T07:41:00Z">
                    <w:rPr>
                      <w:ins w:id="642" w:author="Federico Ezequiel Benelli" w:date="2019-09-09T07:41:00Z"/>
                      <w:noProof/>
                    </w:rPr>
                  </w:rPrChange>
                </w:rPr>
                <w:pPrChange w:id="643" w:author="Federico Ezequiel Benelli" w:date="2019-09-09T07:41:00Z">
                  <w:pPr>
                    <w:pStyle w:val="Bibliography"/>
                  </w:pPr>
                </w:pPrChange>
              </w:pPr>
              <w:ins w:id="644" w:author="Federico Ezequiel Benelli" w:date="2019-09-09T07:41:00Z">
                <w:r w:rsidRPr="008C6632">
                  <w:rPr>
                    <w:noProof/>
                    <w:lang w:val="en-US"/>
                    <w:rPrChange w:id="645" w:author="Federico Ezequiel Benelli" w:date="2019-09-09T07:41:00Z">
                      <w:rPr>
                        <w:noProof/>
                      </w:rPr>
                    </w:rPrChange>
                  </w:rPr>
                  <w:t xml:space="preserve">7. </w:t>
                </w:r>
                <w:r w:rsidRPr="008C6632">
                  <w:rPr>
                    <w:i/>
                    <w:iCs/>
                    <w:noProof/>
                    <w:lang w:val="en-US"/>
                    <w:rPrChange w:id="646" w:author="Federico Ezequiel Benelli" w:date="2019-09-09T07:41:00Z">
                      <w:rPr>
                        <w:i/>
                        <w:iCs/>
                        <w:noProof/>
                      </w:rPr>
                    </w:rPrChange>
                  </w:rPr>
                  <w:t xml:space="preserve">Antioxidant activity of lipid-soluble phenolic diterpenes from rosemary. </w:t>
                </w:r>
                <w:r w:rsidRPr="008C6632">
                  <w:rPr>
                    <w:b/>
                    <w:bCs/>
                    <w:noProof/>
                    <w:lang w:val="en-US"/>
                    <w:rPrChange w:id="647" w:author="Federico Ezequiel Benelli" w:date="2019-09-09T07:41:00Z">
                      <w:rPr>
                        <w:b/>
                        <w:bCs/>
                        <w:noProof/>
                      </w:rPr>
                    </w:rPrChange>
                  </w:rPr>
                  <w:t>Richheimer, S.L., y otros.</w:t>
                </w:r>
                <w:r w:rsidRPr="008C6632">
                  <w:rPr>
                    <w:noProof/>
                    <w:lang w:val="en-US"/>
                    <w:rPrChange w:id="648" w:author="Federico Ezequiel Benelli" w:date="2019-09-09T07:41:00Z">
                      <w:rPr>
                        <w:noProof/>
                      </w:rPr>
                    </w:rPrChange>
                  </w:rPr>
                  <w:t xml:space="preserve"> 73, 1996, J. Am. Oil Chem. Soc., págs. 507-514.</w:t>
                </w:r>
              </w:ins>
            </w:p>
            <w:p w14:paraId="0895DAEE" w14:textId="77777777" w:rsidR="008C6632" w:rsidRPr="008C6632" w:rsidRDefault="008C6632" w:rsidP="008C6632">
              <w:pPr>
                <w:pStyle w:val="Bibliography"/>
                <w:rPr>
                  <w:ins w:id="649" w:author="Federico Ezequiel Benelli" w:date="2019-09-09T07:41:00Z"/>
                  <w:noProof/>
                  <w:lang w:val="en-US"/>
                  <w:rPrChange w:id="650" w:author="Federico Ezequiel Benelli" w:date="2019-09-09T07:41:00Z">
                    <w:rPr>
                      <w:ins w:id="651" w:author="Federico Ezequiel Benelli" w:date="2019-09-09T07:41:00Z"/>
                      <w:noProof/>
                    </w:rPr>
                  </w:rPrChange>
                </w:rPr>
                <w:pPrChange w:id="652" w:author="Federico Ezequiel Benelli" w:date="2019-09-09T07:41:00Z">
                  <w:pPr>
                    <w:pStyle w:val="Bibliography"/>
                  </w:pPr>
                </w:pPrChange>
              </w:pPr>
              <w:ins w:id="653" w:author="Federico Ezequiel Benelli" w:date="2019-09-09T07:41:00Z">
                <w:r w:rsidRPr="008C6632">
                  <w:rPr>
                    <w:noProof/>
                    <w:lang w:val="en-US"/>
                    <w:rPrChange w:id="654" w:author="Federico Ezequiel Benelli" w:date="2019-09-09T07:41:00Z">
                      <w:rPr>
                        <w:noProof/>
                      </w:rPr>
                    </w:rPrChange>
                  </w:rPr>
                  <w:t xml:space="preserve">8. </w:t>
                </w:r>
                <w:r w:rsidRPr="008C6632">
                  <w:rPr>
                    <w:b/>
                    <w:bCs/>
                    <w:noProof/>
                    <w:lang w:val="en-US"/>
                    <w:rPrChange w:id="655" w:author="Federico Ezequiel Benelli" w:date="2019-09-09T07:41:00Z">
                      <w:rPr>
                        <w:b/>
                        <w:bCs/>
                        <w:noProof/>
                      </w:rPr>
                    </w:rPrChange>
                  </w:rPr>
                  <w:t>European Food Safety Authority.</w:t>
                </w:r>
                <w:r w:rsidRPr="008C6632">
                  <w:rPr>
                    <w:noProof/>
                    <w:lang w:val="en-US"/>
                    <w:rPrChange w:id="656" w:author="Federico Ezequiel Benelli" w:date="2019-09-09T07:41:00Z">
                      <w:rPr>
                        <w:noProof/>
                      </w:rPr>
                    </w:rPrChange>
                  </w:rPr>
                  <w:t xml:space="preserve"> The EFSA Journal. [En línea] 2008. https://efsa.onlinelibrary.wiley.com/doi/epdf/10.2903/j.efsa.2008.721.</w:t>
                </w:r>
              </w:ins>
            </w:p>
            <w:p w14:paraId="77FC9864" w14:textId="77777777" w:rsidR="008C6632" w:rsidRPr="008C6632" w:rsidRDefault="008C6632" w:rsidP="008C6632">
              <w:pPr>
                <w:pStyle w:val="Bibliography"/>
                <w:rPr>
                  <w:ins w:id="657" w:author="Federico Ezequiel Benelli" w:date="2019-09-09T07:41:00Z"/>
                  <w:noProof/>
                  <w:lang w:val="en-US"/>
                  <w:rPrChange w:id="658" w:author="Federico Ezequiel Benelli" w:date="2019-09-09T07:41:00Z">
                    <w:rPr>
                      <w:ins w:id="659" w:author="Federico Ezequiel Benelli" w:date="2019-09-09T07:41:00Z"/>
                      <w:noProof/>
                    </w:rPr>
                  </w:rPrChange>
                </w:rPr>
                <w:pPrChange w:id="660" w:author="Federico Ezequiel Benelli" w:date="2019-09-09T07:41:00Z">
                  <w:pPr>
                    <w:pStyle w:val="Bibliography"/>
                  </w:pPr>
                </w:pPrChange>
              </w:pPr>
              <w:ins w:id="661" w:author="Federico Ezequiel Benelli" w:date="2019-09-09T07:41:00Z">
                <w:r w:rsidRPr="008C6632">
                  <w:rPr>
                    <w:noProof/>
                    <w:lang w:val="en-US"/>
                    <w:rPrChange w:id="662" w:author="Federico Ezequiel Benelli" w:date="2019-09-09T07:41:00Z">
                      <w:rPr>
                        <w:noProof/>
                      </w:rPr>
                    </w:rPrChange>
                  </w:rPr>
                  <w:t xml:space="preserve">9. </w:t>
                </w:r>
                <w:r w:rsidRPr="008C6632">
                  <w:rPr>
                    <w:i/>
                    <w:iCs/>
                    <w:noProof/>
                    <w:lang w:val="en-US"/>
                    <w:rPrChange w:id="663" w:author="Federico Ezequiel Benelli" w:date="2019-09-09T07:41:00Z">
                      <w:rPr>
                        <w:i/>
                        <w:iCs/>
                        <w:noProof/>
                      </w:rPr>
                    </w:rPrChange>
                  </w:rPr>
                  <w:t xml:space="preserve">Carnosic acid inhibits the proliferation and migration capacity of human colorectal cancer cells. </w:t>
                </w:r>
                <w:r w:rsidRPr="008C6632">
                  <w:rPr>
                    <w:b/>
                    <w:bCs/>
                    <w:noProof/>
                    <w:lang w:val="en-US"/>
                    <w:rPrChange w:id="664" w:author="Federico Ezequiel Benelli" w:date="2019-09-09T07:41:00Z">
                      <w:rPr>
                        <w:b/>
                        <w:bCs/>
                        <w:noProof/>
                      </w:rPr>
                    </w:rPrChange>
                  </w:rPr>
                  <w:t>Barni, M. V., y otros.</w:t>
                </w:r>
                <w:r w:rsidRPr="008C6632">
                  <w:rPr>
                    <w:noProof/>
                    <w:lang w:val="en-US"/>
                    <w:rPrChange w:id="665" w:author="Federico Ezequiel Benelli" w:date="2019-09-09T07:41:00Z">
                      <w:rPr>
                        <w:noProof/>
                      </w:rPr>
                    </w:rPrChange>
                  </w:rPr>
                  <w:t xml:space="preserve"> 4, 2012, Oncology Reports, Vol. 27, págs. 1041-1048.</w:t>
                </w:r>
              </w:ins>
            </w:p>
            <w:p w14:paraId="306F3143" w14:textId="77777777" w:rsidR="008C6632" w:rsidRPr="008C6632" w:rsidRDefault="008C6632" w:rsidP="008C6632">
              <w:pPr>
                <w:pStyle w:val="Bibliography"/>
                <w:rPr>
                  <w:ins w:id="666" w:author="Federico Ezequiel Benelli" w:date="2019-09-09T07:41:00Z"/>
                  <w:noProof/>
                  <w:lang w:val="en-US"/>
                  <w:rPrChange w:id="667" w:author="Federico Ezequiel Benelli" w:date="2019-09-09T07:41:00Z">
                    <w:rPr>
                      <w:ins w:id="668" w:author="Federico Ezequiel Benelli" w:date="2019-09-09T07:41:00Z"/>
                      <w:noProof/>
                    </w:rPr>
                  </w:rPrChange>
                </w:rPr>
                <w:pPrChange w:id="669" w:author="Federico Ezequiel Benelli" w:date="2019-09-09T07:41:00Z">
                  <w:pPr>
                    <w:pStyle w:val="Bibliography"/>
                  </w:pPr>
                </w:pPrChange>
              </w:pPr>
              <w:ins w:id="670" w:author="Federico Ezequiel Benelli" w:date="2019-09-09T07:41:00Z">
                <w:r w:rsidRPr="008C6632">
                  <w:rPr>
                    <w:noProof/>
                    <w:lang w:val="en-US"/>
                    <w:rPrChange w:id="671" w:author="Federico Ezequiel Benelli" w:date="2019-09-09T07:41:00Z">
                      <w:rPr>
                        <w:noProof/>
                      </w:rPr>
                    </w:rPrChange>
                  </w:rPr>
                  <w:t xml:space="preserve">10. </w:t>
                </w:r>
                <w:r w:rsidRPr="008C6632">
                  <w:rPr>
                    <w:i/>
                    <w:iCs/>
                    <w:noProof/>
                    <w:lang w:val="en-US"/>
                    <w:rPrChange w:id="672" w:author="Federico Ezequiel Benelli" w:date="2019-09-09T07:41:00Z">
                      <w:rPr>
                        <w:i/>
                        <w:iCs/>
                        <w:noProof/>
                      </w:rPr>
                    </w:rPrChange>
                  </w:rPr>
                  <w:t xml:space="preserve">Carnosic acid induces autophagic cell death through inhibition of the Akt/mTOR pathway in human hepatoma cells. </w:t>
                </w:r>
                <w:r w:rsidRPr="008C6632">
                  <w:rPr>
                    <w:b/>
                    <w:bCs/>
                    <w:noProof/>
                    <w:lang w:val="en-US"/>
                    <w:rPrChange w:id="673" w:author="Federico Ezequiel Benelli" w:date="2019-09-09T07:41:00Z">
                      <w:rPr>
                        <w:b/>
                        <w:bCs/>
                        <w:noProof/>
                      </w:rPr>
                    </w:rPrChange>
                  </w:rPr>
                  <w:t>Gao, Qilong, y otros.</w:t>
                </w:r>
                <w:r w:rsidRPr="008C6632">
                  <w:rPr>
                    <w:noProof/>
                    <w:lang w:val="en-US"/>
                    <w:rPrChange w:id="674" w:author="Federico Ezequiel Benelli" w:date="2019-09-09T07:41:00Z">
                      <w:rPr>
                        <w:noProof/>
                      </w:rPr>
                    </w:rPrChange>
                  </w:rPr>
                  <w:t xml:space="preserve"> 5, 2014, Journal of Applied Toxicology, Vol. 35.</w:t>
                </w:r>
              </w:ins>
            </w:p>
            <w:p w14:paraId="34C1B0BB" w14:textId="77777777" w:rsidR="008C6632" w:rsidRPr="008C6632" w:rsidRDefault="008C6632" w:rsidP="008C6632">
              <w:pPr>
                <w:pStyle w:val="Bibliography"/>
                <w:rPr>
                  <w:ins w:id="675" w:author="Federico Ezequiel Benelli" w:date="2019-09-09T07:41:00Z"/>
                  <w:noProof/>
                  <w:lang w:val="en-US"/>
                  <w:rPrChange w:id="676" w:author="Federico Ezequiel Benelli" w:date="2019-09-09T07:41:00Z">
                    <w:rPr>
                      <w:ins w:id="677" w:author="Federico Ezequiel Benelli" w:date="2019-09-09T07:41:00Z"/>
                      <w:noProof/>
                    </w:rPr>
                  </w:rPrChange>
                </w:rPr>
                <w:pPrChange w:id="678" w:author="Federico Ezequiel Benelli" w:date="2019-09-09T07:41:00Z">
                  <w:pPr>
                    <w:pStyle w:val="Bibliography"/>
                  </w:pPr>
                </w:pPrChange>
              </w:pPr>
              <w:ins w:id="679" w:author="Federico Ezequiel Benelli" w:date="2019-09-09T07:41:00Z">
                <w:r w:rsidRPr="008C6632">
                  <w:rPr>
                    <w:noProof/>
                    <w:lang w:val="en-US"/>
                    <w:rPrChange w:id="680" w:author="Federico Ezequiel Benelli" w:date="2019-09-09T07:41:00Z">
                      <w:rPr>
                        <w:noProof/>
                      </w:rPr>
                    </w:rPrChange>
                  </w:rPr>
                  <w:t xml:space="preserve">11. </w:t>
                </w:r>
                <w:r w:rsidRPr="008C6632">
                  <w:rPr>
                    <w:i/>
                    <w:iCs/>
                    <w:noProof/>
                    <w:lang w:val="en-US"/>
                    <w:rPrChange w:id="681" w:author="Federico Ezequiel Benelli" w:date="2019-09-09T07:41:00Z">
                      <w:rPr>
                        <w:i/>
                        <w:iCs/>
                        <w:noProof/>
                      </w:rPr>
                    </w:rPrChange>
                  </w:rPr>
                  <w:t xml:space="preserve">Carnosic acid induces apoptosis associated with mitochondrial dysfunction and Akt inactivation in HepG2 cells. </w:t>
                </w:r>
                <w:r w:rsidRPr="008C6632">
                  <w:rPr>
                    <w:b/>
                    <w:bCs/>
                    <w:noProof/>
                    <w:lang w:val="en-US"/>
                    <w:rPrChange w:id="682" w:author="Federico Ezequiel Benelli" w:date="2019-09-09T07:41:00Z">
                      <w:rPr>
                        <w:b/>
                        <w:bCs/>
                        <w:noProof/>
                      </w:rPr>
                    </w:rPrChange>
                  </w:rPr>
                  <w:t>Xiang, Qisen, y otros.</w:t>
                </w:r>
                <w:r w:rsidRPr="008C6632">
                  <w:rPr>
                    <w:noProof/>
                    <w:lang w:val="en-US"/>
                    <w:rPrChange w:id="683" w:author="Federico Ezequiel Benelli" w:date="2019-09-09T07:41:00Z">
                      <w:rPr>
                        <w:noProof/>
                      </w:rPr>
                    </w:rPrChange>
                  </w:rPr>
                  <w:t xml:space="preserve"> 1, 2015, International Journal of Food Sciences and Nutrition, Vol. 66.</w:t>
                </w:r>
              </w:ins>
            </w:p>
            <w:p w14:paraId="05A5C42A" w14:textId="77777777" w:rsidR="008C6632" w:rsidRPr="008C6632" w:rsidRDefault="008C6632" w:rsidP="008C6632">
              <w:pPr>
                <w:pStyle w:val="Bibliography"/>
                <w:rPr>
                  <w:ins w:id="684" w:author="Federico Ezequiel Benelli" w:date="2019-09-09T07:41:00Z"/>
                  <w:noProof/>
                  <w:lang w:val="en-US"/>
                  <w:rPrChange w:id="685" w:author="Federico Ezequiel Benelli" w:date="2019-09-09T07:41:00Z">
                    <w:rPr>
                      <w:ins w:id="686" w:author="Federico Ezequiel Benelli" w:date="2019-09-09T07:41:00Z"/>
                      <w:noProof/>
                    </w:rPr>
                  </w:rPrChange>
                </w:rPr>
                <w:pPrChange w:id="687" w:author="Federico Ezequiel Benelli" w:date="2019-09-09T07:41:00Z">
                  <w:pPr>
                    <w:pStyle w:val="Bibliography"/>
                  </w:pPr>
                </w:pPrChange>
              </w:pPr>
              <w:ins w:id="688" w:author="Federico Ezequiel Benelli" w:date="2019-09-09T07:41:00Z">
                <w:r w:rsidRPr="008C6632">
                  <w:rPr>
                    <w:noProof/>
                    <w:lang w:val="en-US"/>
                    <w:rPrChange w:id="689" w:author="Federico Ezequiel Benelli" w:date="2019-09-09T07:41:00Z">
                      <w:rPr>
                        <w:noProof/>
                      </w:rPr>
                    </w:rPrChange>
                  </w:rPr>
                  <w:t xml:space="preserve">12. </w:t>
                </w:r>
                <w:r w:rsidRPr="008C6632">
                  <w:rPr>
                    <w:i/>
                    <w:iCs/>
                    <w:noProof/>
                    <w:lang w:val="en-US"/>
                    <w:rPrChange w:id="690" w:author="Federico Ezequiel Benelli" w:date="2019-09-09T07:41:00Z">
                      <w:rPr>
                        <w:i/>
                        <w:iCs/>
                        <w:noProof/>
                      </w:rPr>
                    </w:rPrChange>
                  </w:rPr>
                  <w:t xml:space="preserve">Carnosic acid from rosemary extracts: a potential chemoprotective agent against aflatoxin B1. An in vitro study. </w:t>
                </w:r>
                <w:r w:rsidRPr="008C6632">
                  <w:rPr>
                    <w:b/>
                    <w:bCs/>
                    <w:noProof/>
                    <w:lang w:val="en-US"/>
                    <w:rPrChange w:id="691" w:author="Federico Ezequiel Benelli" w:date="2019-09-09T07:41:00Z">
                      <w:rPr>
                        <w:b/>
                        <w:bCs/>
                        <w:noProof/>
                      </w:rPr>
                    </w:rPrChange>
                  </w:rPr>
                  <w:t>Costa, Stefano, y otros.</w:t>
                </w:r>
                <w:r w:rsidRPr="008C6632">
                  <w:rPr>
                    <w:noProof/>
                    <w:lang w:val="en-US"/>
                    <w:rPrChange w:id="692" w:author="Federico Ezequiel Benelli" w:date="2019-09-09T07:41:00Z">
                      <w:rPr>
                        <w:noProof/>
                      </w:rPr>
                    </w:rPrChange>
                  </w:rPr>
                  <w:t xml:space="preserve"> 2, 2006, Journal of Applied Toxicology, Vol. 27.</w:t>
                </w:r>
              </w:ins>
            </w:p>
            <w:p w14:paraId="436324A6" w14:textId="77777777" w:rsidR="008C6632" w:rsidRPr="008C6632" w:rsidRDefault="008C6632" w:rsidP="008C6632">
              <w:pPr>
                <w:pStyle w:val="Bibliography"/>
                <w:rPr>
                  <w:ins w:id="693" w:author="Federico Ezequiel Benelli" w:date="2019-09-09T07:41:00Z"/>
                  <w:noProof/>
                  <w:lang w:val="en-US"/>
                  <w:rPrChange w:id="694" w:author="Federico Ezequiel Benelli" w:date="2019-09-09T07:41:00Z">
                    <w:rPr>
                      <w:ins w:id="695" w:author="Federico Ezequiel Benelli" w:date="2019-09-09T07:41:00Z"/>
                      <w:noProof/>
                    </w:rPr>
                  </w:rPrChange>
                </w:rPr>
                <w:pPrChange w:id="696" w:author="Federico Ezequiel Benelli" w:date="2019-09-09T07:41:00Z">
                  <w:pPr>
                    <w:pStyle w:val="Bibliography"/>
                  </w:pPr>
                </w:pPrChange>
              </w:pPr>
              <w:ins w:id="697" w:author="Federico Ezequiel Benelli" w:date="2019-09-09T07:41:00Z">
                <w:r w:rsidRPr="008C6632">
                  <w:rPr>
                    <w:noProof/>
                    <w:lang w:val="en-US"/>
                    <w:rPrChange w:id="698" w:author="Federico Ezequiel Benelli" w:date="2019-09-09T07:41:00Z">
                      <w:rPr>
                        <w:noProof/>
                      </w:rPr>
                    </w:rPrChange>
                  </w:rPr>
                  <w:t xml:space="preserve">13. </w:t>
                </w:r>
                <w:r w:rsidRPr="008C6632">
                  <w:rPr>
                    <w:i/>
                    <w:iCs/>
                    <w:noProof/>
                    <w:lang w:val="en-US"/>
                    <w:rPrChange w:id="699" w:author="Federico Ezequiel Benelli" w:date="2019-09-09T07:41:00Z">
                      <w:rPr>
                        <w:i/>
                        <w:iCs/>
                        <w:noProof/>
                      </w:rPr>
                    </w:rPrChange>
                  </w:rPr>
                  <w:t xml:space="preserve">Carnosic Acid Inhibits Proliferation and Augments Differentiation of Human Leukemic Cells Induced by 1,25-Dihydroxyvitamin Dsub3 and Retinoic Acid. </w:t>
                </w:r>
                <w:r w:rsidRPr="008C6632">
                  <w:rPr>
                    <w:b/>
                    <w:bCs/>
                    <w:noProof/>
                    <w:lang w:val="en-US"/>
                    <w:rPrChange w:id="700" w:author="Federico Ezequiel Benelli" w:date="2019-09-09T07:41:00Z">
                      <w:rPr>
                        <w:b/>
                        <w:bCs/>
                        <w:noProof/>
                      </w:rPr>
                    </w:rPrChange>
                  </w:rPr>
                  <w:t>Steiner, Michael, y otros.</w:t>
                </w:r>
                <w:r w:rsidRPr="008C6632">
                  <w:rPr>
                    <w:noProof/>
                    <w:lang w:val="en-US"/>
                    <w:rPrChange w:id="701" w:author="Federico Ezequiel Benelli" w:date="2019-09-09T07:41:00Z">
                      <w:rPr>
                        <w:noProof/>
                      </w:rPr>
                    </w:rPrChange>
                  </w:rPr>
                  <w:t xml:space="preserve"> 1, 2001, Nutrition and Cancer, Vol. 41.</w:t>
                </w:r>
              </w:ins>
            </w:p>
            <w:p w14:paraId="4D81C048" w14:textId="77777777" w:rsidR="008C6632" w:rsidRPr="008C6632" w:rsidRDefault="008C6632" w:rsidP="008C6632">
              <w:pPr>
                <w:pStyle w:val="Bibliography"/>
                <w:rPr>
                  <w:ins w:id="702" w:author="Federico Ezequiel Benelli" w:date="2019-09-09T07:41:00Z"/>
                  <w:noProof/>
                  <w:lang w:val="en-US"/>
                  <w:rPrChange w:id="703" w:author="Federico Ezequiel Benelli" w:date="2019-09-09T07:41:00Z">
                    <w:rPr>
                      <w:ins w:id="704" w:author="Federico Ezequiel Benelli" w:date="2019-09-09T07:41:00Z"/>
                      <w:noProof/>
                    </w:rPr>
                  </w:rPrChange>
                </w:rPr>
                <w:pPrChange w:id="705" w:author="Federico Ezequiel Benelli" w:date="2019-09-09T07:41:00Z">
                  <w:pPr>
                    <w:pStyle w:val="Bibliography"/>
                  </w:pPr>
                </w:pPrChange>
              </w:pPr>
              <w:ins w:id="706" w:author="Federico Ezequiel Benelli" w:date="2019-09-09T07:41:00Z">
                <w:r w:rsidRPr="008C6632">
                  <w:rPr>
                    <w:noProof/>
                    <w:lang w:val="en-US"/>
                    <w:rPrChange w:id="707" w:author="Federico Ezequiel Benelli" w:date="2019-09-09T07:41:00Z">
                      <w:rPr>
                        <w:noProof/>
                      </w:rPr>
                    </w:rPrChange>
                  </w:rPr>
                  <w:t xml:space="preserve">14. </w:t>
                </w:r>
                <w:r w:rsidRPr="008C6632">
                  <w:rPr>
                    <w:i/>
                    <w:iCs/>
                    <w:noProof/>
                    <w:lang w:val="en-US"/>
                    <w:rPrChange w:id="708" w:author="Federico Ezequiel Benelli" w:date="2019-09-09T07:41:00Z">
                      <w:rPr>
                        <w:i/>
                        <w:iCs/>
                        <w:noProof/>
                      </w:rPr>
                    </w:rPrChange>
                  </w:rPr>
                  <w:t xml:space="preserve">Anti-angiogenic properties of carnosol and carnosic acid, two major dietary compounds from rosemary. </w:t>
                </w:r>
                <w:r>
                  <w:rPr>
                    <w:b/>
                    <w:bCs/>
                    <w:noProof/>
                  </w:rPr>
                  <w:t>López-Jiménez, Auxiliadora, y otros.</w:t>
                </w:r>
                <w:r>
                  <w:rPr>
                    <w:noProof/>
                  </w:rPr>
                  <w:t xml:space="preserve"> 1, 2013, European Journal of Nutrition, Vol. 52, págs. </w:t>
                </w:r>
                <w:r w:rsidRPr="008C6632">
                  <w:rPr>
                    <w:noProof/>
                    <w:lang w:val="en-US"/>
                    <w:rPrChange w:id="709" w:author="Federico Ezequiel Benelli" w:date="2019-09-09T07:41:00Z">
                      <w:rPr>
                        <w:noProof/>
                      </w:rPr>
                    </w:rPrChange>
                  </w:rPr>
                  <w:t>85-95.</w:t>
                </w:r>
              </w:ins>
            </w:p>
            <w:p w14:paraId="05BA6B0B" w14:textId="77777777" w:rsidR="008C6632" w:rsidRPr="008C6632" w:rsidRDefault="008C6632" w:rsidP="008C6632">
              <w:pPr>
                <w:pStyle w:val="Bibliography"/>
                <w:rPr>
                  <w:ins w:id="710" w:author="Federico Ezequiel Benelli" w:date="2019-09-09T07:41:00Z"/>
                  <w:noProof/>
                  <w:lang w:val="en-US"/>
                  <w:rPrChange w:id="711" w:author="Federico Ezequiel Benelli" w:date="2019-09-09T07:41:00Z">
                    <w:rPr>
                      <w:ins w:id="712" w:author="Federico Ezequiel Benelli" w:date="2019-09-09T07:41:00Z"/>
                      <w:noProof/>
                    </w:rPr>
                  </w:rPrChange>
                </w:rPr>
                <w:pPrChange w:id="713" w:author="Federico Ezequiel Benelli" w:date="2019-09-09T07:41:00Z">
                  <w:pPr>
                    <w:pStyle w:val="Bibliography"/>
                  </w:pPr>
                </w:pPrChange>
              </w:pPr>
              <w:ins w:id="714" w:author="Federico Ezequiel Benelli" w:date="2019-09-09T07:41:00Z">
                <w:r w:rsidRPr="008C6632">
                  <w:rPr>
                    <w:noProof/>
                    <w:lang w:val="en-US"/>
                    <w:rPrChange w:id="715" w:author="Federico Ezequiel Benelli" w:date="2019-09-09T07:41:00Z">
                      <w:rPr>
                        <w:noProof/>
                      </w:rPr>
                    </w:rPrChange>
                  </w:rPr>
                  <w:t xml:space="preserve">15. </w:t>
                </w:r>
                <w:r w:rsidRPr="008C6632">
                  <w:rPr>
                    <w:i/>
                    <w:iCs/>
                    <w:noProof/>
                    <w:lang w:val="en-US"/>
                    <w:rPrChange w:id="716" w:author="Federico Ezequiel Benelli" w:date="2019-09-09T07:41:00Z">
                      <w:rPr>
                        <w:i/>
                        <w:iCs/>
                        <w:noProof/>
                      </w:rPr>
                    </w:rPrChange>
                  </w:rPr>
                  <w:t xml:space="preserve">Carnosic Acid Inhibits the Epithelial-Mesenchymal Transition in B16F10 Melanoma Cells: A Possible Mechanism for the Inhibition of Cell Migration. </w:t>
                </w:r>
                <w:r w:rsidRPr="008C6632">
                  <w:rPr>
                    <w:b/>
                    <w:bCs/>
                    <w:noProof/>
                    <w:lang w:val="en-US"/>
                    <w:rPrChange w:id="717" w:author="Federico Ezequiel Benelli" w:date="2019-09-09T07:41:00Z">
                      <w:rPr>
                        <w:b/>
                        <w:bCs/>
                        <w:noProof/>
                      </w:rPr>
                    </w:rPrChange>
                  </w:rPr>
                  <w:t>Park, So Young, y otros.</w:t>
                </w:r>
                <w:r w:rsidRPr="008C6632">
                  <w:rPr>
                    <w:noProof/>
                    <w:lang w:val="en-US"/>
                    <w:rPrChange w:id="718" w:author="Federico Ezequiel Benelli" w:date="2019-09-09T07:41:00Z">
                      <w:rPr>
                        <w:noProof/>
                      </w:rPr>
                    </w:rPrChange>
                  </w:rPr>
                  <w:t xml:space="preserve"> 7, 2014, Vol. 15.</w:t>
                </w:r>
              </w:ins>
            </w:p>
            <w:p w14:paraId="5BA93327" w14:textId="77777777" w:rsidR="008C6632" w:rsidRPr="008C6632" w:rsidRDefault="008C6632" w:rsidP="008C6632">
              <w:pPr>
                <w:pStyle w:val="Bibliography"/>
                <w:rPr>
                  <w:ins w:id="719" w:author="Federico Ezequiel Benelli" w:date="2019-09-09T07:41:00Z"/>
                  <w:noProof/>
                  <w:lang w:val="en-US"/>
                  <w:rPrChange w:id="720" w:author="Federico Ezequiel Benelli" w:date="2019-09-09T07:41:00Z">
                    <w:rPr>
                      <w:ins w:id="721" w:author="Federico Ezequiel Benelli" w:date="2019-09-09T07:41:00Z"/>
                      <w:noProof/>
                    </w:rPr>
                  </w:rPrChange>
                </w:rPr>
                <w:pPrChange w:id="722" w:author="Federico Ezequiel Benelli" w:date="2019-09-09T07:41:00Z">
                  <w:pPr>
                    <w:pStyle w:val="Bibliography"/>
                  </w:pPr>
                </w:pPrChange>
              </w:pPr>
              <w:ins w:id="723" w:author="Federico Ezequiel Benelli" w:date="2019-09-09T07:41:00Z">
                <w:r w:rsidRPr="008C6632">
                  <w:rPr>
                    <w:noProof/>
                    <w:lang w:val="en-US"/>
                    <w:rPrChange w:id="724" w:author="Federico Ezequiel Benelli" w:date="2019-09-09T07:41:00Z">
                      <w:rPr>
                        <w:noProof/>
                      </w:rPr>
                    </w:rPrChange>
                  </w:rPr>
                  <w:t xml:space="preserve">16. </w:t>
                </w:r>
                <w:r w:rsidRPr="008C6632">
                  <w:rPr>
                    <w:i/>
                    <w:iCs/>
                    <w:noProof/>
                    <w:lang w:val="en-US"/>
                    <w:rPrChange w:id="725" w:author="Federico Ezequiel Benelli" w:date="2019-09-09T07:41:00Z">
                      <w:rPr>
                        <w:i/>
                        <w:iCs/>
                        <w:noProof/>
                      </w:rPr>
                    </w:rPrChange>
                  </w:rPr>
                  <w:t xml:space="preserve">Carnosic acid attenuates lipopolysaccharide-induced liver injury in rats via fortifying cellular antioxidant defense system. </w:t>
                </w:r>
                <w:r w:rsidRPr="008C6632">
                  <w:rPr>
                    <w:b/>
                    <w:bCs/>
                    <w:noProof/>
                    <w:lang w:val="en-US"/>
                    <w:rPrChange w:id="726" w:author="Federico Ezequiel Benelli" w:date="2019-09-09T07:41:00Z">
                      <w:rPr>
                        <w:b/>
                        <w:bCs/>
                        <w:noProof/>
                      </w:rPr>
                    </w:rPrChange>
                  </w:rPr>
                  <w:t>Xiang, Qisen, y otros.</w:t>
                </w:r>
                <w:r w:rsidRPr="008C6632">
                  <w:rPr>
                    <w:noProof/>
                    <w:lang w:val="en-US"/>
                    <w:rPrChange w:id="727" w:author="Federico Ezequiel Benelli" w:date="2019-09-09T07:41:00Z">
                      <w:rPr>
                        <w:noProof/>
                      </w:rPr>
                    </w:rPrChange>
                  </w:rPr>
                  <w:t xml:space="preserve"> 2013, Food and Chemical Toxicology, Vol. 53.</w:t>
                </w:r>
              </w:ins>
            </w:p>
            <w:p w14:paraId="051C34D1" w14:textId="77777777" w:rsidR="008C6632" w:rsidRPr="008C6632" w:rsidRDefault="008C6632" w:rsidP="008C6632">
              <w:pPr>
                <w:pStyle w:val="Bibliography"/>
                <w:rPr>
                  <w:ins w:id="728" w:author="Federico Ezequiel Benelli" w:date="2019-09-09T07:41:00Z"/>
                  <w:noProof/>
                  <w:lang w:val="en-US"/>
                  <w:rPrChange w:id="729" w:author="Federico Ezequiel Benelli" w:date="2019-09-09T07:41:00Z">
                    <w:rPr>
                      <w:ins w:id="730" w:author="Federico Ezequiel Benelli" w:date="2019-09-09T07:41:00Z"/>
                      <w:noProof/>
                    </w:rPr>
                  </w:rPrChange>
                </w:rPr>
                <w:pPrChange w:id="731" w:author="Federico Ezequiel Benelli" w:date="2019-09-09T07:41:00Z">
                  <w:pPr>
                    <w:pStyle w:val="Bibliography"/>
                  </w:pPr>
                </w:pPrChange>
              </w:pPr>
              <w:ins w:id="732" w:author="Federico Ezequiel Benelli" w:date="2019-09-09T07:41:00Z">
                <w:r w:rsidRPr="008C6632">
                  <w:rPr>
                    <w:noProof/>
                    <w:lang w:val="en-US"/>
                    <w:rPrChange w:id="733" w:author="Federico Ezequiel Benelli" w:date="2019-09-09T07:41:00Z">
                      <w:rPr>
                        <w:noProof/>
                      </w:rPr>
                    </w:rPrChange>
                  </w:rPr>
                  <w:t xml:space="preserve">17. </w:t>
                </w:r>
                <w:r w:rsidRPr="008C6632">
                  <w:rPr>
                    <w:i/>
                    <w:iCs/>
                    <w:noProof/>
                    <w:lang w:val="en-US"/>
                    <w:rPrChange w:id="734" w:author="Federico Ezequiel Benelli" w:date="2019-09-09T07:41:00Z">
                      <w:rPr>
                        <w:i/>
                        <w:iCs/>
                        <w:noProof/>
                      </w:rPr>
                    </w:rPrChange>
                  </w:rPr>
                  <w:t xml:space="preserve">Carnosic acid attenuates acute ethanol-induced liver injury via a SIRT1/p66Shc-mediated mitochondrial pathway. </w:t>
                </w:r>
                <w:r w:rsidRPr="008C6632">
                  <w:rPr>
                    <w:b/>
                    <w:bCs/>
                    <w:noProof/>
                    <w:lang w:val="en-US"/>
                    <w:rPrChange w:id="735" w:author="Federico Ezequiel Benelli" w:date="2019-09-09T07:41:00Z">
                      <w:rPr>
                        <w:b/>
                        <w:bCs/>
                        <w:noProof/>
                      </w:rPr>
                    </w:rPrChange>
                  </w:rPr>
                  <w:t>X, Tian, y otros.</w:t>
                </w:r>
                <w:r w:rsidRPr="008C6632">
                  <w:rPr>
                    <w:noProof/>
                    <w:lang w:val="en-US"/>
                    <w:rPrChange w:id="736" w:author="Federico Ezequiel Benelli" w:date="2019-09-09T07:41:00Z">
                      <w:rPr>
                        <w:noProof/>
                      </w:rPr>
                    </w:rPrChange>
                  </w:rPr>
                  <w:t xml:space="preserve"> 2016, Canadian Journal of Physiology and Pharmacology.</w:t>
                </w:r>
              </w:ins>
            </w:p>
            <w:p w14:paraId="2622DAA4" w14:textId="77777777" w:rsidR="008C6632" w:rsidRPr="008C6632" w:rsidRDefault="008C6632" w:rsidP="008C6632">
              <w:pPr>
                <w:pStyle w:val="Bibliography"/>
                <w:rPr>
                  <w:ins w:id="737" w:author="Federico Ezequiel Benelli" w:date="2019-09-09T07:41:00Z"/>
                  <w:noProof/>
                  <w:lang w:val="en-US"/>
                  <w:rPrChange w:id="738" w:author="Federico Ezequiel Benelli" w:date="2019-09-09T07:42:00Z">
                    <w:rPr>
                      <w:ins w:id="739" w:author="Federico Ezequiel Benelli" w:date="2019-09-09T07:41:00Z"/>
                      <w:noProof/>
                    </w:rPr>
                  </w:rPrChange>
                </w:rPr>
                <w:pPrChange w:id="740" w:author="Federico Ezequiel Benelli" w:date="2019-09-09T07:41:00Z">
                  <w:pPr>
                    <w:pStyle w:val="Bibliography"/>
                  </w:pPr>
                </w:pPrChange>
              </w:pPr>
              <w:ins w:id="741" w:author="Federico Ezequiel Benelli" w:date="2019-09-09T07:41:00Z">
                <w:r w:rsidRPr="008C6632">
                  <w:rPr>
                    <w:noProof/>
                    <w:lang w:val="en-US"/>
                    <w:rPrChange w:id="742" w:author="Federico Ezequiel Benelli" w:date="2019-09-09T07:41:00Z">
                      <w:rPr>
                        <w:noProof/>
                      </w:rPr>
                    </w:rPrChange>
                  </w:rPr>
                  <w:lastRenderedPageBreak/>
                  <w:t xml:space="preserve">18. </w:t>
                </w:r>
                <w:r w:rsidRPr="008C6632">
                  <w:rPr>
                    <w:i/>
                    <w:iCs/>
                    <w:noProof/>
                    <w:lang w:val="en-US"/>
                    <w:rPrChange w:id="743" w:author="Federico Ezequiel Benelli" w:date="2019-09-09T07:41:00Z">
                      <w:rPr>
                        <w:i/>
                        <w:iCs/>
                        <w:noProof/>
                      </w:rPr>
                    </w:rPrChange>
                  </w:rPr>
                  <w:t xml:space="preserve">Highly sensitive simultaneous electrochemical detection of hydroquinone and catechol with three-dimensional N-doping carbon nanotube film electrode. </w:t>
                </w:r>
                <w:r w:rsidRPr="008C6632">
                  <w:rPr>
                    <w:b/>
                    <w:bCs/>
                    <w:noProof/>
                    <w:lang w:val="en-US"/>
                    <w:rPrChange w:id="744" w:author="Federico Ezequiel Benelli" w:date="2019-09-09T07:42:00Z">
                      <w:rPr>
                        <w:b/>
                        <w:bCs/>
                        <w:noProof/>
                      </w:rPr>
                    </w:rPrChange>
                  </w:rPr>
                  <w:t>Guo, Qiaohui, y otros.</w:t>
                </w:r>
                <w:r w:rsidRPr="008C6632">
                  <w:rPr>
                    <w:noProof/>
                    <w:lang w:val="en-US"/>
                    <w:rPrChange w:id="745" w:author="Federico Ezequiel Benelli" w:date="2019-09-09T07:42:00Z">
                      <w:rPr>
                        <w:noProof/>
                      </w:rPr>
                    </w:rPrChange>
                  </w:rPr>
                  <w:t xml:space="preserve"> 2016, Vol. 760.</w:t>
                </w:r>
              </w:ins>
            </w:p>
            <w:p w14:paraId="222A9F92" w14:textId="77777777" w:rsidR="008C6632" w:rsidRPr="008C6632" w:rsidRDefault="008C6632" w:rsidP="008C6632">
              <w:pPr>
                <w:pStyle w:val="Bibliography"/>
                <w:rPr>
                  <w:ins w:id="746" w:author="Federico Ezequiel Benelli" w:date="2019-09-09T07:41:00Z"/>
                  <w:noProof/>
                  <w:lang w:val="en-US"/>
                  <w:rPrChange w:id="747" w:author="Federico Ezequiel Benelli" w:date="2019-09-09T07:42:00Z">
                    <w:rPr>
                      <w:ins w:id="748" w:author="Federico Ezequiel Benelli" w:date="2019-09-09T07:41:00Z"/>
                      <w:noProof/>
                    </w:rPr>
                  </w:rPrChange>
                </w:rPr>
                <w:pPrChange w:id="749" w:author="Federico Ezequiel Benelli" w:date="2019-09-09T07:41:00Z">
                  <w:pPr>
                    <w:pStyle w:val="Bibliography"/>
                  </w:pPr>
                </w:pPrChange>
              </w:pPr>
              <w:ins w:id="750" w:author="Federico Ezequiel Benelli" w:date="2019-09-09T07:41:00Z">
                <w:r w:rsidRPr="008C6632">
                  <w:rPr>
                    <w:noProof/>
                    <w:lang w:val="en-US"/>
                    <w:rPrChange w:id="751" w:author="Federico Ezequiel Benelli" w:date="2019-09-09T07:42:00Z">
                      <w:rPr>
                        <w:noProof/>
                      </w:rPr>
                    </w:rPrChange>
                  </w:rPr>
                  <w:t xml:space="preserve">19. </w:t>
                </w:r>
                <w:r w:rsidRPr="008C6632">
                  <w:rPr>
                    <w:i/>
                    <w:iCs/>
                    <w:noProof/>
                    <w:lang w:val="en-US"/>
                    <w:rPrChange w:id="752" w:author="Federico Ezequiel Benelli" w:date="2019-09-09T07:42:00Z">
                      <w:rPr>
                        <w:i/>
                        <w:iCs/>
                        <w:noProof/>
                      </w:rPr>
                    </w:rPrChange>
                  </w:rPr>
                  <w:t xml:space="preserve">Relevance of carnosic acid to the treatment of several health disorders: Molecular targets and mechanisms. </w:t>
                </w:r>
                <w:r w:rsidRPr="008C6632">
                  <w:rPr>
                    <w:b/>
                    <w:bCs/>
                    <w:noProof/>
                    <w:lang w:val="en-US"/>
                    <w:rPrChange w:id="753" w:author="Federico Ezequiel Benelli" w:date="2019-09-09T07:42:00Z">
                      <w:rPr>
                        <w:b/>
                        <w:bCs/>
                        <w:noProof/>
                      </w:rPr>
                    </w:rPrChange>
                  </w:rPr>
                  <w:t>Bahri, Sana, Jameleddine, Saloua y Shlyonsky, Vadim.</w:t>
                </w:r>
                <w:r w:rsidRPr="008C6632">
                  <w:rPr>
                    <w:noProof/>
                    <w:lang w:val="en-US"/>
                    <w:rPrChange w:id="754" w:author="Federico Ezequiel Benelli" w:date="2019-09-09T07:42:00Z">
                      <w:rPr>
                        <w:noProof/>
                      </w:rPr>
                    </w:rPrChange>
                  </w:rPr>
                  <w:t xml:space="preserve"> 2016, Biomedicine &amp; Pharmacotherapy, Vol. 84.</w:t>
                </w:r>
              </w:ins>
            </w:p>
            <w:p w14:paraId="58385D48" w14:textId="77777777" w:rsidR="008C6632" w:rsidRDefault="008C6632" w:rsidP="008C6632">
              <w:pPr>
                <w:pStyle w:val="Bibliography"/>
                <w:rPr>
                  <w:ins w:id="755" w:author="Federico Ezequiel Benelli" w:date="2019-09-09T07:41:00Z"/>
                  <w:noProof/>
                </w:rPr>
                <w:pPrChange w:id="756" w:author="Federico Ezequiel Benelli" w:date="2019-09-09T07:41:00Z">
                  <w:pPr>
                    <w:pStyle w:val="Bibliography"/>
                  </w:pPr>
                </w:pPrChange>
              </w:pPr>
              <w:ins w:id="757" w:author="Federico Ezequiel Benelli" w:date="2019-09-09T07:41:00Z">
                <w:r w:rsidRPr="008C6632">
                  <w:rPr>
                    <w:noProof/>
                    <w:lang w:val="en-US"/>
                    <w:rPrChange w:id="758" w:author="Federico Ezequiel Benelli" w:date="2019-09-09T07:42:00Z">
                      <w:rPr>
                        <w:noProof/>
                      </w:rPr>
                    </w:rPrChange>
                  </w:rPr>
                  <w:t xml:space="preserve">20. </w:t>
                </w:r>
                <w:r w:rsidRPr="008C6632">
                  <w:rPr>
                    <w:i/>
                    <w:iCs/>
                    <w:noProof/>
                    <w:lang w:val="en-US"/>
                    <w:rPrChange w:id="759" w:author="Federico Ezequiel Benelli" w:date="2019-09-09T07:42:00Z">
                      <w:rPr>
                        <w:i/>
                        <w:iCs/>
                        <w:noProof/>
                      </w:rPr>
                    </w:rPrChange>
                  </w:rPr>
                  <w:t xml:space="preserve">Carnosic acid reduces cytokine-induced adhesion molecules expression and monocyte adhesion to endothelial cells. </w:t>
                </w:r>
                <w:r>
                  <w:rPr>
                    <w:b/>
                    <w:bCs/>
                    <w:noProof/>
                  </w:rPr>
                  <w:t>Yu, Ya-Mei, y otros.</w:t>
                </w:r>
                <w:r>
                  <w:rPr>
                    <w:noProof/>
                  </w:rPr>
                  <w:t xml:space="preserve"> 101, 2009, European Journal of Nutrition, Vol. 48.</w:t>
                </w:r>
              </w:ins>
            </w:p>
            <w:p w14:paraId="055F8AAC" w14:textId="77777777" w:rsidR="008C6632" w:rsidRDefault="008C6632" w:rsidP="008C6632">
              <w:pPr>
                <w:pStyle w:val="Bibliography"/>
                <w:rPr>
                  <w:ins w:id="760" w:author="Federico Ezequiel Benelli" w:date="2019-09-09T07:41:00Z"/>
                  <w:b/>
                  <w:bCs/>
                  <w:noProof/>
                </w:rPr>
                <w:pPrChange w:id="761" w:author="Federico Ezequiel Benelli" w:date="2019-09-09T07:41:00Z">
                  <w:pPr>
                    <w:pStyle w:val="Bibliography"/>
                  </w:pPr>
                </w:pPrChange>
              </w:pPr>
              <w:ins w:id="762" w:author="Federico Ezequiel Benelli" w:date="2019-09-09T07:41:00Z">
                <w:r>
                  <w:rPr>
                    <w:noProof/>
                  </w:rPr>
                  <w:t xml:space="preserve">21. </w:t>
                </w:r>
                <w:r>
                  <w:rPr>
                    <w:b/>
                    <w:bCs/>
                    <w:noProof/>
                  </w:rPr>
                  <w:t xml:space="preserve">Rosmarinus officinalis. </w:t>
                </w:r>
                <w:r>
                  <w:rPr>
                    <w:b/>
                    <w:bCs/>
                    <w:i/>
                    <w:iCs/>
                    <w:noProof/>
                  </w:rPr>
                  <w:t xml:space="preserve">Wikipedia. </w:t>
                </w:r>
                <w:r>
                  <w:rPr>
                    <w:b/>
                    <w:bCs/>
                    <w:noProof/>
                  </w:rPr>
                  <w:t>[En línea] https://es.wikipedia.org/wiki/Rosmarinus_officinalis.</w:t>
                </w:r>
              </w:ins>
            </w:p>
            <w:p w14:paraId="3D579119" w14:textId="77777777" w:rsidR="008C6632" w:rsidRDefault="008C6632" w:rsidP="008C6632">
              <w:pPr>
                <w:pStyle w:val="Bibliography"/>
                <w:rPr>
                  <w:ins w:id="763" w:author="Federico Ezequiel Benelli" w:date="2019-09-09T07:41:00Z"/>
                  <w:b/>
                  <w:bCs/>
                  <w:noProof/>
                </w:rPr>
                <w:pPrChange w:id="764" w:author="Federico Ezequiel Benelli" w:date="2019-09-09T07:41:00Z">
                  <w:pPr>
                    <w:pStyle w:val="Bibliography"/>
                  </w:pPr>
                </w:pPrChange>
              </w:pPr>
              <w:ins w:id="765" w:author="Federico Ezequiel Benelli" w:date="2019-09-09T07:41:00Z">
                <w:r>
                  <w:rPr>
                    <w:b/>
                    <w:bCs/>
                    <w:noProof/>
                  </w:rPr>
                  <w:t xml:space="preserve">22. Herbotecnia. </w:t>
                </w:r>
                <w:r>
                  <w:rPr>
                    <w:b/>
                    <w:bCs/>
                    <w:i/>
                    <w:iCs/>
                    <w:noProof/>
                  </w:rPr>
                  <w:t xml:space="preserve">Herbotecnia. </w:t>
                </w:r>
                <w:r>
                  <w:rPr>
                    <w:b/>
                    <w:bCs/>
                    <w:noProof/>
                  </w:rPr>
                  <w:t>[En línea] http://www.herbotecnia.com.ar/exo-romero.html.</w:t>
                </w:r>
              </w:ins>
            </w:p>
            <w:p w14:paraId="636630CA" w14:textId="77777777" w:rsidR="008C6632" w:rsidRPr="008C6632" w:rsidRDefault="008C6632" w:rsidP="008C6632">
              <w:pPr>
                <w:pStyle w:val="Bibliography"/>
                <w:rPr>
                  <w:ins w:id="766" w:author="Federico Ezequiel Benelli" w:date="2019-09-09T07:41:00Z"/>
                  <w:b/>
                  <w:bCs/>
                  <w:noProof/>
                  <w:lang w:val="en-US"/>
                  <w:rPrChange w:id="767" w:author="Federico Ezequiel Benelli" w:date="2019-09-09T07:42:00Z">
                    <w:rPr>
                      <w:ins w:id="768" w:author="Federico Ezequiel Benelli" w:date="2019-09-09T07:41:00Z"/>
                      <w:b/>
                      <w:bCs/>
                      <w:noProof/>
                    </w:rPr>
                  </w:rPrChange>
                </w:rPr>
                <w:pPrChange w:id="769" w:author="Federico Ezequiel Benelli" w:date="2019-09-09T07:41:00Z">
                  <w:pPr>
                    <w:pStyle w:val="Bibliography"/>
                  </w:pPr>
                </w:pPrChange>
              </w:pPr>
              <w:ins w:id="770" w:author="Federico Ezequiel Benelli" w:date="2019-09-09T07:41:00Z">
                <w:r w:rsidRPr="008C6632">
                  <w:rPr>
                    <w:b/>
                    <w:bCs/>
                    <w:noProof/>
                    <w:lang w:val="en-US"/>
                    <w:rPrChange w:id="771" w:author="Federico Ezequiel Benelli" w:date="2019-09-09T07:42:00Z">
                      <w:rPr>
                        <w:b/>
                        <w:bCs/>
                        <w:noProof/>
                      </w:rPr>
                    </w:rPrChange>
                  </w:rPr>
                  <w:t xml:space="preserve">23. </w:t>
                </w:r>
                <w:r w:rsidRPr="008C6632">
                  <w:rPr>
                    <w:b/>
                    <w:bCs/>
                    <w:i/>
                    <w:iCs/>
                    <w:noProof/>
                    <w:lang w:val="en-US"/>
                    <w:rPrChange w:id="772" w:author="Federico Ezequiel Benelli" w:date="2019-09-09T07:42:00Z">
                      <w:rPr>
                        <w:b/>
                        <w:bCs/>
                        <w:i/>
                        <w:iCs/>
                        <w:noProof/>
                      </w:rPr>
                    </w:rPrChange>
                  </w:rPr>
                  <w:t xml:space="preserve">The formation of phenolic diterpenes in Rosmarinus officinalis L. under Mediterranean climate. </w:t>
                </w:r>
                <w:r w:rsidRPr="008C6632">
                  <w:rPr>
                    <w:b/>
                    <w:bCs/>
                    <w:noProof/>
                    <w:lang w:val="en-US"/>
                    <w:rPrChange w:id="773" w:author="Federico Ezequiel Benelli" w:date="2019-09-09T07:42:00Z">
                      <w:rPr>
                        <w:b/>
                        <w:bCs/>
                        <w:noProof/>
                      </w:rPr>
                    </w:rPrChange>
                  </w:rPr>
                  <w:t>Munné-Bosch, S., Alegre, L. y Schwarz, K. 4, 2000, European Food Research and Technology, Vol. 210.</w:t>
                </w:r>
              </w:ins>
            </w:p>
            <w:p w14:paraId="626AA4E0" w14:textId="77777777" w:rsidR="008C6632" w:rsidRPr="008C6632" w:rsidRDefault="008C6632" w:rsidP="008C6632">
              <w:pPr>
                <w:pStyle w:val="Bibliography"/>
                <w:rPr>
                  <w:ins w:id="774" w:author="Federico Ezequiel Benelli" w:date="2019-09-09T07:41:00Z"/>
                  <w:b/>
                  <w:bCs/>
                  <w:noProof/>
                  <w:lang w:val="en-US"/>
                  <w:rPrChange w:id="775" w:author="Federico Ezequiel Benelli" w:date="2019-09-09T07:42:00Z">
                    <w:rPr>
                      <w:ins w:id="776" w:author="Federico Ezequiel Benelli" w:date="2019-09-09T07:41:00Z"/>
                      <w:b/>
                      <w:bCs/>
                      <w:noProof/>
                    </w:rPr>
                  </w:rPrChange>
                </w:rPr>
                <w:pPrChange w:id="777" w:author="Federico Ezequiel Benelli" w:date="2019-09-09T07:41:00Z">
                  <w:pPr>
                    <w:pStyle w:val="Bibliography"/>
                  </w:pPr>
                </w:pPrChange>
              </w:pPr>
              <w:ins w:id="778" w:author="Federico Ezequiel Benelli" w:date="2019-09-09T07:41:00Z">
                <w:r>
                  <w:rPr>
                    <w:b/>
                    <w:bCs/>
                    <w:noProof/>
                  </w:rPr>
                  <w:t xml:space="preserve">24. Paunero, Ignacio. </w:t>
                </w:r>
                <w:r>
                  <w:rPr>
                    <w:b/>
                    <w:bCs/>
                    <w:i/>
                    <w:iCs/>
                    <w:noProof/>
                  </w:rPr>
                  <w:t xml:space="preserve">Situación actual del cultivo de plantas aromáticas y medicinales en Argentina . </w:t>
                </w:r>
                <w:r w:rsidRPr="008C6632">
                  <w:rPr>
                    <w:b/>
                    <w:bCs/>
                    <w:noProof/>
                    <w:lang w:val="en-US"/>
                    <w:rPrChange w:id="779" w:author="Federico Ezequiel Benelli" w:date="2019-09-09T07:42:00Z">
                      <w:rPr>
                        <w:b/>
                        <w:bCs/>
                        <w:noProof/>
                      </w:rPr>
                    </w:rPrChange>
                  </w:rPr>
                  <w:t>San Pedro : s.n., 2017.</w:t>
                </w:r>
              </w:ins>
            </w:p>
            <w:p w14:paraId="30440A01" w14:textId="77777777" w:rsidR="008C6632" w:rsidRPr="008C6632" w:rsidRDefault="008C6632" w:rsidP="008C6632">
              <w:pPr>
                <w:pStyle w:val="Bibliography"/>
                <w:rPr>
                  <w:ins w:id="780" w:author="Federico Ezequiel Benelli" w:date="2019-09-09T07:41:00Z"/>
                  <w:b/>
                  <w:bCs/>
                  <w:noProof/>
                  <w:lang w:val="en-US"/>
                  <w:rPrChange w:id="781" w:author="Federico Ezequiel Benelli" w:date="2019-09-09T07:42:00Z">
                    <w:rPr>
                      <w:ins w:id="782" w:author="Federico Ezequiel Benelli" w:date="2019-09-09T07:41:00Z"/>
                      <w:b/>
                      <w:bCs/>
                      <w:noProof/>
                    </w:rPr>
                  </w:rPrChange>
                </w:rPr>
                <w:pPrChange w:id="783" w:author="Federico Ezequiel Benelli" w:date="2019-09-09T07:41:00Z">
                  <w:pPr>
                    <w:pStyle w:val="Bibliography"/>
                  </w:pPr>
                </w:pPrChange>
              </w:pPr>
              <w:ins w:id="784" w:author="Federico Ezequiel Benelli" w:date="2019-09-09T07:41:00Z">
                <w:r w:rsidRPr="008C6632">
                  <w:rPr>
                    <w:b/>
                    <w:bCs/>
                    <w:noProof/>
                    <w:lang w:val="en-US"/>
                    <w:rPrChange w:id="785" w:author="Federico Ezequiel Benelli" w:date="2019-09-09T07:42:00Z">
                      <w:rPr>
                        <w:b/>
                        <w:bCs/>
                        <w:noProof/>
                      </w:rPr>
                    </w:rPrChange>
                  </w:rPr>
                  <w:t xml:space="preserve">25. Chemat, Farid, y otros. Green Extraction: From Concepts to Research, Education, and Economical Opportunities. </w:t>
                </w:r>
                <w:r w:rsidRPr="008C6632">
                  <w:rPr>
                    <w:b/>
                    <w:bCs/>
                    <w:i/>
                    <w:iCs/>
                    <w:noProof/>
                    <w:lang w:val="en-US"/>
                    <w:rPrChange w:id="786" w:author="Federico Ezequiel Benelli" w:date="2019-09-09T07:42:00Z">
                      <w:rPr>
                        <w:b/>
                        <w:bCs/>
                        <w:i/>
                        <w:iCs/>
                        <w:noProof/>
                      </w:rPr>
                    </w:rPrChange>
                  </w:rPr>
                  <w:t xml:space="preserve">Green Extraction of Natural Products: Concept and Principles. </w:t>
                </w:r>
                <w:r w:rsidRPr="008C6632">
                  <w:rPr>
                    <w:b/>
                    <w:bCs/>
                    <w:noProof/>
                    <w:lang w:val="en-US"/>
                    <w:rPrChange w:id="787" w:author="Federico Ezequiel Benelli" w:date="2019-09-09T07:42:00Z">
                      <w:rPr>
                        <w:b/>
                        <w:bCs/>
                        <w:noProof/>
                      </w:rPr>
                    </w:rPrChange>
                  </w:rPr>
                  <w:t>2012.</w:t>
                </w:r>
              </w:ins>
            </w:p>
            <w:p w14:paraId="3D40A008" w14:textId="77777777" w:rsidR="008C6632" w:rsidRPr="008C6632" w:rsidRDefault="008C6632" w:rsidP="008C6632">
              <w:pPr>
                <w:pStyle w:val="Bibliography"/>
                <w:rPr>
                  <w:ins w:id="788" w:author="Federico Ezequiel Benelli" w:date="2019-09-09T07:41:00Z"/>
                  <w:b/>
                  <w:bCs/>
                  <w:noProof/>
                  <w:lang w:val="en-US"/>
                  <w:rPrChange w:id="789" w:author="Federico Ezequiel Benelli" w:date="2019-09-09T07:42:00Z">
                    <w:rPr>
                      <w:ins w:id="790" w:author="Federico Ezequiel Benelli" w:date="2019-09-09T07:41:00Z"/>
                      <w:b/>
                      <w:bCs/>
                      <w:noProof/>
                    </w:rPr>
                  </w:rPrChange>
                </w:rPr>
                <w:pPrChange w:id="791" w:author="Federico Ezequiel Benelli" w:date="2019-09-09T07:41:00Z">
                  <w:pPr>
                    <w:pStyle w:val="Bibliography"/>
                  </w:pPr>
                </w:pPrChange>
              </w:pPr>
              <w:ins w:id="792" w:author="Federico Ezequiel Benelli" w:date="2019-09-09T07:41:00Z">
                <w:r w:rsidRPr="008C6632">
                  <w:rPr>
                    <w:b/>
                    <w:bCs/>
                    <w:noProof/>
                    <w:lang w:val="en-US"/>
                    <w:rPrChange w:id="793" w:author="Federico Ezequiel Benelli" w:date="2019-09-09T07:42:00Z">
                      <w:rPr>
                        <w:b/>
                        <w:bCs/>
                        <w:noProof/>
                      </w:rPr>
                    </w:rPrChange>
                  </w:rPr>
                  <w:t xml:space="preserve">26. </w:t>
                </w:r>
                <w:r w:rsidRPr="008C6632">
                  <w:rPr>
                    <w:b/>
                    <w:bCs/>
                    <w:i/>
                    <w:iCs/>
                    <w:noProof/>
                    <w:lang w:val="en-US"/>
                    <w:rPrChange w:id="794" w:author="Federico Ezequiel Benelli" w:date="2019-09-09T07:42:00Z">
                      <w:rPr>
                        <w:b/>
                        <w:bCs/>
                        <w:i/>
                        <w:iCs/>
                        <w:noProof/>
                      </w:rPr>
                    </w:rPrChange>
                  </w:rPr>
                  <w:t xml:space="preserve">A New Approach for Process Development of Plant-Based Extraction Processes. </w:t>
                </w:r>
                <w:r w:rsidRPr="008C6632">
                  <w:rPr>
                    <w:b/>
                    <w:bCs/>
                    <w:noProof/>
                    <w:lang w:val="en-US"/>
                    <w:rPrChange w:id="795" w:author="Federico Ezequiel Benelli" w:date="2019-09-09T07:42:00Z">
                      <w:rPr>
                        <w:b/>
                        <w:bCs/>
                        <w:noProof/>
                      </w:rPr>
                    </w:rPrChange>
                  </w:rPr>
                  <w:t>Kassing, Markus, y otros. 2009, Chemical Engineering &amp; Technology, págs. 377-387.</w:t>
                </w:r>
              </w:ins>
            </w:p>
            <w:p w14:paraId="73481A4F" w14:textId="77777777" w:rsidR="008C6632" w:rsidRPr="008C6632" w:rsidRDefault="008C6632" w:rsidP="008C6632">
              <w:pPr>
                <w:pStyle w:val="Bibliography"/>
                <w:rPr>
                  <w:ins w:id="796" w:author="Federico Ezequiel Benelli" w:date="2019-09-09T07:41:00Z"/>
                  <w:b/>
                  <w:bCs/>
                  <w:noProof/>
                  <w:lang w:val="en-US"/>
                  <w:rPrChange w:id="797" w:author="Federico Ezequiel Benelli" w:date="2019-09-09T07:42:00Z">
                    <w:rPr>
                      <w:ins w:id="798" w:author="Federico Ezequiel Benelli" w:date="2019-09-09T07:41:00Z"/>
                      <w:b/>
                      <w:bCs/>
                      <w:noProof/>
                    </w:rPr>
                  </w:rPrChange>
                </w:rPr>
                <w:pPrChange w:id="799" w:author="Federico Ezequiel Benelli" w:date="2019-09-09T07:41:00Z">
                  <w:pPr>
                    <w:pStyle w:val="Bibliography"/>
                  </w:pPr>
                </w:pPrChange>
              </w:pPr>
              <w:ins w:id="800" w:author="Federico Ezequiel Benelli" w:date="2019-09-09T07:41:00Z">
                <w:r w:rsidRPr="008C6632">
                  <w:rPr>
                    <w:b/>
                    <w:bCs/>
                    <w:noProof/>
                    <w:lang w:val="en-US"/>
                    <w:rPrChange w:id="801" w:author="Federico Ezequiel Benelli" w:date="2019-09-09T07:42:00Z">
                      <w:rPr>
                        <w:b/>
                        <w:bCs/>
                        <w:noProof/>
                      </w:rPr>
                    </w:rPrChange>
                  </w:rPr>
                  <w:t xml:space="preserve">27. Robert Aeschbach, Vevey y Georges Philippossian, Lausanne. </w:t>
                </w:r>
                <w:r w:rsidRPr="008C6632">
                  <w:rPr>
                    <w:b/>
                    <w:bCs/>
                    <w:i/>
                    <w:iCs/>
                    <w:noProof/>
                    <w:lang w:val="en-US"/>
                    <w:rPrChange w:id="802" w:author="Federico Ezequiel Benelli" w:date="2019-09-09T07:42:00Z">
                      <w:rPr>
                        <w:b/>
                        <w:bCs/>
                        <w:i/>
                        <w:iCs/>
                        <w:noProof/>
                      </w:rPr>
                    </w:rPrChange>
                  </w:rPr>
                  <w:t xml:space="preserve">CARNOSIC ACID OBTENTION AND USES . 5,256,700 </w:t>
                </w:r>
                <w:r w:rsidRPr="008C6632">
                  <w:rPr>
                    <w:b/>
                    <w:bCs/>
                    <w:noProof/>
                    <w:lang w:val="en-US"/>
                    <w:rPrChange w:id="803" w:author="Federico Ezequiel Benelli" w:date="2019-09-09T07:42:00Z">
                      <w:rPr>
                        <w:b/>
                        <w:bCs/>
                        <w:noProof/>
                      </w:rPr>
                    </w:rPrChange>
                  </w:rPr>
                  <w:t>USA, 26 de Octubre de 1993 .</w:t>
                </w:r>
              </w:ins>
            </w:p>
            <w:p w14:paraId="30264CE0" w14:textId="77777777" w:rsidR="008C6632" w:rsidRPr="008C6632" w:rsidRDefault="008C6632" w:rsidP="008C6632">
              <w:pPr>
                <w:pStyle w:val="Bibliography"/>
                <w:rPr>
                  <w:ins w:id="804" w:author="Federico Ezequiel Benelli" w:date="2019-09-09T07:41:00Z"/>
                  <w:b/>
                  <w:bCs/>
                  <w:noProof/>
                  <w:lang w:val="en-US"/>
                  <w:rPrChange w:id="805" w:author="Federico Ezequiel Benelli" w:date="2019-09-09T07:42:00Z">
                    <w:rPr>
                      <w:ins w:id="806" w:author="Federico Ezequiel Benelli" w:date="2019-09-09T07:41:00Z"/>
                      <w:b/>
                      <w:bCs/>
                      <w:noProof/>
                    </w:rPr>
                  </w:rPrChange>
                </w:rPr>
                <w:pPrChange w:id="807" w:author="Federico Ezequiel Benelli" w:date="2019-09-09T07:41:00Z">
                  <w:pPr>
                    <w:pStyle w:val="Bibliography"/>
                  </w:pPr>
                </w:pPrChange>
              </w:pPr>
              <w:ins w:id="808" w:author="Federico Ezequiel Benelli" w:date="2019-09-09T07:41:00Z">
                <w:r w:rsidRPr="008C6632">
                  <w:rPr>
                    <w:b/>
                    <w:bCs/>
                    <w:noProof/>
                    <w:lang w:val="en-US"/>
                    <w:rPrChange w:id="809" w:author="Federico Ezequiel Benelli" w:date="2019-09-09T07:42:00Z">
                      <w:rPr>
                        <w:b/>
                        <w:bCs/>
                        <w:noProof/>
                      </w:rPr>
                    </w:rPrChange>
                  </w:rPr>
                  <w:t xml:space="preserve">28. </w:t>
                </w:r>
                <w:r w:rsidRPr="008C6632">
                  <w:rPr>
                    <w:b/>
                    <w:bCs/>
                    <w:i/>
                    <w:iCs/>
                    <w:noProof/>
                    <w:lang w:val="en-US"/>
                    <w:rPrChange w:id="810" w:author="Federico Ezequiel Benelli" w:date="2019-09-09T07:42:00Z">
                      <w:rPr>
                        <w:b/>
                        <w:bCs/>
                        <w:i/>
                        <w:iCs/>
                        <w:noProof/>
                      </w:rPr>
                    </w:rPrChange>
                  </w:rPr>
                  <w:t xml:space="preserve">Multiresponse optimization of an extraction procedure of carnosol and rosmarinic and carnosic acids from rosemary. </w:t>
                </w:r>
                <w:r w:rsidRPr="008C6632">
                  <w:rPr>
                    <w:b/>
                    <w:bCs/>
                    <w:noProof/>
                    <w:lang w:val="en-US"/>
                    <w:rPrChange w:id="811" w:author="Federico Ezequiel Benelli" w:date="2019-09-09T07:42:00Z">
                      <w:rPr>
                        <w:b/>
                        <w:bCs/>
                        <w:noProof/>
                      </w:rPr>
                    </w:rPrChange>
                  </w:rPr>
                  <w:t>A, Oliveira Gde, y otros. 2016, Food Chemistry, págs. 465-473.</w:t>
                </w:r>
              </w:ins>
            </w:p>
            <w:p w14:paraId="485FF0BC" w14:textId="77777777" w:rsidR="008C6632" w:rsidRPr="008C6632" w:rsidRDefault="008C6632" w:rsidP="008C6632">
              <w:pPr>
                <w:pStyle w:val="Bibliography"/>
                <w:rPr>
                  <w:ins w:id="812" w:author="Federico Ezequiel Benelli" w:date="2019-09-09T07:41:00Z"/>
                  <w:b/>
                  <w:bCs/>
                  <w:noProof/>
                  <w:lang w:val="en-US"/>
                  <w:rPrChange w:id="813" w:author="Federico Ezequiel Benelli" w:date="2019-09-09T07:42:00Z">
                    <w:rPr>
                      <w:ins w:id="814" w:author="Federico Ezequiel Benelli" w:date="2019-09-09T07:41:00Z"/>
                      <w:b/>
                      <w:bCs/>
                      <w:noProof/>
                    </w:rPr>
                  </w:rPrChange>
                </w:rPr>
                <w:pPrChange w:id="815" w:author="Federico Ezequiel Benelli" w:date="2019-09-09T07:41:00Z">
                  <w:pPr>
                    <w:pStyle w:val="Bibliography"/>
                  </w:pPr>
                </w:pPrChange>
              </w:pPr>
              <w:ins w:id="816" w:author="Federico Ezequiel Benelli" w:date="2019-09-09T07:41:00Z">
                <w:r w:rsidRPr="008C6632">
                  <w:rPr>
                    <w:b/>
                    <w:bCs/>
                    <w:noProof/>
                    <w:lang w:val="en-US"/>
                    <w:rPrChange w:id="817" w:author="Federico Ezequiel Benelli" w:date="2019-09-09T07:42:00Z">
                      <w:rPr>
                        <w:b/>
                        <w:bCs/>
                        <w:noProof/>
                      </w:rPr>
                    </w:rPrChange>
                  </w:rPr>
                  <w:t xml:space="preserve">29. </w:t>
                </w:r>
                <w:r w:rsidRPr="008C6632">
                  <w:rPr>
                    <w:b/>
                    <w:bCs/>
                    <w:i/>
                    <w:iCs/>
                    <w:noProof/>
                    <w:lang w:val="en-US"/>
                    <w:rPrChange w:id="818" w:author="Federico Ezequiel Benelli" w:date="2019-09-09T07:42:00Z">
                      <w:rPr>
                        <w:b/>
                        <w:bCs/>
                        <w:i/>
                        <w:iCs/>
                        <w:noProof/>
                      </w:rPr>
                    </w:rPrChange>
                  </w:rPr>
                  <w:t xml:space="preserve">Solute diffusion in fruit, vegetable and cereal processing I: Simplified solutions for diffusion in anomalous shapes. </w:t>
                </w:r>
                <w:r w:rsidRPr="008C6632">
                  <w:rPr>
                    <w:b/>
                    <w:bCs/>
                    <w:noProof/>
                    <w:lang w:val="en-US"/>
                    <w:rPrChange w:id="819" w:author="Federico Ezequiel Benelli" w:date="2019-09-09T07:42:00Z">
                      <w:rPr>
                        <w:b/>
                        <w:bCs/>
                        <w:noProof/>
                      </w:rPr>
                    </w:rPrChange>
                  </w:rPr>
                  <w:t>Siripatana, Chairat. 1997, Songklanakarin Journal of Science and Technology.</w:t>
                </w:r>
              </w:ins>
            </w:p>
            <w:p w14:paraId="23A34174" w14:textId="77777777" w:rsidR="008C6632" w:rsidRPr="008C6632" w:rsidRDefault="008C6632" w:rsidP="008C6632">
              <w:pPr>
                <w:pStyle w:val="Bibliography"/>
                <w:rPr>
                  <w:ins w:id="820" w:author="Federico Ezequiel Benelli" w:date="2019-09-09T07:41:00Z"/>
                  <w:b/>
                  <w:bCs/>
                  <w:noProof/>
                  <w:lang w:val="en-US"/>
                  <w:rPrChange w:id="821" w:author="Federico Ezequiel Benelli" w:date="2019-09-09T07:42:00Z">
                    <w:rPr>
                      <w:ins w:id="822" w:author="Federico Ezequiel Benelli" w:date="2019-09-09T07:41:00Z"/>
                      <w:b/>
                      <w:bCs/>
                      <w:noProof/>
                    </w:rPr>
                  </w:rPrChange>
                </w:rPr>
                <w:pPrChange w:id="823" w:author="Federico Ezequiel Benelli" w:date="2019-09-09T07:41:00Z">
                  <w:pPr>
                    <w:pStyle w:val="Bibliography"/>
                  </w:pPr>
                </w:pPrChange>
              </w:pPr>
              <w:ins w:id="824" w:author="Federico Ezequiel Benelli" w:date="2019-09-09T07:41:00Z">
                <w:r w:rsidRPr="008C6632">
                  <w:rPr>
                    <w:b/>
                    <w:bCs/>
                    <w:noProof/>
                    <w:lang w:val="en-US"/>
                    <w:rPrChange w:id="825" w:author="Federico Ezequiel Benelli" w:date="2019-09-09T07:42:00Z">
                      <w:rPr>
                        <w:b/>
                        <w:bCs/>
                        <w:noProof/>
                      </w:rPr>
                    </w:rPrChange>
                  </w:rPr>
                  <w:t xml:space="preserve">30. </w:t>
                </w:r>
                <w:r w:rsidRPr="008C6632">
                  <w:rPr>
                    <w:b/>
                    <w:bCs/>
                    <w:i/>
                    <w:iCs/>
                    <w:noProof/>
                    <w:lang w:val="en-US"/>
                    <w:rPrChange w:id="826" w:author="Federico Ezequiel Benelli" w:date="2019-09-09T07:42:00Z">
                      <w:rPr>
                        <w:b/>
                        <w:bCs/>
                        <w:i/>
                        <w:iCs/>
                        <w:noProof/>
                      </w:rPr>
                    </w:rPrChange>
                  </w:rPr>
                  <w:t xml:space="preserve">Mathematical Simulation of Solid-Liquid Diffusion in Continuous Countercurrent Extraction Process, Part I - Modeling Development. </w:t>
                </w:r>
                <w:r w:rsidRPr="008C6632">
                  <w:rPr>
                    <w:b/>
                    <w:bCs/>
                    <w:noProof/>
                    <w:lang w:val="en-US"/>
                    <w:rPrChange w:id="827" w:author="Federico Ezequiel Benelli" w:date="2019-09-09T07:42:00Z">
                      <w:rPr>
                        <w:b/>
                        <w:bCs/>
                        <w:noProof/>
                      </w:rPr>
                    </w:rPrChange>
                  </w:rPr>
                  <w:t>Rittirut, Waigoon, Thongurai, Chakrit y Siripatan, Chairat. 2010, INTERNATIONAL JOURNAL OF CHEMICAL REACTOR ENGINEERING.</w:t>
                </w:r>
              </w:ins>
            </w:p>
            <w:p w14:paraId="4912BADC" w14:textId="77777777" w:rsidR="008C6632" w:rsidRDefault="008C6632" w:rsidP="008C6632">
              <w:pPr>
                <w:pStyle w:val="Bibliography"/>
                <w:rPr>
                  <w:ins w:id="828" w:author="Federico Ezequiel Benelli" w:date="2019-09-09T07:41:00Z"/>
                  <w:b/>
                  <w:bCs/>
                  <w:noProof/>
                </w:rPr>
                <w:pPrChange w:id="829" w:author="Federico Ezequiel Benelli" w:date="2019-09-09T07:41:00Z">
                  <w:pPr>
                    <w:pStyle w:val="Bibliography"/>
                  </w:pPr>
                </w:pPrChange>
              </w:pPr>
              <w:ins w:id="830" w:author="Federico Ezequiel Benelli" w:date="2019-09-09T07:41:00Z">
                <w:r w:rsidRPr="008C6632">
                  <w:rPr>
                    <w:b/>
                    <w:bCs/>
                    <w:noProof/>
                    <w:lang w:val="en-US"/>
                    <w:rPrChange w:id="831" w:author="Federico Ezequiel Benelli" w:date="2019-09-09T07:42:00Z">
                      <w:rPr>
                        <w:b/>
                        <w:bCs/>
                        <w:noProof/>
                      </w:rPr>
                    </w:rPrChange>
                  </w:rPr>
                  <w:t xml:space="preserve">31. </w:t>
                </w:r>
                <w:r w:rsidRPr="008C6632">
                  <w:rPr>
                    <w:b/>
                    <w:bCs/>
                    <w:i/>
                    <w:iCs/>
                    <w:noProof/>
                    <w:lang w:val="en-US"/>
                    <w:rPrChange w:id="832" w:author="Federico Ezequiel Benelli" w:date="2019-09-09T07:42:00Z">
                      <w:rPr>
                        <w:b/>
                        <w:bCs/>
                        <w:i/>
                        <w:iCs/>
                        <w:noProof/>
                      </w:rPr>
                    </w:rPrChange>
                  </w:rPr>
                  <w:t xml:space="preserve">Design Procedures for Solid-Liquid Extractors and the effect of hydrodynamic instabilities on extractor performance. </w:t>
                </w:r>
                <w:r>
                  <w:rPr>
                    <w:b/>
                    <w:bCs/>
                    <w:noProof/>
                  </w:rPr>
                  <w:t>Spaninks, J.A.M. 1979.</w:t>
                </w:r>
              </w:ins>
            </w:p>
            <w:p w14:paraId="5BEBD13B" w14:textId="77777777" w:rsidR="00377EC0" w:rsidRPr="00377EC0" w:rsidDel="008C6632" w:rsidRDefault="00377EC0" w:rsidP="008C6632">
              <w:pPr>
                <w:pStyle w:val="Bibliography"/>
                <w:rPr>
                  <w:del w:id="833" w:author="Federico Ezequiel Benelli" w:date="2019-09-09T07:41:00Z"/>
                  <w:noProof/>
                  <w:sz w:val="24"/>
                  <w:szCs w:val="24"/>
                  <w:lang w:val="en-US"/>
                </w:rPr>
                <w:pPrChange w:id="834" w:author="Federico Ezequiel Benelli" w:date="2019-09-09T07:41:00Z">
                  <w:pPr>
                    <w:pStyle w:val="Bibliography"/>
                  </w:pPr>
                </w:pPrChange>
              </w:pPr>
              <w:del w:id="835" w:author="Federico Ezequiel Benelli" w:date="2019-09-09T07:41:00Z">
                <w:r w:rsidDel="008C6632">
                  <w:rPr>
                    <w:noProof/>
                  </w:rPr>
                  <w:delText xml:space="preserve">1. </w:delText>
                </w:r>
                <w:r w:rsidDel="008C6632">
                  <w:rPr>
                    <w:i/>
                    <w:iCs/>
                    <w:noProof/>
                  </w:rPr>
                  <w:delText xml:space="preserve">Carnosic acid. </w:delText>
                </w:r>
                <w:r w:rsidDel="008C6632">
                  <w:rPr>
                    <w:b/>
                    <w:bCs/>
                    <w:noProof/>
                  </w:rPr>
                  <w:delText>Birtić, Simona, y otros.</w:delText>
                </w:r>
                <w:r w:rsidRPr="00590C24" w:rsidDel="008C6632">
                  <w:rPr>
                    <w:noProof/>
                    <w:lang w:val="es-AR"/>
                  </w:rPr>
                  <w:delText xml:space="preserve">2015, Phytochemistry, Vol. 115, págs. </w:delText>
                </w:r>
                <w:r w:rsidRPr="00377EC0" w:rsidDel="008C6632">
                  <w:rPr>
                    <w:noProof/>
                    <w:lang w:val="en-US"/>
                  </w:rPr>
                  <w:delText>9-19.</w:delText>
                </w:r>
              </w:del>
            </w:p>
            <w:p w14:paraId="5BEBD13C" w14:textId="77777777" w:rsidR="00377EC0" w:rsidRPr="00377EC0" w:rsidDel="008C6632" w:rsidRDefault="00377EC0" w:rsidP="008C6632">
              <w:pPr>
                <w:pStyle w:val="Bibliography"/>
                <w:rPr>
                  <w:del w:id="836" w:author="Federico Ezequiel Benelli" w:date="2019-09-09T07:41:00Z"/>
                  <w:noProof/>
                  <w:lang w:val="en-US"/>
                </w:rPr>
                <w:pPrChange w:id="837" w:author="Federico Ezequiel Benelli" w:date="2019-09-09T07:41:00Z">
                  <w:pPr>
                    <w:pStyle w:val="Bibliography"/>
                  </w:pPr>
                </w:pPrChange>
              </w:pPr>
              <w:del w:id="838" w:author="Federico Ezequiel Benelli" w:date="2019-09-09T07:41:00Z">
                <w:r w:rsidRPr="00377EC0" w:rsidDel="008C6632">
                  <w:rPr>
                    <w:noProof/>
                    <w:lang w:val="en-US"/>
                  </w:rPr>
                  <w:delText xml:space="preserve">2. </w:delText>
                </w:r>
                <w:r w:rsidRPr="00377EC0" w:rsidDel="008C6632">
                  <w:rPr>
                    <w:i/>
                    <w:iCs/>
                    <w:noProof/>
                    <w:lang w:val="en-US"/>
                  </w:rPr>
                  <w:delText xml:space="preserve">Antioxidant and pro-oxidant properties of active rosemary constituents: carnosol and carnosic acid. </w:delText>
                </w:r>
                <w:r w:rsidRPr="00377EC0" w:rsidDel="008C6632">
                  <w:rPr>
                    <w:b/>
                    <w:bCs/>
                    <w:noProof/>
                    <w:lang w:val="en-US"/>
                  </w:rPr>
                  <w:delText>Aruoma, O.I., y otros.</w:delText>
                </w:r>
                <w:r w:rsidRPr="00377EC0" w:rsidDel="008C6632">
                  <w:rPr>
                    <w:noProof/>
                    <w:lang w:val="en-US"/>
                  </w:rPr>
                  <w:delText xml:space="preserve"> 22, 1992, Xenobiotica, págs. 257-268.</w:delText>
                </w:r>
              </w:del>
            </w:p>
            <w:p w14:paraId="5BEBD13D" w14:textId="77777777" w:rsidR="00377EC0" w:rsidRPr="00377EC0" w:rsidDel="008C6632" w:rsidRDefault="00377EC0" w:rsidP="008C6632">
              <w:pPr>
                <w:pStyle w:val="Bibliography"/>
                <w:rPr>
                  <w:del w:id="839" w:author="Federico Ezequiel Benelli" w:date="2019-09-09T07:41:00Z"/>
                  <w:noProof/>
                  <w:lang w:val="en-US"/>
                </w:rPr>
                <w:pPrChange w:id="840" w:author="Federico Ezequiel Benelli" w:date="2019-09-09T07:41:00Z">
                  <w:pPr>
                    <w:pStyle w:val="Bibliography"/>
                  </w:pPr>
                </w:pPrChange>
              </w:pPr>
              <w:del w:id="841" w:author="Federico Ezequiel Benelli" w:date="2019-09-09T07:41:00Z">
                <w:r w:rsidRPr="00377EC0" w:rsidDel="008C6632">
                  <w:rPr>
                    <w:noProof/>
                    <w:lang w:val="en-US"/>
                  </w:rPr>
                  <w:delText xml:space="preserve">3. </w:delText>
                </w:r>
                <w:r w:rsidRPr="00377EC0" w:rsidDel="008C6632">
                  <w:rPr>
                    <w:i/>
                    <w:iCs/>
                    <w:noProof/>
                    <w:lang w:val="en-US"/>
                  </w:rPr>
                  <w:delText xml:space="preserve">Antioxidant activity of carnosic acid and methyl carnosate in bulk oils and oil-in-water emulsions. </w:delText>
                </w:r>
                <w:r w:rsidRPr="00377EC0" w:rsidDel="008C6632">
                  <w:rPr>
                    <w:b/>
                    <w:bCs/>
                    <w:noProof/>
                    <w:lang w:val="en-US"/>
                  </w:rPr>
                  <w:delText>Huang, S.W., y otros.</w:delText>
                </w:r>
                <w:r w:rsidRPr="00377EC0" w:rsidDel="008C6632">
                  <w:rPr>
                    <w:noProof/>
                    <w:lang w:val="en-US"/>
                  </w:rPr>
                  <w:delText xml:space="preserve"> 44, 1996, J. Agric. Food Chem., págs. 2951-2956.</w:delText>
                </w:r>
              </w:del>
            </w:p>
            <w:p w14:paraId="5BEBD13E" w14:textId="77777777" w:rsidR="00377EC0" w:rsidRPr="00377EC0" w:rsidDel="008C6632" w:rsidRDefault="00377EC0" w:rsidP="008C6632">
              <w:pPr>
                <w:pStyle w:val="Bibliography"/>
                <w:rPr>
                  <w:del w:id="842" w:author="Federico Ezequiel Benelli" w:date="2019-09-09T07:41:00Z"/>
                  <w:noProof/>
                  <w:lang w:val="en-US"/>
                </w:rPr>
                <w:pPrChange w:id="843" w:author="Federico Ezequiel Benelli" w:date="2019-09-09T07:41:00Z">
                  <w:pPr>
                    <w:pStyle w:val="Bibliography"/>
                  </w:pPr>
                </w:pPrChange>
              </w:pPr>
              <w:del w:id="844" w:author="Federico Ezequiel Benelli" w:date="2019-09-09T07:41:00Z">
                <w:r w:rsidRPr="00377EC0" w:rsidDel="008C6632">
                  <w:rPr>
                    <w:noProof/>
                    <w:lang w:val="en-US"/>
                  </w:rPr>
                  <w:delText xml:space="preserve">4. </w:delText>
                </w:r>
                <w:r w:rsidRPr="00377EC0" w:rsidDel="008C6632">
                  <w:rPr>
                    <w:i/>
                    <w:iCs/>
                    <w:noProof/>
                    <w:lang w:val="en-US"/>
                  </w:rPr>
                  <w:delText xml:space="preserve">Antioxidant constituents in sage (Salvia officinalis). </w:delText>
                </w:r>
                <w:r w:rsidRPr="00377EC0" w:rsidDel="008C6632">
                  <w:rPr>
                    <w:b/>
                    <w:bCs/>
                    <w:noProof/>
                    <w:lang w:val="en-US"/>
                  </w:rPr>
                  <w:delText>Cuvelier, M.E., Berset, C. y Richard, H.</w:delText>
                </w:r>
                <w:r w:rsidRPr="00377EC0" w:rsidDel="008C6632">
                  <w:rPr>
                    <w:noProof/>
                    <w:lang w:val="en-US"/>
                  </w:rPr>
                  <w:delText xml:space="preserve"> 42, 1994, J. Agric. Food Chem, págs. 665-669.</w:delText>
                </w:r>
              </w:del>
            </w:p>
            <w:p w14:paraId="5BEBD13F" w14:textId="77777777" w:rsidR="00377EC0" w:rsidRPr="00377EC0" w:rsidDel="008C6632" w:rsidRDefault="00377EC0" w:rsidP="008C6632">
              <w:pPr>
                <w:pStyle w:val="Bibliography"/>
                <w:rPr>
                  <w:del w:id="845" w:author="Federico Ezequiel Benelli" w:date="2019-09-09T07:41:00Z"/>
                  <w:noProof/>
                  <w:lang w:val="en-US"/>
                </w:rPr>
                <w:pPrChange w:id="846" w:author="Federico Ezequiel Benelli" w:date="2019-09-09T07:41:00Z">
                  <w:pPr>
                    <w:pStyle w:val="Bibliography"/>
                  </w:pPr>
                </w:pPrChange>
              </w:pPr>
              <w:del w:id="847" w:author="Federico Ezequiel Benelli" w:date="2019-09-09T07:41:00Z">
                <w:r w:rsidRPr="00377EC0" w:rsidDel="008C6632">
                  <w:rPr>
                    <w:noProof/>
                    <w:lang w:val="en-US"/>
                  </w:rPr>
                  <w:delText xml:space="preserve">5. </w:delText>
                </w:r>
                <w:r w:rsidRPr="00377EC0" w:rsidDel="008C6632">
                  <w:rPr>
                    <w:i/>
                    <w:iCs/>
                    <w:noProof/>
                    <w:lang w:val="en-US"/>
                  </w:rPr>
                  <w:delText xml:space="preserve">A kinetic study of oxidation development in sunflower oil under microwave heating: effect of natural antioxidants. </w:delText>
                </w:r>
                <w:r w:rsidRPr="00377EC0" w:rsidDel="008C6632">
                  <w:rPr>
                    <w:b/>
                    <w:bCs/>
                    <w:noProof/>
                    <w:lang w:val="en-US"/>
                  </w:rPr>
                  <w:delText>Erkan, N., Ayranci, G. y Ayranci, E.</w:delText>
                </w:r>
                <w:r w:rsidRPr="00377EC0" w:rsidDel="008C6632">
                  <w:rPr>
                    <w:noProof/>
                    <w:lang w:val="en-US"/>
                  </w:rPr>
                  <w:delText xml:space="preserve"> 42, 2009, Food Res. Int., págs. 1171-1177.</w:delText>
                </w:r>
              </w:del>
            </w:p>
            <w:p w14:paraId="5BEBD140" w14:textId="77777777" w:rsidR="00377EC0" w:rsidRPr="00377EC0" w:rsidDel="008C6632" w:rsidRDefault="00377EC0" w:rsidP="008C6632">
              <w:pPr>
                <w:pStyle w:val="Bibliography"/>
                <w:rPr>
                  <w:del w:id="848" w:author="Federico Ezequiel Benelli" w:date="2019-09-09T07:41:00Z"/>
                  <w:noProof/>
                  <w:lang w:val="en-US"/>
                </w:rPr>
                <w:pPrChange w:id="849" w:author="Federico Ezequiel Benelli" w:date="2019-09-09T07:41:00Z">
                  <w:pPr>
                    <w:pStyle w:val="Bibliography"/>
                  </w:pPr>
                </w:pPrChange>
              </w:pPr>
              <w:del w:id="850" w:author="Federico Ezequiel Benelli" w:date="2019-09-09T07:41:00Z">
                <w:r w:rsidRPr="00377EC0" w:rsidDel="008C6632">
                  <w:rPr>
                    <w:noProof/>
                    <w:lang w:val="en-US"/>
                  </w:rPr>
                  <w:delText xml:space="preserve">6. </w:delText>
                </w:r>
                <w:r w:rsidRPr="00377EC0" w:rsidDel="008C6632">
                  <w:rPr>
                    <w:i/>
                    <w:iCs/>
                    <w:noProof/>
                    <w:lang w:val="en-US"/>
                  </w:rPr>
                  <w:delText xml:space="preserve">Seasonal variations of rosmarinic and carnosic acids in rosemary extracts. Analysis of their in vitro antiradical activity. </w:delText>
                </w:r>
                <w:r w:rsidRPr="00377EC0" w:rsidDel="008C6632">
                  <w:rPr>
                    <w:b/>
                    <w:bCs/>
                    <w:noProof/>
                    <w:lang w:val="en-US"/>
                  </w:rPr>
                  <w:delText>J.C. Luis, C.B y Johnson.</w:delText>
                </w:r>
                <w:r w:rsidRPr="00377EC0" w:rsidDel="008C6632">
                  <w:rPr>
                    <w:noProof/>
                    <w:lang w:val="en-US"/>
                  </w:rPr>
                  <w:delText xml:space="preserve"> 3, 2005, Span. J. Agric. Res., págs. 106-112.</w:delText>
                </w:r>
              </w:del>
            </w:p>
            <w:p w14:paraId="5BEBD141" w14:textId="77777777" w:rsidR="00377EC0" w:rsidRPr="00377EC0" w:rsidDel="008C6632" w:rsidRDefault="00377EC0" w:rsidP="008C6632">
              <w:pPr>
                <w:pStyle w:val="Bibliography"/>
                <w:rPr>
                  <w:del w:id="851" w:author="Federico Ezequiel Benelli" w:date="2019-09-09T07:41:00Z"/>
                  <w:noProof/>
                  <w:lang w:val="en-US"/>
                </w:rPr>
                <w:pPrChange w:id="852" w:author="Federico Ezequiel Benelli" w:date="2019-09-09T07:41:00Z">
                  <w:pPr>
                    <w:pStyle w:val="Bibliography"/>
                  </w:pPr>
                </w:pPrChange>
              </w:pPr>
              <w:del w:id="853" w:author="Federico Ezequiel Benelli" w:date="2019-09-09T07:41:00Z">
                <w:r w:rsidRPr="00377EC0" w:rsidDel="008C6632">
                  <w:rPr>
                    <w:noProof/>
                    <w:lang w:val="en-US"/>
                  </w:rPr>
                  <w:delText xml:space="preserve">7. </w:delText>
                </w:r>
                <w:r w:rsidRPr="00377EC0" w:rsidDel="008C6632">
                  <w:rPr>
                    <w:i/>
                    <w:iCs/>
                    <w:noProof/>
                    <w:lang w:val="en-US"/>
                  </w:rPr>
                  <w:delText xml:space="preserve">Antioxidant activity of lipid-soluble phenolic diterpenes from rosemary. </w:delText>
                </w:r>
                <w:r w:rsidRPr="00377EC0" w:rsidDel="008C6632">
                  <w:rPr>
                    <w:b/>
                    <w:bCs/>
                    <w:noProof/>
                    <w:lang w:val="en-US"/>
                  </w:rPr>
                  <w:delText>Richheimer, S.L., y otros.</w:delText>
                </w:r>
                <w:r w:rsidRPr="00377EC0" w:rsidDel="008C6632">
                  <w:rPr>
                    <w:noProof/>
                    <w:lang w:val="en-US"/>
                  </w:rPr>
                  <w:delText xml:space="preserve"> 73, 1996, J. Am. Oil Chem. Soc., págs. 507-514.</w:delText>
                </w:r>
              </w:del>
            </w:p>
            <w:p w14:paraId="5BEBD142" w14:textId="77777777" w:rsidR="00377EC0" w:rsidRPr="00377EC0" w:rsidDel="008C6632" w:rsidRDefault="00377EC0" w:rsidP="008C6632">
              <w:pPr>
                <w:pStyle w:val="Bibliography"/>
                <w:rPr>
                  <w:del w:id="854" w:author="Federico Ezequiel Benelli" w:date="2019-09-09T07:41:00Z"/>
                  <w:noProof/>
                  <w:lang w:val="en-US"/>
                </w:rPr>
                <w:pPrChange w:id="855" w:author="Federico Ezequiel Benelli" w:date="2019-09-09T07:41:00Z">
                  <w:pPr>
                    <w:pStyle w:val="Bibliography"/>
                  </w:pPr>
                </w:pPrChange>
              </w:pPr>
              <w:del w:id="856" w:author="Federico Ezequiel Benelli" w:date="2019-09-09T07:41:00Z">
                <w:r w:rsidRPr="00377EC0" w:rsidDel="008C6632">
                  <w:rPr>
                    <w:noProof/>
                    <w:lang w:val="en-US"/>
                  </w:rPr>
                  <w:delText xml:space="preserve">8. </w:delText>
                </w:r>
                <w:r w:rsidRPr="00377EC0" w:rsidDel="008C6632">
                  <w:rPr>
                    <w:b/>
                    <w:bCs/>
                    <w:noProof/>
                    <w:lang w:val="en-US"/>
                  </w:rPr>
                  <w:delText>European Food Safety Authority.</w:delText>
                </w:r>
                <w:r w:rsidRPr="00377EC0" w:rsidDel="008C6632">
                  <w:rPr>
                    <w:noProof/>
                    <w:lang w:val="en-US"/>
                  </w:rPr>
                  <w:delText xml:space="preserve"> The EFSA Journal. [En línea] 2008. https://efsa.onlinelibrary.wiley.com/doi/epdf/10.2903/j.efsa.2008.721.</w:delText>
                </w:r>
              </w:del>
            </w:p>
            <w:p w14:paraId="5BEBD143" w14:textId="77777777" w:rsidR="00377EC0" w:rsidRPr="00377EC0" w:rsidDel="008C6632" w:rsidRDefault="00377EC0" w:rsidP="008C6632">
              <w:pPr>
                <w:pStyle w:val="Bibliography"/>
                <w:rPr>
                  <w:del w:id="857" w:author="Federico Ezequiel Benelli" w:date="2019-09-09T07:41:00Z"/>
                  <w:noProof/>
                  <w:lang w:val="en-US"/>
                </w:rPr>
                <w:pPrChange w:id="858" w:author="Federico Ezequiel Benelli" w:date="2019-09-09T07:41:00Z">
                  <w:pPr>
                    <w:pStyle w:val="Bibliography"/>
                  </w:pPr>
                </w:pPrChange>
              </w:pPr>
              <w:del w:id="859" w:author="Federico Ezequiel Benelli" w:date="2019-09-09T07:41:00Z">
                <w:r w:rsidRPr="00377EC0" w:rsidDel="008C6632">
                  <w:rPr>
                    <w:noProof/>
                    <w:lang w:val="en-US"/>
                  </w:rPr>
                  <w:delText xml:space="preserve">9. </w:delText>
                </w:r>
                <w:r w:rsidRPr="00377EC0" w:rsidDel="008C6632">
                  <w:rPr>
                    <w:i/>
                    <w:iCs/>
                    <w:noProof/>
                    <w:lang w:val="en-US"/>
                  </w:rPr>
                  <w:delText xml:space="preserve">Carnosic acid inhibits the proliferation and migration capacity of human colorectal cancer cells. </w:delText>
                </w:r>
                <w:r w:rsidRPr="00377EC0" w:rsidDel="008C6632">
                  <w:rPr>
                    <w:b/>
                    <w:bCs/>
                    <w:noProof/>
                    <w:lang w:val="en-US"/>
                  </w:rPr>
                  <w:delText>Barni, M. V., y otros.</w:delText>
                </w:r>
                <w:r w:rsidRPr="00377EC0" w:rsidDel="008C6632">
                  <w:rPr>
                    <w:noProof/>
                    <w:lang w:val="en-US"/>
                  </w:rPr>
                  <w:delText xml:space="preserve"> 4, 2012, Oncology Reports, Vol. 27, págs. 1041-1048.</w:delText>
                </w:r>
              </w:del>
            </w:p>
            <w:p w14:paraId="5BEBD144" w14:textId="77777777" w:rsidR="00377EC0" w:rsidRPr="00377EC0" w:rsidDel="008C6632" w:rsidRDefault="00377EC0" w:rsidP="008C6632">
              <w:pPr>
                <w:pStyle w:val="Bibliography"/>
                <w:rPr>
                  <w:del w:id="860" w:author="Federico Ezequiel Benelli" w:date="2019-09-09T07:41:00Z"/>
                  <w:noProof/>
                  <w:lang w:val="en-US"/>
                </w:rPr>
                <w:pPrChange w:id="861" w:author="Federico Ezequiel Benelli" w:date="2019-09-09T07:41:00Z">
                  <w:pPr>
                    <w:pStyle w:val="Bibliography"/>
                  </w:pPr>
                </w:pPrChange>
              </w:pPr>
              <w:del w:id="862" w:author="Federico Ezequiel Benelli" w:date="2019-09-09T07:41:00Z">
                <w:r w:rsidRPr="00377EC0" w:rsidDel="008C6632">
                  <w:rPr>
                    <w:noProof/>
                    <w:lang w:val="en-US"/>
                  </w:rPr>
                  <w:delText xml:space="preserve">10. </w:delText>
                </w:r>
                <w:r w:rsidRPr="00377EC0" w:rsidDel="008C6632">
                  <w:rPr>
                    <w:i/>
                    <w:iCs/>
                    <w:noProof/>
                    <w:lang w:val="en-US"/>
                  </w:rPr>
                  <w:delText xml:space="preserve">Carnosic acid induces autophagic cell death through inhibition of the Akt/mTOR pathway in human hepatoma cells. </w:delText>
                </w:r>
                <w:r w:rsidRPr="00377EC0" w:rsidDel="008C6632">
                  <w:rPr>
                    <w:b/>
                    <w:bCs/>
                    <w:noProof/>
                    <w:lang w:val="en-US"/>
                  </w:rPr>
                  <w:delText>Gao, Qilong, y otros.</w:delText>
                </w:r>
                <w:r w:rsidRPr="00377EC0" w:rsidDel="008C6632">
                  <w:rPr>
                    <w:noProof/>
                    <w:lang w:val="en-US"/>
                  </w:rPr>
                  <w:delText xml:space="preserve"> 5, 2014, Journal of Applied Toxicology, Vol. 35.</w:delText>
                </w:r>
              </w:del>
            </w:p>
            <w:p w14:paraId="5BEBD145" w14:textId="77777777" w:rsidR="00377EC0" w:rsidRPr="00377EC0" w:rsidDel="008C6632" w:rsidRDefault="00377EC0" w:rsidP="008C6632">
              <w:pPr>
                <w:pStyle w:val="Bibliography"/>
                <w:rPr>
                  <w:del w:id="863" w:author="Federico Ezequiel Benelli" w:date="2019-09-09T07:41:00Z"/>
                  <w:noProof/>
                  <w:lang w:val="en-US"/>
                </w:rPr>
                <w:pPrChange w:id="864" w:author="Federico Ezequiel Benelli" w:date="2019-09-09T07:41:00Z">
                  <w:pPr>
                    <w:pStyle w:val="Bibliography"/>
                  </w:pPr>
                </w:pPrChange>
              </w:pPr>
              <w:del w:id="865" w:author="Federico Ezequiel Benelli" w:date="2019-09-09T07:41:00Z">
                <w:r w:rsidRPr="00377EC0" w:rsidDel="008C6632">
                  <w:rPr>
                    <w:noProof/>
                    <w:lang w:val="en-US"/>
                  </w:rPr>
                  <w:delText xml:space="preserve">11. </w:delText>
                </w:r>
                <w:r w:rsidRPr="00377EC0" w:rsidDel="008C6632">
                  <w:rPr>
                    <w:i/>
                    <w:iCs/>
                    <w:noProof/>
                    <w:lang w:val="en-US"/>
                  </w:rPr>
                  <w:delText xml:space="preserve">Carnosic acid induces apoptosis associated with mitochondrial dysfunction and Akt inactivation in HepG2 cells. </w:delText>
                </w:r>
                <w:r w:rsidRPr="00377EC0" w:rsidDel="008C6632">
                  <w:rPr>
                    <w:b/>
                    <w:bCs/>
                    <w:noProof/>
                    <w:lang w:val="en-US"/>
                  </w:rPr>
                  <w:delText>Xiang, Qisen, y otros.</w:delText>
                </w:r>
                <w:r w:rsidRPr="00377EC0" w:rsidDel="008C6632">
                  <w:rPr>
                    <w:noProof/>
                    <w:lang w:val="en-US"/>
                  </w:rPr>
                  <w:delText xml:space="preserve"> 1, 2015, International Journal of Food Sciences and Nutrition, Vol. 66.</w:delText>
                </w:r>
              </w:del>
            </w:p>
            <w:p w14:paraId="5BEBD146" w14:textId="77777777" w:rsidR="00377EC0" w:rsidRPr="00377EC0" w:rsidDel="008C6632" w:rsidRDefault="00377EC0" w:rsidP="008C6632">
              <w:pPr>
                <w:pStyle w:val="Bibliography"/>
                <w:rPr>
                  <w:del w:id="866" w:author="Federico Ezequiel Benelli" w:date="2019-09-09T07:41:00Z"/>
                  <w:noProof/>
                  <w:lang w:val="en-US"/>
                </w:rPr>
                <w:pPrChange w:id="867" w:author="Federico Ezequiel Benelli" w:date="2019-09-09T07:41:00Z">
                  <w:pPr>
                    <w:pStyle w:val="Bibliography"/>
                  </w:pPr>
                </w:pPrChange>
              </w:pPr>
              <w:del w:id="868" w:author="Federico Ezequiel Benelli" w:date="2019-09-09T07:41:00Z">
                <w:r w:rsidRPr="00377EC0" w:rsidDel="008C6632">
                  <w:rPr>
                    <w:noProof/>
                    <w:lang w:val="en-US"/>
                  </w:rPr>
                  <w:delText xml:space="preserve">12. </w:delText>
                </w:r>
                <w:r w:rsidRPr="00377EC0" w:rsidDel="008C6632">
                  <w:rPr>
                    <w:i/>
                    <w:iCs/>
                    <w:noProof/>
                    <w:lang w:val="en-US"/>
                  </w:rPr>
                  <w:delText xml:space="preserve">Carnosic acid from rosemary extracts: a potential chemoprotective agent against aflatoxin B1. An in vitro study. </w:delText>
                </w:r>
                <w:r w:rsidRPr="00377EC0" w:rsidDel="008C6632">
                  <w:rPr>
                    <w:b/>
                    <w:bCs/>
                    <w:noProof/>
                    <w:lang w:val="en-US"/>
                  </w:rPr>
                  <w:delText>Costa, Stefano, y otros.</w:delText>
                </w:r>
                <w:r w:rsidRPr="00377EC0" w:rsidDel="008C6632">
                  <w:rPr>
                    <w:noProof/>
                    <w:lang w:val="en-US"/>
                  </w:rPr>
                  <w:delText xml:space="preserve"> 2, 2006, Journal of Applied Toxicology, Vol. 27.</w:delText>
                </w:r>
              </w:del>
            </w:p>
            <w:p w14:paraId="5BEBD147" w14:textId="77777777" w:rsidR="00377EC0" w:rsidRPr="00377EC0" w:rsidDel="008C6632" w:rsidRDefault="00377EC0" w:rsidP="008C6632">
              <w:pPr>
                <w:pStyle w:val="Bibliography"/>
                <w:rPr>
                  <w:del w:id="869" w:author="Federico Ezequiel Benelli" w:date="2019-09-09T07:41:00Z"/>
                  <w:noProof/>
                  <w:lang w:val="en-US"/>
                </w:rPr>
                <w:pPrChange w:id="870" w:author="Federico Ezequiel Benelli" w:date="2019-09-09T07:41:00Z">
                  <w:pPr>
                    <w:pStyle w:val="Bibliography"/>
                  </w:pPr>
                </w:pPrChange>
              </w:pPr>
              <w:del w:id="871" w:author="Federico Ezequiel Benelli" w:date="2019-09-09T07:41:00Z">
                <w:r w:rsidRPr="00377EC0" w:rsidDel="008C6632">
                  <w:rPr>
                    <w:noProof/>
                    <w:lang w:val="en-US"/>
                  </w:rPr>
                  <w:delText xml:space="preserve">13. </w:delText>
                </w:r>
                <w:r w:rsidRPr="00377EC0" w:rsidDel="008C6632">
                  <w:rPr>
                    <w:i/>
                    <w:iCs/>
                    <w:noProof/>
                    <w:lang w:val="en-US"/>
                  </w:rPr>
                  <w:delText xml:space="preserve">Carnosic Acid Inhibits Proliferation and Augments Differentiation of Human Leukemic Cells Induced by 1,25-Dihydroxyvitamin Dsub3 and Retinoic Acid. </w:delText>
                </w:r>
                <w:r w:rsidRPr="00377EC0" w:rsidDel="008C6632">
                  <w:rPr>
                    <w:b/>
                    <w:bCs/>
                    <w:noProof/>
                    <w:lang w:val="en-US"/>
                  </w:rPr>
                  <w:delText>Steiner, Michael, y otros.</w:delText>
                </w:r>
                <w:r w:rsidRPr="00377EC0" w:rsidDel="008C6632">
                  <w:rPr>
                    <w:noProof/>
                    <w:lang w:val="en-US"/>
                  </w:rPr>
                  <w:delText xml:space="preserve"> 1, 2001, Nutrition and Cancer, Vol. 41.</w:delText>
                </w:r>
              </w:del>
            </w:p>
            <w:p w14:paraId="5BEBD148" w14:textId="77777777" w:rsidR="00377EC0" w:rsidRPr="00377EC0" w:rsidDel="008C6632" w:rsidRDefault="00377EC0" w:rsidP="008C6632">
              <w:pPr>
                <w:pStyle w:val="Bibliography"/>
                <w:rPr>
                  <w:del w:id="872" w:author="Federico Ezequiel Benelli" w:date="2019-09-09T07:41:00Z"/>
                  <w:noProof/>
                  <w:lang w:val="en-US"/>
                </w:rPr>
                <w:pPrChange w:id="873" w:author="Federico Ezequiel Benelli" w:date="2019-09-09T07:41:00Z">
                  <w:pPr>
                    <w:pStyle w:val="Bibliography"/>
                  </w:pPr>
                </w:pPrChange>
              </w:pPr>
              <w:del w:id="874" w:author="Federico Ezequiel Benelli" w:date="2019-09-09T07:41:00Z">
                <w:r w:rsidRPr="00377EC0" w:rsidDel="008C6632">
                  <w:rPr>
                    <w:noProof/>
                    <w:lang w:val="en-US"/>
                  </w:rPr>
                  <w:delText xml:space="preserve">14. </w:delText>
                </w:r>
                <w:r w:rsidRPr="00377EC0" w:rsidDel="008C6632">
                  <w:rPr>
                    <w:i/>
                    <w:iCs/>
                    <w:noProof/>
                    <w:lang w:val="en-US"/>
                  </w:rPr>
                  <w:delText xml:space="preserve">Anti-angiogenic properties of carnosol and carnosic acid, two major dietary compounds from rosemary. </w:delText>
                </w:r>
                <w:r w:rsidDel="008C6632">
                  <w:rPr>
                    <w:b/>
                    <w:bCs/>
                    <w:noProof/>
                  </w:rPr>
                  <w:delText>López-Jiménez, Auxiliadora, y otros.</w:delText>
                </w:r>
                <w:r w:rsidDel="008C6632">
                  <w:rPr>
                    <w:noProof/>
                  </w:rPr>
                  <w:delText xml:space="preserve"> 1, 2013, European Journal of Nutrition, Vol. 52, págs. </w:delText>
                </w:r>
                <w:r w:rsidRPr="00377EC0" w:rsidDel="008C6632">
                  <w:rPr>
                    <w:noProof/>
                    <w:lang w:val="en-US"/>
                  </w:rPr>
                  <w:delText>85-95.</w:delText>
                </w:r>
              </w:del>
            </w:p>
            <w:p w14:paraId="5BEBD149" w14:textId="77777777" w:rsidR="00377EC0" w:rsidRPr="00377EC0" w:rsidDel="008C6632" w:rsidRDefault="00377EC0" w:rsidP="008C6632">
              <w:pPr>
                <w:pStyle w:val="Bibliography"/>
                <w:rPr>
                  <w:del w:id="875" w:author="Federico Ezequiel Benelli" w:date="2019-09-09T07:41:00Z"/>
                  <w:noProof/>
                  <w:lang w:val="en-US"/>
                </w:rPr>
                <w:pPrChange w:id="876" w:author="Federico Ezequiel Benelli" w:date="2019-09-09T07:41:00Z">
                  <w:pPr>
                    <w:pStyle w:val="Bibliography"/>
                  </w:pPr>
                </w:pPrChange>
              </w:pPr>
              <w:del w:id="877" w:author="Federico Ezequiel Benelli" w:date="2019-09-09T07:41:00Z">
                <w:r w:rsidRPr="00377EC0" w:rsidDel="008C6632">
                  <w:rPr>
                    <w:noProof/>
                    <w:lang w:val="en-US"/>
                  </w:rPr>
                  <w:delText xml:space="preserve">15. </w:delText>
                </w:r>
                <w:r w:rsidRPr="00377EC0" w:rsidDel="008C6632">
                  <w:rPr>
                    <w:i/>
                    <w:iCs/>
                    <w:noProof/>
                    <w:lang w:val="en-US"/>
                  </w:rPr>
                  <w:delText xml:space="preserve">Carnosic Acid Inhibits the Epithelial-Mesenchymal Transition in B16F10 Melanoma Cells: A Possible Mechanism for the Inhibition of Cell Migration. </w:delText>
                </w:r>
                <w:r w:rsidRPr="00377EC0" w:rsidDel="008C6632">
                  <w:rPr>
                    <w:b/>
                    <w:bCs/>
                    <w:noProof/>
                    <w:lang w:val="en-US"/>
                  </w:rPr>
                  <w:delText>Park, So Young, y otros.</w:delText>
                </w:r>
                <w:r w:rsidRPr="00377EC0" w:rsidDel="008C6632">
                  <w:rPr>
                    <w:noProof/>
                    <w:lang w:val="en-US"/>
                  </w:rPr>
                  <w:delText xml:space="preserve"> 7, 2014, Vol. 15.</w:delText>
                </w:r>
              </w:del>
            </w:p>
            <w:p w14:paraId="5BEBD14A" w14:textId="77777777" w:rsidR="00377EC0" w:rsidRPr="00377EC0" w:rsidDel="008C6632" w:rsidRDefault="00377EC0" w:rsidP="008C6632">
              <w:pPr>
                <w:pStyle w:val="Bibliography"/>
                <w:rPr>
                  <w:del w:id="878" w:author="Federico Ezequiel Benelli" w:date="2019-09-09T07:41:00Z"/>
                  <w:noProof/>
                  <w:lang w:val="en-US"/>
                </w:rPr>
                <w:pPrChange w:id="879" w:author="Federico Ezequiel Benelli" w:date="2019-09-09T07:41:00Z">
                  <w:pPr>
                    <w:pStyle w:val="Bibliography"/>
                  </w:pPr>
                </w:pPrChange>
              </w:pPr>
              <w:del w:id="880" w:author="Federico Ezequiel Benelli" w:date="2019-09-09T07:41:00Z">
                <w:r w:rsidRPr="00377EC0" w:rsidDel="008C6632">
                  <w:rPr>
                    <w:noProof/>
                    <w:lang w:val="en-US"/>
                  </w:rPr>
                  <w:delText xml:space="preserve">16. </w:delText>
                </w:r>
                <w:r w:rsidRPr="00377EC0" w:rsidDel="008C6632">
                  <w:rPr>
                    <w:i/>
                    <w:iCs/>
                    <w:noProof/>
                    <w:lang w:val="en-US"/>
                  </w:rPr>
                  <w:delText xml:space="preserve">Carnosic acid attenuates lipopolysaccharide-induced liver injury in rats via fortifying cellular antioxidant defense system. </w:delText>
                </w:r>
                <w:r w:rsidRPr="00377EC0" w:rsidDel="008C6632">
                  <w:rPr>
                    <w:b/>
                    <w:bCs/>
                    <w:noProof/>
                    <w:lang w:val="en-US"/>
                  </w:rPr>
                  <w:delText>Xiang, Qisen, y otros.</w:delText>
                </w:r>
                <w:r w:rsidRPr="00377EC0" w:rsidDel="008C6632">
                  <w:rPr>
                    <w:noProof/>
                    <w:lang w:val="en-US"/>
                  </w:rPr>
                  <w:delText xml:space="preserve"> 2013, Food and Chemical Toxicology, Vol. 53.</w:delText>
                </w:r>
              </w:del>
            </w:p>
            <w:p w14:paraId="5BEBD14B" w14:textId="77777777" w:rsidR="00377EC0" w:rsidRPr="00377EC0" w:rsidDel="008C6632" w:rsidRDefault="00377EC0" w:rsidP="008C6632">
              <w:pPr>
                <w:pStyle w:val="Bibliography"/>
                <w:rPr>
                  <w:del w:id="881" w:author="Federico Ezequiel Benelli" w:date="2019-09-09T07:41:00Z"/>
                  <w:noProof/>
                  <w:lang w:val="en-US"/>
                </w:rPr>
                <w:pPrChange w:id="882" w:author="Federico Ezequiel Benelli" w:date="2019-09-09T07:41:00Z">
                  <w:pPr>
                    <w:pStyle w:val="Bibliography"/>
                  </w:pPr>
                </w:pPrChange>
              </w:pPr>
              <w:del w:id="883" w:author="Federico Ezequiel Benelli" w:date="2019-09-09T07:41:00Z">
                <w:r w:rsidRPr="00377EC0" w:rsidDel="008C6632">
                  <w:rPr>
                    <w:noProof/>
                    <w:lang w:val="en-US"/>
                  </w:rPr>
                  <w:delText xml:space="preserve">17. </w:delText>
                </w:r>
                <w:r w:rsidRPr="00377EC0" w:rsidDel="008C6632">
                  <w:rPr>
                    <w:i/>
                    <w:iCs/>
                    <w:noProof/>
                    <w:lang w:val="en-US"/>
                  </w:rPr>
                  <w:delText xml:space="preserve">Carnosic acid attenuates acute ethanol-induced liver injury via a SIRT1/p66Shc-mediated mitochondrial pathway. </w:delText>
                </w:r>
                <w:r w:rsidRPr="00377EC0" w:rsidDel="008C6632">
                  <w:rPr>
                    <w:b/>
                    <w:bCs/>
                    <w:noProof/>
                    <w:lang w:val="en-US"/>
                  </w:rPr>
                  <w:delText>X, Tian, y otros.</w:delText>
                </w:r>
                <w:r w:rsidRPr="00377EC0" w:rsidDel="008C6632">
                  <w:rPr>
                    <w:noProof/>
                    <w:lang w:val="en-US"/>
                  </w:rPr>
                  <w:delText xml:space="preserve"> 2016, Canadian Journal of Physiology and Pharmacology.</w:delText>
                </w:r>
              </w:del>
            </w:p>
            <w:p w14:paraId="5BEBD14C" w14:textId="77777777" w:rsidR="00377EC0" w:rsidRPr="00377EC0" w:rsidDel="008C6632" w:rsidRDefault="00377EC0" w:rsidP="008C6632">
              <w:pPr>
                <w:pStyle w:val="Bibliography"/>
                <w:rPr>
                  <w:del w:id="884" w:author="Federico Ezequiel Benelli" w:date="2019-09-09T07:41:00Z"/>
                  <w:noProof/>
                  <w:lang w:val="en-US"/>
                </w:rPr>
                <w:pPrChange w:id="885" w:author="Federico Ezequiel Benelli" w:date="2019-09-09T07:41:00Z">
                  <w:pPr>
                    <w:pStyle w:val="Bibliography"/>
                  </w:pPr>
                </w:pPrChange>
              </w:pPr>
              <w:del w:id="886" w:author="Federico Ezequiel Benelli" w:date="2019-09-09T07:41:00Z">
                <w:r w:rsidRPr="00377EC0" w:rsidDel="008C6632">
                  <w:rPr>
                    <w:noProof/>
                    <w:lang w:val="en-US"/>
                  </w:rPr>
                  <w:delText xml:space="preserve">18. </w:delText>
                </w:r>
                <w:r w:rsidRPr="00377EC0" w:rsidDel="008C6632">
                  <w:rPr>
                    <w:i/>
                    <w:iCs/>
                    <w:noProof/>
                    <w:lang w:val="en-US"/>
                  </w:rPr>
                  <w:delText xml:space="preserve">Highly sensitive simultaneous electrochemical detection of hydroquinone and catechol with three-dimensional N-doping carbon nanotube film electrode. </w:delText>
                </w:r>
                <w:r w:rsidRPr="00377EC0" w:rsidDel="008C6632">
                  <w:rPr>
                    <w:b/>
                    <w:bCs/>
                    <w:noProof/>
                    <w:lang w:val="en-US"/>
                  </w:rPr>
                  <w:delText>Guo, Qiaohui, y otros.</w:delText>
                </w:r>
                <w:r w:rsidRPr="00377EC0" w:rsidDel="008C6632">
                  <w:rPr>
                    <w:noProof/>
                    <w:lang w:val="en-US"/>
                  </w:rPr>
                  <w:delText xml:space="preserve"> 2016, Vol. 760.</w:delText>
                </w:r>
              </w:del>
            </w:p>
            <w:p w14:paraId="5BEBD14D" w14:textId="77777777" w:rsidR="00377EC0" w:rsidRPr="00377EC0" w:rsidDel="008C6632" w:rsidRDefault="00377EC0" w:rsidP="008C6632">
              <w:pPr>
                <w:pStyle w:val="Bibliography"/>
                <w:rPr>
                  <w:del w:id="887" w:author="Federico Ezequiel Benelli" w:date="2019-09-09T07:41:00Z"/>
                  <w:noProof/>
                  <w:lang w:val="en-US"/>
                </w:rPr>
                <w:pPrChange w:id="888" w:author="Federico Ezequiel Benelli" w:date="2019-09-09T07:41:00Z">
                  <w:pPr>
                    <w:pStyle w:val="Bibliography"/>
                  </w:pPr>
                </w:pPrChange>
              </w:pPr>
              <w:del w:id="889" w:author="Federico Ezequiel Benelli" w:date="2019-09-09T07:41:00Z">
                <w:r w:rsidRPr="00377EC0" w:rsidDel="008C6632">
                  <w:rPr>
                    <w:noProof/>
                    <w:lang w:val="en-US"/>
                  </w:rPr>
                  <w:delText xml:space="preserve">19. </w:delText>
                </w:r>
                <w:r w:rsidRPr="00377EC0" w:rsidDel="008C6632">
                  <w:rPr>
                    <w:i/>
                    <w:iCs/>
                    <w:noProof/>
                    <w:lang w:val="en-US"/>
                  </w:rPr>
                  <w:delText xml:space="preserve">Relevance of carnosic acid to the treatment of several health disorders: Molecular targets and mechanisms. </w:delText>
                </w:r>
                <w:r w:rsidRPr="00377EC0" w:rsidDel="008C6632">
                  <w:rPr>
                    <w:b/>
                    <w:bCs/>
                    <w:noProof/>
                    <w:lang w:val="en-US"/>
                  </w:rPr>
                  <w:delText>Bahri, Sana, Jameleddine, Saloua y Shlyonsky, Vadim.</w:delText>
                </w:r>
                <w:r w:rsidRPr="00377EC0" w:rsidDel="008C6632">
                  <w:rPr>
                    <w:noProof/>
                    <w:lang w:val="en-US"/>
                  </w:rPr>
                  <w:delText xml:space="preserve"> 2016, Biomedicine &amp; Pharmacotherapy, Vol. 84.</w:delText>
                </w:r>
              </w:del>
            </w:p>
            <w:p w14:paraId="5BEBD14E" w14:textId="77777777" w:rsidR="00377EC0" w:rsidDel="008C6632" w:rsidRDefault="00377EC0" w:rsidP="008C6632">
              <w:pPr>
                <w:pStyle w:val="Bibliography"/>
                <w:rPr>
                  <w:del w:id="890" w:author="Federico Ezequiel Benelli" w:date="2019-09-09T07:41:00Z"/>
                  <w:noProof/>
                </w:rPr>
                <w:pPrChange w:id="891" w:author="Federico Ezequiel Benelli" w:date="2019-09-09T07:41:00Z">
                  <w:pPr>
                    <w:pStyle w:val="Bibliography"/>
                  </w:pPr>
                </w:pPrChange>
              </w:pPr>
              <w:del w:id="892" w:author="Federico Ezequiel Benelli" w:date="2019-09-09T07:41:00Z">
                <w:r w:rsidRPr="00377EC0" w:rsidDel="008C6632">
                  <w:rPr>
                    <w:noProof/>
                    <w:lang w:val="en-US"/>
                  </w:rPr>
                  <w:delText xml:space="preserve">20. </w:delText>
                </w:r>
                <w:r w:rsidRPr="00377EC0" w:rsidDel="008C6632">
                  <w:rPr>
                    <w:i/>
                    <w:iCs/>
                    <w:noProof/>
                    <w:lang w:val="en-US"/>
                  </w:rPr>
                  <w:delText xml:space="preserve">Carnosic acid reduces cytokine-induced adhesion molecules expression and monocyte adhesion to endothelial cells. </w:delText>
                </w:r>
                <w:r w:rsidDel="008C6632">
                  <w:rPr>
                    <w:b/>
                    <w:bCs/>
                    <w:noProof/>
                  </w:rPr>
                  <w:delText>Yu, Ya-Mei, y otros.</w:delText>
                </w:r>
                <w:r w:rsidDel="008C6632">
                  <w:rPr>
                    <w:noProof/>
                  </w:rPr>
                  <w:delText xml:space="preserve"> 101, 2009, European Journal of Nutrition, Vol. 48.</w:delText>
                </w:r>
              </w:del>
            </w:p>
            <w:p w14:paraId="5BEBD14F" w14:textId="77777777" w:rsidR="00377EC0" w:rsidDel="008C6632" w:rsidRDefault="00377EC0" w:rsidP="008C6632">
              <w:pPr>
                <w:pStyle w:val="Bibliography"/>
                <w:rPr>
                  <w:del w:id="893" w:author="Federico Ezequiel Benelli" w:date="2019-09-09T07:41:00Z"/>
                  <w:b/>
                  <w:bCs/>
                  <w:noProof/>
                </w:rPr>
                <w:pPrChange w:id="894" w:author="Federico Ezequiel Benelli" w:date="2019-09-09T07:41:00Z">
                  <w:pPr>
                    <w:pStyle w:val="Bibliography"/>
                  </w:pPr>
                </w:pPrChange>
              </w:pPr>
              <w:del w:id="895" w:author="Federico Ezequiel Benelli" w:date="2019-09-09T07:41:00Z">
                <w:r w:rsidDel="008C6632">
                  <w:rPr>
                    <w:noProof/>
                  </w:rPr>
                  <w:delText xml:space="preserve">21. </w:delText>
                </w:r>
                <w:r w:rsidDel="008C6632">
                  <w:rPr>
                    <w:b/>
                    <w:bCs/>
                    <w:noProof/>
                  </w:rPr>
                  <w:delText xml:space="preserve">Rosmarinus officinalis. </w:delText>
                </w:r>
                <w:r w:rsidDel="008C6632">
                  <w:rPr>
                    <w:b/>
                    <w:bCs/>
                    <w:i/>
                    <w:iCs/>
                    <w:noProof/>
                  </w:rPr>
                  <w:delText xml:space="preserve">Wikipedia. </w:delText>
                </w:r>
                <w:r w:rsidDel="008C6632">
                  <w:rPr>
                    <w:b/>
                    <w:bCs/>
                    <w:noProof/>
                  </w:rPr>
                  <w:delText>[En línea] https://es.wikipedia.org/wiki/Rosmarinus_officinalis.</w:delText>
                </w:r>
              </w:del>
            </w:p>
            <w:p w14:paraId="5BEBD150" w14:textId="77777777" w:rsidR="00377EC0" w:rsidDel="008C6632" w:rsidRDefault="00377EC0" w:rsidP="008C6632">
              <w:pPr>
                <w:pStyle w:val="Bibliography"/>
                <w:rPr>
                  <w:del w:id="896" w:author="Federico Ezequiel Benelli" w:date="2019-09-09T07:41:00Z"/>
                  <w:b/>
                  <w:bCs/>
                  <w:noProof/>
                </w:rPr>
                <w:pPrChange w:id="897" w:author="Federico Ezequiel Benelli" w:date="2019-09-09T07:41:00Z">
                  <w:pPr>
                    <w:pStyle w:val="Bibliography"/>
                  </w:pPr>
                </w:pPrChange>
              </w:pPr>
              <w:del w:id="898" w:author="Federico Ezequiel Benelli" w:date="2019-09-09T07:41:00Z">
                <w:r w:rsidDel="008C6632">
                  <w:rPr>
                    <w:b/>
                    <w:bCs/>
                    <w:noProof/>
                  </w:rPr>
                  <w:delText xml:space="preserve">22. Herbotecnia. </w:delText>
                </w:r>
                <w:r w:rsidDel="008C6632">
                  <w:rPr>
                    <w:b/>
                    <w:bCs/>
                    <w:i/>
                    <w:iCs/>
                    <w:noProof/>
                  </w:rPr>
                  <w:delText xml:space="preserve">Herbotecnia. </w:delText>
                </w:r>
                <w:r w:rsidDel="008C6632">
                  <w:rPr>
                    <w:b/>
                    <w:bCs/>
                    <w:noProof/>
                  </w:rPr>
                  <w:delText>[En línea] http://www.herbotecnia.com.ar/exo-romero.html.</w:delText>
                </w:r>
              </w:del>
            </w:p>
            <w:p w14:paraId="5BEBD151" w14:textId="77777777" w:rsidR="00377EC0" w:rsidRPr="00377EC0" w:rsidDel="008C6632" w:rsidRDefault="00377EC0" w:rsidP="008C6632">
              <w:pPr>
                <w:pStyle w:val="Bibliography"/>
                <w:rPr>
                  <w:del w:id="899" w:author="Federico Ezequiel Benelli" w:date="2019-09-09T07:41:00Z"/>
                  <w:b/>
                  <w:bCs/>
                  <w:noProof/>
                  <w:lang w:val="en-US"/>
                </w:rPr>
                <w:pPrChange w:id="900" w:author="Federico Ezequiel Benelli" w:date="2019-09-09T07:41:00Z">
                  <w:pPr>
                    <w:pStyle w:val="Bibliography"/>
                  </w:pPr>
                </w:pPrChange>
              </w:pPr>
              <w:del w:id="901" w:author="Federico Ezequiel Benelli" w:date="2019-09-09T07:41:00Z">
                <w:r w:rsidRPr="00377EC0" w:rsidDel="008C6632">
                  <w:rPr>
                    <w:b/>
                    <w:bCs/>
                    <w:noProof/>
                    <w:lang w:val="en-US"/>
                  </w:rPr>
                  <w:delText xml:space="preserve">23. </w:delText>
                </w:r>
                <w:r w:rsidRPr="00377EC0" w:rsidDel="008C6632">
                  <w:rPr>
                    <w:b/>
                    <w:bCs/>
                    <w:i/>
                    <w:iCs/>
                    <w:noProof/>
                    <w:lang w:val="en-US"/>
                  </w:rPr>
                  <w:delText xml:space="preserve">The formation of phenolic diterpenes in Rosmarinus officinalis L. under Mediterranean climate. </w:delText>
                </w:r>
                <w:r w:rsidRPr="00377EC0" w:rsidDel="008C6632">
                  <w:rPr>
                    <w:b/>
                    <w:bCs/>
                    <w:noProof/>
                    <w:lang w:val="en-US"/>
                  </w:rPr>
                  <w:delText>Munné-Bosch, S., Alegre, L. y Schwarz, K. 4, 2000, European Food Research and Technology, Vol. 210.</w:delText>
                </w:r>
              </w:del>
            </w:p>
            <w:p w14:paraId="5BEBD152" w14:textId="77777777" w:rsidR="00377EC0" w:rsidRPr="00377EC0" w:rsidDel="008C6632" w:rsidRDefault="00377EC0" w:rsidP="008C6632">
              <w:pPr>
                <w:pStyle w:val="Bibliography"/>
                <w:rPr>
                  <w:del w:id="902" w:author="Federico Ezequiel Benelli" w:date="2019-09-09T07:41:00Z"/>
                  <w:b/>
                  <w:bCs/>
                  <w:noProof/>
                  <w:lang w:val="en-US"/>
                </w:rPr>
                <w:pPrChange w:id="903" w:author="Federico Ezequiel Benelli" w:date="2019-09-09T07:41:00Z">
                  <w:pPr>
                    <w:pStyle w:val="Bibliography"/>
                  </w:pPr>
                </w:pPrChange>
              </w:pPr>
              <w:del w:id="904" w:author="Federico Ezequiel Benelli" w:date="2019-09-09T07:41:00Z">
                <w:r w:rsidDel="008C6632">
                  <w:rPr>
                    <w:b/>
                    <w:bCs/>
                    <w:noProof/>
                  </w:rPr>
                  <w:delText xml:space="preserve">24. Paunero, Ignacio. </w:delText>
                </w:r>
                <w:r w:rsidDel="008C6632">
                  <w:rPr>
                    <w:b/>
                    <w:bCs/>
                    <w:i/>
                    <w:iCs/>
                    <w:noProof/>
                  </w:rPr>
                  <w:delText xml:space="preserve">Situación actual del cultivo de plantas aromáticas y medicinales en Argentina . </w:delText>
                </w:r>
                <w:r w:rsidRPr="00377EC0" w:rsidDel="008C6632">
                  <w:rPr>
                    <w:b/>
                    <w:bCs/>
                    <w:noProof/>
                    <w:lang w:val="en-US"/>
                  </w:rPr>
                  <w:delText>San Pedro : s.n., 2017.</w:delText>
                </w:r>
              </w:del>
            </w:p>
            <w:p w14:paraId="5BEBD153" w14:textId="77777777" w:rsidR="00377EC0" w:rsidRPr="00377EC0" w:rsidDel="008C6632" w:rsidRDefault="00377EC0" w:rsidP="008C6632">
              <w:pPr>
                <w:pStyle w:val="Bibliography"/>
                <w:rPr>
                  <w:del w:id="905" w:author="Federico Ezequiel Benelli" w:date="2019-09-09T07:41:00Z"/>
                  <w:b/>
                  <w:bCs/>
                  <w:noProof/>
                  <w:lang w:val="en-US"/>
                </w:rPr>
                <w:pPrChange w:id="906" w:author="Federico Ezequiel Benelli" w:date="2019-09-09T07:41:00Z">
                  <w:pPr>
                    <w:pStyle w:val="Bibliography"/>
                  </w:pPr>
                </w:pPrChange>
              </w:pPr>
              <w:del w:id="907" w:author="Federico Ezequiel Benelli" w:date="2019-09-09T07:41:00Z">
                <w:r w:rsidRPr="00377EC0" w:rsidDel="008C6632">
                  <w:rPr>
                    <w:b/>
                    <w:bCs/>
                    <w:noProof/>
                    <w:lang w:val="en-US"/>
                  </w:rPr>
                  <w:delText xml:space="preserve">25. Chemat, Farid, y otros. Green Extraction: From Concepts to Research, Education, and Economical Opportunities. </w:delText>
                </w:r>
                <w:r w:rsidRPr="00377EC0" w:rsidDel="008C6632">
                  <w:rPr>
                    <w:b/>
                    <w:bCs/>
                    <w:i/>
                    <w:iCs/>
                    <w:noProof/>
                    <w:lang w:val="en-US"/>
                  </w:rPr>
                  <w:delText xml:space="preserve">Green Extraction of Natural Products: Concept and Principles. </w:delText>
                </w:r>
                <w:r w:rsidRPr="00377EC0" w:rsidDel="008C6632">
                  <w:rPr>
                    <w:b/>
                    <w:bCs/>
                    <w:noProof/>
                    <w:lang w:val="en-US"/>
                  </w:rPr>
                  <w:delText>2012.</w:delText>
                </w:r>
              </w:del>
            </w:p>
            <w:p w14:paraId="5BEBD154" w14:textId="77777777" w:rsidR="00377EC0" w:rsidRPr="00377EC0" w:rsidDel="008C6632" w:rsidRDefault="00377EC0" w:rsidP="008C6632">
              <w:pPr>
                <w:pStyle w:val="Bibliography"/>
                <w:rPr>
                  <w:del w:id="908" w:author="Federico Ezequiel Benelli" w:date="2019-09-09T07:41:00Z"/>
                  <w:b/>
                  <w:bCs/>
                  <w:noProof/>
                  <w:lang w:val="en-US"/>
                </w:rPr>
                <w:pPrChange w:id="909" w:author="Federico Ezequiel Benelli" w:date="2019-09-09T07:41:00Z">
                  <w:pPr>
                    <w:pStyle w:val="Bibliography"/>
                  </w:pPr>
                </w:pPrChange>
              </w:pPr>
              <w:del w:id="910" w:author="Federico Ezequiel Benelli" w:date="2019-09-09T07:41:00Z">
                <w:r w:rsidRPr="00377EC0" w:rsidDel="008C6632">
                  <w:rPr>
                    <w:b/>
                    <w:bCs/>
                    <w:noProof/>
                    <w:lang w:val="en-US"/>
                  </w:rPr>
                  <w:delText xml:space="preserve">26. </w:delText>
                </w:r>
                <w:r w:rsidRPr="00377EC0" w:rsidDel="008C6632">
                  <w:rPr>
                    <w:b/>
                    <w:bCs/>
                    <w:i/>
                    <w:iCs/>
                    <w:noProof/>
                    <w:lang w:val="en-US"/>
                  </w:rPr>
                  <w:delText xml:space="preserve">A New Approach for Process Development of Plant-Based Extraction Processes. </w:delText>
                </w:r>
                <w:r w:rsidRPr="00377EC0" w:rsidDel="008C6632">
                  <w:rPr>
                    <w:b/>
                    <w:bCs/>
                    <w:noProof/>
                    <w:lang w:val="en-US"/>
                  </w:rPr>
                  <w:delText>Kassing, Markus, y otros. 2009, Chemical Engineering &amp; Technology, págs. 377-387.</w:delText>
                </w:r>
              </w:del>
            </w:p>
            <w:p w14:paraId="5BEBD155" w14:textId="77777777" w:rsidR="00377EC0" w:rsidRPr="00377EC0" w:rsidDel="008C6632" w:rsidRDefault="00377EC0" w:rsidP="008C6632">
              <w:pPr>
                <w:pStyle w:val="Bibliography"/>
                <w:rPr>
                  <w:del w:id="911" w:author="Federico Ezequiel Benelli" w:date="2019-09-09T07:41:00Z"/>
                  <w:b/>
                  <w:bCs/>
                  <w:noProof/>
                  <w:lang w:val="en-US"/>
                </w:rPr>
                <w:pPrChange w:id="912" w:author="Federico Ezequiel Benelli" w:date="2019-09-09T07:41:00Z">
                  <w:pPr>
                    <w:pStyle w:val="Bibliography"/>
                  </w:pPr>
                </w:pPrChange>
              </w:pPr>
              <w:del w:id="913" w:author="Federico Ezequiel Benelli" w:date="2019-09-09T07:41:00Z">
                <w:r w:rsidRPr="00377EC0" w:rsidDel="008C6632">
                  <w:rPr>
                    <w:b/>
                    <w:bCs/>
                    <w:noProof/>
                    <w:lang w:val="en-US"/>
                  </w:rPr>
                  <w:delText xml:space="preserve">27. Robert Aeschbach, Vevey y Georges Philippossian, Lausanne. </w:delText>
                </w:r>
                <w:r w:rsidRPr="00377EC0" w:rsidDel="008C6632">
                  <w:rPr>
                    <w:b/>
                    <w:bCs/>
                    <w:i/>
                    <w:iCs/>
                    <w:noProof/>
                    <w:lang w:val="en-US"/>
                  </w:rPr>
                  <w:delText xml:space="preserve">CARNOSIC ACID OBTENTION AND USES . 5,256,700 </w:delText>
                </w:r>
                <w:r w:rsidRPr="00377EC0" w:rsidDel="008C6632">
                  <w:rPr>
                    <w:b/>
                    <w:bCs/>
                    <w:noProof/>
                    <w:lang w:val="en-US"/>
                  </w:rPr>
                  <w:delText>USA, 26 de Octubre de 1993 .</w:delText>
                </w:r>
              </w:del>
            </w:p>
            <w:p w14:paraId="5BEBD156" w14:textId="77777777" w:rsidR="00377EC0" w:rsidRPr="00377EC0" w:rsidDel="008C6632" w:rsidRDefault="00377EC0" w:rsidP="008C6632">
              <w:pPr>
                <w:pStyle w:val="Bibliography"/>
                <w:rPr>
                  <w:del w:id="914" w:author="Federico Ezequiel Benelli" w:date="2019-09-09T07:41:00Z"/>
                  <w:b/>
                  <w:bCs/>
                  <w:noProof/>
                  <w:lang w:val="en-US"/>
                </w:rPr>
                <w:pPrChange w:id="915" w:author="Federico Ezequiel Benelli" w:date="2019-09-09T07:41:00Z">
                  <w:pPr>
                    <w:pStyle w:val="Bibliography"/>
                  </w:pPr>
                </w:pPrChange>
              </w:pPr>
              <w:del w:id="916" w:author="Federico Ezequiel Benelli" w:date="2019-09-09T07:41:00Z">
                <w:r w:rsidRPr="00377EC0" w:rsidDel="008C6632">
                  <w:rPr>
                    <w:b/>
                    <w:bCs/>
                    <w:noProof/>
                    <w:lang w:val="en-US"/>
                  </w:rPr>
                  <w:delText xml:space="preserve">28. </w:delText>
                </w:r>
                <w:r w:rsidRPr="00377EC0" w:rsidDel="008C6632">
                  <w:rPr>
                    <w:b/>
                    <w:bCs/>
                    <w:i/>
                    <w:iCs/>
                    <w:noProof/>
                    <w:lang w:val="en-US"/>
                  </w:rPr>
                  <w:delText xml:space="preserve">Multiresponse optimization of an extraction procedure of carnosol and rosmarinic and carnosic acids from rosemary. </w:delText>
                </w:r>
                <w:r w:rsidRPr="00377EC0" w:rsidDel="008C6632">
                  <w:rPr>
                    <w:b/>
                    <w:bCs/>
                    <w:noProof/>
                    <w:lang w:val="en-US"/>
                  </w:rPr>
                  <w:delText>A, Oliveira Gde, y otros. 2016, Food Chemistry, págs. 465-473.</w:delText>
                </w:r>
              </w:del>
            </w:p>
            <w:p w14:paraId="5BEBD157" w14:textId="77777777" w:rsidR="00377EC0" w:rsidRPr="00377EC0" w:rsidDel="008C6632" w:rsidRDefault="00377EC0" w:rsidP="008C6632">
              <w:pPr>
                <w:pStyle w:val="Bibliography"/>
                <w:rPr>
                  <w:del w:id="917" w:author="Federico Ezequiel Benelli" w:date="2019-09-09T07:41:00Z"/>
                  <w:b/>
                  <w:bCs/>
                  <w:noProof/>
                  <w:lang w:val="en-US"/>
                </w:rPr>
                <w:pPrChange w:id="918" w:author="Federico Ezequiel Benelli" w:date="2019-09-09T07:41:00Z">
                  <w:pPr>
                    <w:pStyle w:val="Bibliography"/>
                  </w:pPr>
                </w:pPrChange>
              </w:pPr>
              <w:del w:id="919" w:author="Federico Ezequiel Benelli" w:date="2019-09-09T07:41:00Z">
                <w:r w:rsidRPr="00377EC0" w:rsidDel="008C6632">
                  <w:rPr>
                    <w:b/>
                    <w:bCs/>
                    <w:noProof/>
                    <w:lang w:val="en-US"/>
                  </w:rPr>
                  <w:delText xml:space="preserve">29. </w:delText>
                </w:r>
                <w:r w:rsidRPr="00377EC0" w:rsidDel="008C6632">
                  <w:rPr>
                    <w:b/>
                    <w:bCs/>
                    <w:i/>
                    <w:iCs/>
                    <w:noProof/>
                    <w:lang w:val="en-US"/>
                  </w:rPr>
                  <w:delText xml:space="preserve">Solute diffusion in fruit, vegetable and cereal processing I: Simplified solutions for diffusion in anomalous shapes. </w:delText>
                </w:r>
                <w:r w:rsidRPr="00377EC0" w:rsidDel="008C6632">
                  <w:rPr>
                    <w:b/>
                    <w:bCs/>
                    <w:noProof/>
                    <w:lang w:val="en-US"/>
                  </w:rPr>
                  <w:delText>Siripatana, Chairat. 1997, Songklanakarin Journal of Science and Technology.</w:delText>
                </w:r>
              </w:del>
            </w:p>
            <w:p w14:paraId="5BEBD158" w14:textId="77777777" w:rsidR="00377EC0" w:rsidRPr="00377EC0" w:rsidDel="008C6632" w:rsidRDefault="00377EC0" w:rsidP="008C6632">
              <w:pPr>
                <w:pStyle w:val="Bibliography"/>
                <w:rPr>
                  <w:del w:id="920" w:author="Federico Ezequiel Benelli" w:date="2019-09-09T07:41:00Z"/>
                  <w:b/>
                  <w:bCs/>
                  <w:noProof/>
                  <w:lang w:val="en-US"/>
                </w:rPr>
                <w:pPrChange w:id="921" w:author="Federico Ezequiel Benelli" w:date="2019-09-09T07:41:00Z">
                  <w:pPr>
                    <w:pStyle w:val="Bibliography"/>
                  </w:pPr>
                </w:pPrChange>
              </w:pPr>
              <w:del w:id="922" w:author="Federico Ezequiel Benelli" w:date="2019-09-09T07:41:00Z">
                <w:r w:rsidRPr="00377EC0" w:rsidDel="008C6632">
                  <w:rPr>
                    <w:b/>
                    <w:bCs/>
                    <w:noProof/>
                    <w:lang w:val="en-US"/>
                  </w:rPr>
                  <w:delText xml:space="preserve">30. </w:delText>
                </w:r>
                <w:r w:rsidRPr="00377EC0" w:rsidDel="008C6632">
                  <w:rPr>
                    <w:b/>
                    <w:bCs/>
                    <w:i/>
                    <w:iCs/>
                    <w:noProof/>
                    <w:lang w:val="en-US"/>
                  </w:rPr>
                  <w:delText xml:space="preserve">Mathematical Simulation of Solid-Liquid Diffusion in Continuous Countercurrent Extraction Process, Part I - Modeling Development. </w:delText>
                </w:r>
                <w:r w:rsidRPr="00377EC0" w:rsidDel="008C6632">
                  <w:rPr>
                    <w:b/>
                    <w:bCs/>
                    <w:noProof/>
                    <w:lang w:val="en-US"/>
                  </w:rPr>
                  <w:delText>Rittirut, Waigoon, Thongurai, Chakrit y Siripatan, Chairat. 2010, INTERNATIONAL JOURNAL OF CHEMICAL REACTOR ENGINEERING.</w:delText>
                </w:r>
              </w:del>
            </w:p>
            <w:p w14:paraId="5BEBD159" w14:textId="77777777" w:rsidR="00B426D5" w:rsidRDefault="00B00782" w:rsidP="008C6632">
              <w:pPr>
                <w:pPrChange w:id="923" w:author="Federico Ezequiel Benelli" w:date="2019-09-09T07:41:00Z">
                  <w:pPr/>
                </w:pPrChange>
              </w:pPr>
              <w:r>
                <w:rPr>
                  <w:b/>
                  <w:bCs/>
                </w:rPr>
                <w:fldChar w:fldCharType="end"/>
              </w:r>
            </w:p>
          </w:sdtContent>
        </w:sdt>
      </w:sdtContent>
    </w:sdt>
    <w:p w14:paraId="5BEBD15A" w14:textId="77777777" w:rsidR="00B426D5" w:rsidRPr="00B426D5" w:rsidRDefault="00B426D5" w:rsidP="00B426D5"/>
    <w:sectPr w:rsidR="00B426D5" w:rsidRPr="00B426D5" w:rsidSect="00090D7E">
      <w:type w:val="continuous"/>
      <w:pgSz w:w="11907" w:h="16840" w:code="9"/>
      <w:pgMar w:top="1134" w:right="1134" w:bottom="1134"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79" w:author="NN" w:date="2019-02-15T12:34:00Z" w:initials="EL">
    <w:p w14:paraId="5BEBD1A1" w14:textId="77777777" w:rsidR="00D9190D" w:rsidRDefault="00D9190D">
      <w:pPr>
        <w:pStyle w:val="CommentText"/>
      </w:pPr>
      <w:r>
        <w:rPr>
          <w:rStyle w:val="CommentReference"/>
        </w:rPr>
        <w:annotationRef/>
      </w:r>
      <w:r>
        <w:t>Creo que todas debieran comenzar con minúscula</w:t>
      </w:r>
    </w:p>
  </w:comment>
  <w:comment w:id="281" w:author="NN" w:date="2019-02-15T12:34:00Z" w:initials="EL">
    <w:p w14:paraId="5BEBD1A2" w14:textId="77777777" w:rsidR="00D9190D" w:rsidRDefault="00D9190D">
      <w:pPr>
        <w:pStyle w:val="CommentText"/>
      </w:pPr>
      <w:r>
        <w:rPr>
          <w:rStyle w:val="CommentReference"/>
        </w:rPr>
        <w:annotationRef/>
      </w:r>
      <w:r>
        <w:t>Sugiero poner un gráfico donde se señalen las etapas (las cuales no me quedan muy claras, ya entenderé bien luego, o vemos si hace falta alguna aclaración más)</w:t>
      </w:r>
    </w:p>
  </w:comment>
  <w:comment w:id="336" w:author="NN" w:date="2019-02-15T12:34:00Z" w:initials="EL">
    <w:p w14:paraId="5BEBD1A3" w14:textId="77777777" w:rsidR="00D9190D" w:rsidRDefault="00D9190D">
      <w:pPr>
        <w:pStyle w:val="CommentText"/>
      </w:pPr>
      <w:r>
        <w:rPr>
          <w:rStyle w:val="CommentReference"/>
        </w:rPr>
        <w:annotationRef/>
      </w:r>
      <w:r>
        <w:t xml:space="preserve">Si te es posible, </w:t>
      </w:r>
      <w:proofErr w:type="spellStart"/>
      <w:r>
        <w:t>aumentá</w:t>
      </w:r>
      <w:proofErr w:type="spellEnd"/>
      <w:r>
        <w:t xml:space="preserve"> el tamaño de letra en los títulos de ejes</w:t>
      </w:r>
    </w:p>
  </w:comment>
  <w:comment w:id="344" w:author="NN" w:date="2019-02-15T12:34:00Z" w:initials="EL">
    <w:p w14:paraId="5BEBD1A4" w14:textId="77777777" w:rsidR="00D9190D" w:rsidRDefault="00D9190D">
      <w:pPr>
        <w:pStyle w:val="CommentText"/>
      </w:pPr>
      <w:r>
        <w:rPr>
          <w:rStyle w:val="CommentReference"/>
        </w:rPr>
        <w:annotationRef/>
      </w:r>
      <w:r>
        <w:t>Creo que es esto, ya que no se utilizó el procedimiento por depósito, golpe, compresión, etc.</w:t>
      </w:r>
    </w:p>
  </w:comment>
  <w:comment w:id="353" w:author="NN" w:date="2019-02-15T12:34:00Z" w:initials="EL">
    <w:p w14:paraId="5BEBD1A5" w14:textId="77777777" w:rsidR="00D9190D" w:rsidRDefault="00D9190D">
      <w:pPr>
        <w:pStyle w:val="CommentText"/>
      </w:pPr>
      <w:r>
        <w:rPr>
          <w:rStyle w:val="CommentReference"/>
        </w:rPr>
        <w:annotationRef/>
      </w:r>
      <w:r>
        <w:t>Revisar cuando se ajuste todo</w:t>
      </w:r>
    </w:p>
  </w:comment>
  <w:comment w:id="354" w:author="NN" w:date="2019-02-15T12:34:00Z" w:initials="EL">
    <w:p w14:paraId="5BEBD1A6" w14:textId="77777777" w:rsidR="00D9190D" w:rsidRDefault="00D9190D">
      <w:pPr>
        <w:pStyle w:val="CommentText"/>
      </w:pPr>
      <w:r>
        <w:rPr>
          <w:rStyle w:val="CommentReference"/>
        </w:rPr>
        <w:annotationRef/>
      </w:r>
      <w:r>
        <w:t>¿g ácido carnósico / L extracto?</w:t>
      </w:r>
    </w:p>
  </w:comment>
  <w:comment w:id="362" w:author="NN" w:date="2019-02-15T12:34:00Z" w:initials="EL">
    <w:p w14:paraId="5BEBD1A7" w14:textId="77777777" w:rsidR="00D9190D" w:rsidRDefault="00D9190D">
      <w:pPr>
        <w:pStyle w:val="CommentText"/>
      </w:pPr>
      <w:r>
        <w:rPr>
          <w:rStyle w:val="CommentReference"/>
        </w:rPr>
        <w:annotationRef/>
      </w:r>
      <w:r>
        <w:t>No es claro, es conveniente redactar nuevamente</w:t>
      </w:r>
    </w:p>
  </w:comment>
  <w:comment w:id="369" w:author="NN" w:date="2019-02-15T12:34:00Z" w:initials="EL">
    <w:p w14:paraId="5BEBD1A8" w14:textId="77777777" w:rsidR="00D9190D" w:rsidRDefault="00D9190D">
      <w:pPr>
        <w:pStyle w:val="CommentText"/>
      </w:pPr>
      <w:r>
        <w:rPr>
          <w:rStyle w:val="CommentReference"/>
        </w:rPr>
        <w:annotationRef/>
      </w:r>
      <w:r>
        <w:t>Convendría que todos los gráficos tengan títulos en los ejes</w:t>
      </w:r>
    </w:p>
  </w:comment>
  <w:comment w:id="385" w:author="NN" w:date="2019-02-15T12:34:00Z" w:initials="EL">
    <w:p w14:paraId="5BEBD1A9" w14:textId="77777777" w:rsidR="00D9190D" w:rsidRDefault="00D9190D">
      <w:pPr>
        <w:pStyle w:val="CommentText"/>
      </w:pPr>
      <w:r>
        <w:rPr>
          <w:rStyle w:val="CommentReference"/>
        </w:rPr>
        <w:annotationRef/>
      </w:r>
      <w:r>
        <w:t>Recordar ajustar nº</w:t>
      </w:r>
    </w:p>
  </w:comment>
  <w:comment w:id="388" w:author="NN" w:date="2019-02-15T12:34:00Z" w:initials="EL">
    <w:p w14:paraId="5BEBD1AA" w14:textId="77777777" w:rsidR="00D9190D" w:rsidRDefault="00D9190D">
      <w:pPr>
        <w:pStyle w:val="CommentText"/>
      </w:pPr>
      <w:r>
        <w:rPr>
          <w:rStyle w:val="CommentReference"/>
        </w:rPr>
        <w:annotationRef/>
      </w:r>
      <w:r>
        <w:t>No me es clara la redacción, a pesar que luego encuentro la explicación. Sugiero contemplar la posibilidad  de dejarlo por ahora y luego, cuando ya esté todo  lo importante revisado, volver sobre esto en una charla –donde sería mucho más sencillo-, ya que es un tema menor y no vale la pena perder tiempo ahora tratando de ver cómo hacer la lectura más lineal.</w:t>
      </w:r>
    </w:p>
  </w:comment>
  <w:comment w:id="389" w:author="NN" w:date="2019-02-15T12:34:00Z" w:initials="EL">
    <w:p w14:paraId="5BEBD1AB" w14:textId="77777777" w:rsidR="00D9190D" w:rsidRDefault="00D9190D">
      <w:pPr>
        <w:pStyle w:val="CommentText"/>
      </w:pPr>
      <w:r>
        <w:rPr>
          <w:rStyle w:val="CommentReference"/>
        </w:rPr>
        <w:annotationRef/>
      </w:r>
      <w:r>
        <w:t>Ídem anterior</w:t>
      </w:r>
    </w:p>
  </w:comment>
  <w:comment w:id="397" w:author="NN" w:date="2019-02-15T12:34:00Z" w:initials="EL">
    <w:p w14:paraId="5BEBD1AC" w14:textId="77777777" w:rsidR="00D9190D" w:rsidRDefault="00D9190D">
      <w:pPr>
        <w:pStyle w:val="CommentText"/>
      </w:pPr>
      <w:r>
        <w:rPr>
          <w:rStyle w:val="CommentReference"/>
        </w:rPr>
        <w:annotationRef/>
      </w:r>
      <w:r>
        <w:t>Ver nº luego</w:t>
      </w:r>
    </w:p>
  </w:comment>
  <w:comment w:id="400" w:author="NN" w:date="2019-02-15T12:47:00Z" w:initials="EL">
    <w:p w14:paraId="5BEBD1AD" w14:textId="77777777" w:rsidR="00D9190D" w:rsidRDefault="00D9190D">
      <w:pPr>
        <w:pStyle w:val="CommentText"/>
      </w:pPr>
      <w:r>
        <w:rPr>
          <w:rStyle w:val="CommentReference"/>
        </w:rPr>
        <w:annotationRef/>
      </w:r>
      <w:r>
        <w:t>Utilizo comillas sólo como una manera de indicar que las letras a, b y L deben diferenciarse del resto del texto, sea por uso de cursivas, negrita o lo que corresponda.</w:t>
      </w:r>
    </w:p>
  </w:comment>
  <w:comment w:id="421" w:author="NN" w:date="2019-02-15T12:34:00Z" w:initials="EL">
    <w:p w14:paraId="5BEBD1AE" w14:textId="77777777" w:rsidR="00D9190D" w:rsidRDefault="00D9190D">
      <w:pPr>
        <w:pStyle w:val="CommentText"/>
      </w:pPr>
      <w:r>
        <w:rPr>
          <w:rStyle w:val="CommentReference"/>
        </w:rPr>
        <w:annotationRef/>
      </w:r>
      <w:r>
        <w:t>Sugiero aclarar que es concentración en solvente, para que no haya una demora en pensarlo</w:t>
      </w:r>
    </w:p>
  </w:comment>
  <w:comment w:id="425" w:author="NN" w:date="2019-02-15T12:34:00Z" w:initials="EL">
    <w:p w14:paraId="5BEBD1AF" w14:textId="77777777" w:rsidR="00D9190D" w:rsidRDefault="00D9190D">
      <w:pPr>
        <w:pStyle w:val="CommentText"/>
      </w:pPr>
      <w:r>
        <w:rPr>
          <w:rStyle w:val="CommentReference"/>
        </w:rPr>
        <w:annotationRef/>
      </w:r>
      <w:r>
        <w:t>Si bien ajustan, sugiero contemplar la posibilidad de incorporar en la tabla el par (0;0, que si bien no corresponde a ensayo alguno y así ser advertido en el texto, debiera ser cierto). Si se acepta que el par (0;0) debiera ser válido y analizando un poco los valores y la función propuesta, debiera ser lógico que para contemplar la existencia de ese par, A debiera ser igual a B y que no debiera haber valores negativos para C en la modelización . Frente a esto y aceptando que A y B pueden ser distintos pero que sería conveniente que sean parecidos, un rastreo con la herramienta Solver de Excel me dio otros valores (tampoco consigo reproducir la mostrado en la Fig. 22 con todos los datos al modelizar con los parámetros del texto para la curva). Adjunto archivo de Excel con resultados de modelizar con los valores presentados en texto y con los encontrados con Solver, en la primera hoja sin los valores altos y en la segunda incluyéndolos., ya que si bien luego podés decidir tomarlos, creo que debieras mostrar ambos y justificar la decisión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BEBD1A1" w15:done="0"/>
  <w15:commentEx w15:paraId="5BEBD1A2" w15:done="0"/>
  <w15:commentEx w15:paraId="5BEBD1A3" w15:done="0"/>
  <w15:commentEx w15:paraId="5BEBD1A4" w15:done="0"/>
  <w15:commentEx w15:paraId="5BEBD1A5" w15:done="0"/>
  <w15:commentEx w15:paraId="5BEBD1A6" w15:done="0"/>
  <w15:commentEx w15:paraId="5BEBD1A7" w15:done="0"/>
  <w15:commentEx w15:paraId="5BEBD1A8" w15:done="0"/>
  <w15:commentEx w15:paraId="5BEBD1A9" w15:done="0"/>
  <w15:commentEx w15:paraId="5BEBD1AA" w15:done="0"/>
  <w15:commentEx w15:paraId="5BEBD1AB" w15:done="0"/>
  <w15:commentEx w15:paraId="5BEBD1AC" w15:done="0"/>
  <w15:commentEx w15:paraId="5BEBD1AD" w15:done="0"/>
  <w15:commentEx w15:paraId="5BEBD1AE" w15:done="1"/>
  <w15:commentEx w15:paraId="5BEBD1A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BEBD1A1" w16cid:durableId="201189D1"/>
  <w16cid:commentId w16cid:paraId="5BEBD1A2" w16cid:durableId="201189D2"/>
  <w16cid:commentId w16cid:paraId="5BEBD1A3" w16cid:durableId="201189D3"/>
  <w16cid:commentId w16cid:paraId="5BEBD1A4" w16cid:durableId="201189D4"/>
  <w16cid:commentId w16cid:paraId="5BEBD1A5" w16cid:durableId="201189D5"/>
  <w16cid:commentId w16cid:paraId="5BEBD1A6" w16cid:durableId="201189D6"/>
  <w16cid:commentId w16cid:paraId="5BEBD1A7" w16cid:durableId="201189D7"/>
  <w16cid:commentId w16cid:paraId="5BEBD1A8" w16cid:durableId="201189D8"/>
  <w16cid:commentId w16cid:paraId="5BEBD1A9" w16cid:durableId="201189D9"/>
  <w16cid:commentId w16cid:paraId="5BEBD1AA" w16cid:durableId="201189DA"/>
  <w16cid:commentId w16cid:paraId="5BEBD1AB" w16cid:durableId="201189DB"/>
  <w16cid:commentId w16cid:paraId="5BEBD1AC" w16cid:durableId="201189DC"/>
  <w16cid:commentId w16cid:paraId="5BEBD1AD" w16cid:durableId="201189DD"/>
  <w16cid:commentId w16cid:paraId="5BEBD1AE" w16cid:durableId="201189DE"/>
  <w16cid:commentId w16cid:paraId="5BEBD1AF" w16cid:durableId="201189D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EBD1B6" w14:textId="77777777" w:rsidR="00D9190D" w:rsidRDefault="00D9190D" w:rsidP="00F5052E">
      <w:r>
        <w:separator/>
      </w:r>
    </w:p>
    <w:p w14:paraId="5BEBD1B7" w14:textId="77777777" w:rsidR="00D9190D" w:rsidRDefault="00D9190D" w:rsidP="00F5052E"/>
  </w:endnote>
  <w:endnote w:type="continuationSeparator" w:id="0">
    <w:p w14:paraId="5BEBD1B8" w14:textId="77777777" w:rsidR="00D9190D" w:rsidRDefault="00D9190D" w:rsidP="00F5052E">
      <w:r>
        <w:continuationSeparator/>
      </w:r>
    </w:p>
    <w:p w14:paraId="5BEBD1B9" w14:textId="77777777" w:rsidR="00D9190D" w:rsidRDefault="00D9190D" w:rsidP="00F5052E"/>
  </w:endnote>
  <w:endnote w:type="continuationNotice" w:id="1">
    <w:p w14:paraId="5BEBD1BA" w14:textId="77777777" w:rsidR="00D9190D" w:rsidRDefault="00D9190D" w:rsidP="00F5052E"/>
    <w:p w14:paraId="5BEBD1BB" w14:textId="77777777" w:rsidR="00D9190D" w:rsidRDefault="00D9190D" w:rsidP="00F5052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EBD1BC" w14:textId="77777777" w:rsidR="00D9190D" w:rsidRDefault="00D9190D" w:rsidP="00F5052E">
    <w:pPr>
      <w:pStyle w:val="Footer"/>
    </w:pPr>
    <w:r>
      <w:rPr>
        <w:noProof/>
      </w:rPr>
      <w:fldChar w:fldCharType="begin"/>
    </w:r>
    <w:r>
      <w:rPr>
        <w:noProof/>
      </w:rPr>
      <w:instrText>PAGE   \* MERGEFORMAT</w:instrText>
    </w:r>
    <w:r>
      <w:rPr>
        <w:noProof/>
      </w:rPr>
      <w:fldChar w:fldCharType="separate"/>
    </w:r>
    <w:r>
      <w:rPr>
        <w:noProof/>
      </w:rPr>
      <w:t>4</w:t>
    </w:r>
    <w:r>
      <w:rPr>
        <w:noProof/>
      </w:rPr>
      <w:fldChar w:fldCharType="end"/>
    </w:r>
  </w:p>
  <w:p w14:paraId="5BEBD1BD" w14:textId="77777777" w:rsidR="00D9190D" w:rsidRDefault="00D9190D" w:rsidP="00F5052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EBD1B0" w14:textId="77777777" w:rsidR="00D9190D" w:rsidRDefault="00D9190D" w:rsidP="00F5052E">
      <w:r>
        <w:separator/>
      </w:r>
    </w:p>
    <w:p w14:paraId="5BEBD1B1" w14:textId="77777777" w:rsidR="00D9190D" w:rsidRDefault="00D9190D" w:rsidP="00F5052E"/>
  </w:footnote>
  <w:footnote w:type="continuationSeparator" w:id="0">
    <w:p w14:paraId="5BEBD1B2" w14:textId="77777777" w:rsidR="00D9190D" w:rsidRDefault="00D9190D" w:rsidP="00F5052E">
      <w:r>
        <w:continuationSeparator/>
      </w:r>
    </w:p>
    <w:p w14:paraId="5BEBD1B3" w14:textId="77777777" w:rsidR="00D9190D" w:rsidRDefault="00D9190D" w:rsidP="00F5052E"/>
  </w:footnote>
  <w:footnote w:type="continuationNotice" w:id="1">
    <w:p w14:paraId="5BEBD1B4" w14:textId="77777777" w:rsidR="00D9190D" w:rsidRDefault="00D9190D" w:rsidP="00F5052E"/>
    <w:p w14:paraId="5BEBD1B5" w14:textId="77777777" w:rsidR="00D9190D" w:rsidRDefault="00D9190D" w:rsidP="00F5052E"/>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2351E9"/>
    <w:multiLevelType w:val="hybridMultilevel"/>
    <w:tmpl w:val="1A48C68E"/>
    <w:lvl w:ilvl="0" w:tplc="F042D190">
      <w:start w:val="1"/>
      <w:numFmt w:val="bullet"/>
      <w:lvlText w:val=""/>
      <w:lvlJc w:val="left"/>
      <w:pPr>
        <w:ind w:left="720" w:hanging="360"/>
      </w:pPr>
      <w:rPr>
        <w:rFonts w:ascii="Symbol" w:hAnsi="Symbol" w:hint="default"/>
      </w:rPr>
    </w:lvl>
    <w:lvl w:ilvl="1" w:tplc="FC7E01B4">
      <w:start w:val="1"/>
      <w:numFmt w:val="bullet"/>
      <w:lvlText w:val="o"/>
      <w:lvlJc w:val="left"/>
      <w:pPr>
        <w:ind w:left="1440" w:hanging="360"/>
      </w:pPr>
      <w:rPr>
        <w:rFonts w:ascii="Courier New" w:hAnsi="Courier New" w:hint="default"/>
      </w:rPr>
    </w:lvl>
    <w:lvl w:ilvl="2" w:tplc="C624E822">
      <w:start w:val="1"/>
      <w:numFmt w:val="bullet"/>
      <w:lvlText w:val=""/>
      <w:lvlJc w:val="left"/>
      <w:pPr>
        <w:ind w:left="2160" w:hanging="360"/>
      </w:pPr>
      <w:rPr>
        <w:rFonts w:ascii="Wingdings" w:hAnsi="Wingdings" w:hint="default"/>
      </w:rPr>
    </w:lvl>
    <w:lvl w:ilvl="3" w:tplc="FE940568">
      <w:start w:val="1"/>
      <w:numFmt w:val="bullet"/>
      <w:lvlText w:val=""/>
      <w:lvlJc w:val="left"/>
      <w:pPr>
        <w:ind w:left="2880" w:hanging="360"/>
      </w:pPr>
      <w:rPr>
        <w:rFonts w:ascii="Symbol" w:hAnsi="Symbol" w:hint="default"/>
      </w:rPr>
    </w:lvl>
    <w:lvl w:ilvl="4" w:tplc="A5985C06">
      <w:start w:val="1"/>
      <w:numFmt w:val="bullet"/>
      <w:lvlText w:val="o"/>
      <w:lvlJc w:val="left"/>
      <w:pPr>
        <w:ind w:left="3600" w:hanging="360"/>
      </w:pPr>
      <w:rPr>
        <w:rFonts w:ascii="Courier New" w:hAnsi="Courier New" w:hint="default"/>
      </w:rPr>
    </w:lvl>
    <w:lvl w:ilvl="5" w:tplc="BAEEAD06">
      <w:start w:val="1"/>
      <w:numFmt w:val="bullet"/>
      <w:lvlText w:val=""/>
      <w:lvlJc w:val="left"/>
      <w:pPr>
        <w:ind w:left="4320" w:hanging="360"/>
      </w:pPr>
      <w:rPr>
        <w:rFonts w:ascii="Wingdings" w:hAnsi="Wingdings" w:hint="default"/>
      </w:rPr>
    </w:lvl>
    <w:lvl w:ilvl="6" w:tplc="4574DDE4">
      <w:start w:val="1"/>
      <w:numFmt w:val="bullet"/>
      <w:lvlText w:val=""/>
      <w:lvlJc w:val="left"/>
      <w:pPr>
        <w:ind w:left="5040" w:hanging="360"/>
      </w:pPr>
      <w:rPr>
        <w:rFonts w:ascii="Symbol" w:hAnsi="Symbol" w:hint="default"/>
      </w:rPr>
    </w:lvl>
    <w:lvl w:ilvl="7" w:tplc="1486DA26">
      <w:start w:val="1"/>
      <w:numFmt w:val="bullet"/>
      <w:lvlText w:val="o"/>
      <w:lvlJc w:val="left"/>
      <w:pPr>
        <w:ind w:left="5760" w:hanging="360"/>
      </w:pPr>
      <w:rPr>
        <w:rFonts w:ascii="Courier New" w:hAnsi="Courier New" w:hint="default"/>
      </w:rPr>
    </w:lvl>
    <w:lvl w:ilvl="8" w:tplc="7E945D5E">
      <w:start w:val="1"/>
      <w:numFmt w:val="bullet"/>
      <w:lvlText w:val=""/>
      <w:lvlJc w:val="left"/>
      <w:pPr>
        <w:ind w:left="6480" w:hanging="360"/>
      </w:pPr>
      <w:rPr>
        <w:rFonts w:ascii="Wingdings" w:hAnsi="Wingdings" w:hint="default"/>
      </w:rPr>
    </w:lvl>
  </w:abstractNum>
  <w:abstractNum w:abstractNumId="1" w15:restartNumberingAfterBreak="0">
    <w:nsid w:val="070459A3"/>
    <w:multiLevelType w:val="hybridMultilevel"/>
    <w:tmpl w:val="0FE419A8"/>
    <w:lvl w:ilvl="0" w:tplc="2C0A0001">
      <w:start w:val="1"/>
      <w:numFmt w:val="bullet"/>
      <w:lvlText w:val=""/>
      <w:lvlJc w:val="left"/>
      <w:pPr>
        <w:ind w:left="1429" w:hanging="360"/>
      </w:pPr>
      <w:rPr>
        <w:rFonts w:ascii="Symbol" w:hAnsi="Symbol" w:hint="default"/>
      </w:rPr>
    </w:lvl>
    <w:lvl w:ilvl="1" w:tplc="2C0A0003" w:tentative="1">
      <w:start w:val="1"/>
      <w:numFmt w:val="bullet"/>
      <w:lvlText w:val="o"/>
      <w:lvlJc w:val="left"/>
      <w:pPr>
        <w:ind w:left="2149" w:hanging="360"/>
      </w:pPr>
      <w:rPr>
        <w:rFonts w:ascii="Courier New" w:hAnsi="Courier New" w:cs="Courier New" w:hint="default"/>
      </w:rPr>
    </w:lvl>
    <w:lvl w:ilvl="2" w:tplc="2C0A0005" w:tentative="1">
      <w:start w:val="1"/>
      <w:numFmt w:val="bullet"/>
      <w:lvlText w:val=""/>
      <w:lvlJc w:val="left"/>
      <w:pPr>
        <w:ind w:left="2869" w:hanging="360"/>
      </w:pPr>
      <w:rPr>
        <w:rFonts w:ascii="Wingdings" w:hAnsi="Wingdings" w:hint="default"/>
      </w:rPr>
    </w:lvl>
    <w:lvl w:ilvl="3" w:tplc="2C0A0001" w:tentative="1">
      <w:start w:val="1"/>
      <w:numFmt w:val="bullet"/>
      <w:lvlText w:val=""/>
      <w:lvlJc w:val="left"/>
      <w:pPr>
        <w:ind w:left="3589" w:hanging="360"/>
      </w:pPr>
      <w:rPr>
        <w:rFonts w:ascii="Symbol" w:hAnsi="Symbol" w:hint="default"/>
      </w:rPr>
    </w:lvl>
    <w:lvl w:ilvl="4" w:tplc="2C0A0003" w:tentative="1">
      <w:start w:val="1"/>
      <w:numFmt w:val="bullet"/>
      <w:lvlText w:val="o"/>
      <w:lvlJc w:val="left"/>
      <w:pPr>
        <w:ind w:left="4309" w:hanging="360"/>
      </w:pPr>
      <w:rPr>
        <w:rFonts w:ascii="Courier New" w:hAnsi="Courier New" w:cs="Courier New" w:hint="default"/>
      </w:rPr>
    </w:lvl>
    <w:lvl w:ilvl="5" w:tplc="2C0A0005" w:tentative="1">
      <w:start w:val="1"/>
      <w:numFmt w:val="bullet"/>
      <w:lvlText w:val=""/>
      <w:lvlJc w:val="left"/>
      <w:pPr>
        <w:ind w:left="5029" w:hanging="360"/>
      </w:pPr>
      <w:rPr>
        <w:rFonts w:ascii="Wingdings" w:hAnsi="Wingdings" w:hint="default"/>
      </w:rPr>
    </w:lvl>
    <w:lvl w:ilvl="6" w:tplc="2C0A0001" w:tentative="1">
      <w:start w:val="1"/>
      <w:numFmt w:val="bullet"/>
      <w:lvlText w:val=""/>
      <w:lvlJc w:val="left"/>
      <w:pPr>
        <w:ind w:left="5749" w:hanging="360"/>
      </w:pPr>
      <w:rPr>
        <w:rFonts w:ascii="Symbol" w:hAnsi="Symbol" w:hint="default"/>
      </w:rPr>
    </w:lvl>
    <w:lvl w:ilvl="7" w:tplc="2C0A0003" w:tentative="1">
      <w:start w:val="1"/>
      <w:numFmt w:val="bullet"/>
      <w:lvlText w:val="o"/>
      <w:lvlJc w:val="left"/>
      <w:pPr>
        <w:ind w:left="6469" w:hanging="360"/>
      </w:pPr>
      <w:rPr>
        <w:rFonts w:ascii="Courier New" w:hAnsi="Courier New" w:cs="Courier New" w:hint="default"/>
      </w:rPr>
    </w:lvl>
    <w:lvl w:ilvl="8" w:tplc="2C0A0005" w:tentative="1">
      <w:start w:val="1"/>
      <w:numFmt w:val="bullet"/>
      <w:lvlText w:val=""/>
      <w:lvlJc w:val="left"/>
      <w:pPr>
        <w:ind w:left="7189" w:hanging="360"/>
      </w:pPr>
      <w:rPr>
        <w:rFonts w:ascii="Wingdings" w:hAnsi="Wingdings" w:hint="default"/>
      </w:rPr>
    </w:lvl>
  </w:abstractNum>
  <w:abstractNum w:abstractNumId="2" w15:restartNumberingAfterBreak="0">
    <w:nsid w:val="08F562F3"/>
    <w:multiLevelType w:val="hybridMultilevel"/>
    <w:tmpl w:val="83BE7ECC"/>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 w15:restartNumberingAfterBreak="0">
    <w:nsid w:val="0F1A1837"/>
    <w:multiLevelType w:val="hybridMultilevel"/>
    <w:tmpl w:val="4552E468"/>
    <w:lvl w:ilvl="0" w:tplc="0C0A0001">
      <w:start w:val="1"/>
      <w:numFmt w:val="bullet"/>
      <w:lvlText w:val=""/>
      <w:lvlJc w:val="left"/>
      <w:pPr>
        <w:ind w:left="720" w:hanging="360"/>
      </w:pPr>
      <w:rPr>
        <w:rFonts w:ascii="Symbol" w:hAnsi="Symbol" w:hint="default"/>
      </w:rPr>
    </w:lvl>
    <w:lvl w:ilvl="1" w:tplc="CC601FCA">
      <w:start w:val="1"/>
      <w:numFmt w:val="bullet"/>
      <w:lvlText w:val=""/>
      <w:lvlJc w:val="left"/>
      <w:pPr>
        <w:ind w:left="1440" w:hanging="360"/>
      </w:pPr>
      <w:rPr>
        <w:rFonts w:ascii="Wingdings" w:hAnsi="Wingding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04B365F"/>
    <w:multiLevelType w:val="hybridMultilevel"/>
    <w:tmpl w:val="3DBA947A"/>
    <w:lvl w:ilvl="0" w:tplc="FE0CA1CA">
      <w:start w:val="1"/>
      <w:numFmt w:val="bullet"/>
      <w:lvlText w:val=""/>
      <w:lvlJc w:val="left"/>
      <w:pPr>
        <w:ind w:left="720" w:hanging="360"/>
      </w:pPr>
      <w:rPr>
        <w:rFonts w:ascii="Symbol" w:hAnsi="Symbol" w:hint="default"/>
      </w:rPr>
    </w:lvl>
    <w:lvl w:ilvl="1" w:tplc="CC601FCA">
      <w:start w:val="1"/>
      <w:numFmt w:val="bullet"/>
      <w:lvlText w:val=""/>
      <w:lvlJc w:val="left"/>
      <w:pPr>
        <w:ind w:left="1440" w:hanging="360"/>
      </w:pPr>
      <w:rPr>
        <w:rFonts w:ascii="Wingdings" w:hAnsi="Wingdings" w:hint="default"/>
      </w:rPr>
    </w:lvl>
    <w:lvl w:ilvl="2" w:tplc="C4348BD6">
      <w:start w:val="1"/>
      <w:numFmt w:val="bullet"/>
      <w:lvlText w:val=""/>
      <w:lvlJc w:val="left"/>
      <w:pPr>
        <w:ind w:left="2160" w:hanging="360"/>
      </w:pPr>
      <w:rPr>
        <w:rFonts w:ascii="Wingdings" w:hAnsi="Wingdings" w:hint="default"/>
      </w:rPr>
    </w:lvl>
    <w:lvl w:ilvl="3" w:tplc="F6ACBA52">
      <w:start w:val="1"/>
      <w:numFmt w:val="bullet"/>
      <w:lvlText w:val=""/>
      <w:lvlJc w:val="left"/>
      <w:pPr>
        <w:ind w:left="2880" w:hanging="360"/>
      </w:pPr>
      <w:rPr>
        <w:rFonts w:ascii="Symbol" w:hAnsi="Symbol" w:hint="default"/>
      </w:rPr>
    </w:lvl>
    <w:lvl w:ilvl="4" w:tplc="58264480">
      <w:start w:val="1"/>
      <w:numFmt w:val="bullet"/>
      <w:lvlText w:val="o"/>
      <w:lvlJc w:val="left"/>
      <w:pPr>
        <w:ind w:left="3600" w:hanging="360"/>
      </w:pPr>
      <w:rPr>
        <w:rFonts w:ascii="Courier New" w:hAnsi="Courier New" w:hint="default"/>
      </w:rPr>
    </w:lvl>
    <w:lvl w:ilvl="5" w:tplc="6352CE70">
      <w:start w:val="1"/>
      <w:numFmt w:val="bullet"/>
      <w:lvlText w:val=""/>
      <w:lvlJc w:val="left"/>
      <w:pPr>
        <w:ind w:left="4320" w:hanging="360"/>
      </w:pPr>
      <w:rPr>
        <w:rFonts w:ascii="Wingdings" w:hAnsi="Wingdings" w:hint="default"/>
      </w:rPr>
    </w:lvl>
    <w:lvl w:ilvl="6" w:tplc="45E246FA">
      <w:start w:val="1"/>
      <w:numFmt w:val="bullet"/>
      <w:lvlText w:val=""/>
      <w:lvlJc w:val="left"/>
      <w:pPr>
        <w:ind w:left="5040" w:hanging="360"/>
      </w:pPr>
      <w:rPr>
        <w:rFonts w:ascii="Symbol" w:hAnsi="Symbol" w:hint="default"/>
      </w:rPr>
    </w:lvl>
    <w:lvl w:ilvl="7" w:tplc="35603358">
      <w:start w:val="1"/>
      <w:numFmt w:val="bullet"/>
      <w:lvlText w:val="o"/>
      <w:lvlJc w:val="left"/>
      <w:pPr>
        <w:ind w:left="5760" w:hanging="360"/>
      </w:pPr>
      <w:rPr>
        <w:rFonts w:ascii="Courier New" w:hAnsi="Courier New" w:hint="default"/>
      </w:rPr>
    </w:lvl>
    <w:lvl w:ilvl="8" w:tplc="43F0A0EC">
      <w:start w:val="1"/>
      <w:numFmt w:val="bullet"/>
      <w:lvlText w:val=""/>
      <w:lvlJc w:val="left"/>
      <w:pPr>
        <w:ind w:left="6480" w:hanging="360"/>
      </w:pPr>
      <w:rPr>
        <w:rFonts w:ascii="Wingdings" w:hAnsi="Wingdings" w:hint="default"/>
      </w:rPr>
    </w:lvl>
  </w:abstractNum>
  <w:abstractNum w:abstractNumId="5" w15:restartNumberingAfterBreak="0">
    <w:nsid w:val="130D08E0"/>
    <w:multiLevelType w:val="hybridMultilevel"/>
    <w:tmpl w:val="4C8A9A2C"/>
    <w:lvl w:ilvl="0" w:tplc="FE0CA1CA">
      <w:start w:val="1"/>
      <w:numFmt w:val="bullet"/>
      <w:lvlText w:val=""/>
      <w:lvlJc w:val="left"/>
      <w:pPr>
        <w:ind w:left="720" w:hanging="360"/>
      </w:pPr>
      <w:rPr>
        <w:rFonts w:ascii="Symbol" w:hAnsi="Symbol" w:hint="default"/>
      </w:rPr>
    </w:lvl>
    <w:lvl w:ilvl="1" w:tplc="73F4CB82">
      <w:start w:val="1"/>
      <w:numFmt w:val="bullet"/>
      <w:lvlText w:val="o"/>
      <w:lvlJc w:val="left"/>
      <w:pPr>
        <w:ind w:left="1440" w:hanging="360"/>
      </w:pPr>
      <w:rPr>
        <w:rFonts w:ascii="Courier New" w:hAnsi="Courier New" w:hint="default"/>
      </w:rPr>
    </w:lvl>
    <w:lvl w:ilvl="2" w:tplc="C4348BD6">
      <w:start w:val="1"/>
      <w:numFmt w:val="bullet"/>
      <w:lvlText w:val=""/>
      <w:lvlJc w:val="left"/>
      <w:pPr>
        <w:ind w:left="2160" w:hanging="360"/>
      </w:pPr>
      <w:rPr>
        <w:rFonts w:ascii="Wingdings" w:hAnsi="Wingdings" w:hint="default"/>
      </w:rPr>
    </w:lvl>
    <w:lvl w:ilvl="3" w:tplc="F6ACBA52">
      <w:start w:val="1"/>
      <w:numFmt w:val="bullet"/>
      <w:lvlText w:val=""/>
      <w:lvlJc w:val="left"/>
      <w:pPr>
        <w:ind w:left="2880" w:hanging="360"/>
      </w:pPr>
      <w:rPr>
        <w:rFonts w:ascii="Symbol" w:hAnsi="Symbol" w:hint="default"/>
      </w:rPr>
    </w:lvl>
    <w:lvl w:ilvl="4" w:tplc="58264480">
      <w:start w:val="1"/>
      <w:numFmt w:val="bullet"/>
      <w:lvlText w:val="o"/>
      <w:lvlJc w:val="left"/>
      <w:pPr>
        <w:ind w:left="3600" w:hanging="360"/>
      </w:pPr>
      <w:rPr>
        <w:rFonts w:ascii="Courier New" w:hAnsi="Courier New" w:hint="default"/>
      </w:rPr>
    </w:lvl>
    <w:lvl w:ilvl="5" w:tplc="6352CE70">
      <w:start w:val="1"/>
      <w:numFmt w:val="bullet"/>
      <w:lvlText w:val=""/>
      <w:lvlJc w:val="left"/>
      <w:pPr>
        <w:ind w:left="4320" w:hanging="360"/>
      </w:pPr>
      <w:rPr>
        <w:rFonts w:ascii="Wingdings" w:hAnsi="Wingdings" w:hint="default"/>
      </w:rPr>
    </w:lvl>
    <w:lvl w:ilvl="6" w:tplc="45E246FA">
      <w:start w:val="1"/>
      <w:numFmt w:val="bullet"/>
      <w:lvlText w:val=""/>
      <w:lvlJc w:val="left"/>
      <w:pPr>
        <w:ind w:left="5040" w:hanging="360"/>
      </w:pPr>
      <w:rPr>
        <w:rFonts w:ascii="Symbol" w:hAnsi="Symbol" w:hint="default"/>
      </w:rPr>
    </w:lvl>
    <w:lvl w:ilvl="7" w:tplc="35603358">
      <w:start w:val="1"/>
      <w:numFmt w:val="bullet"/>
      <w:lvlText w:val="o"/>
      <w:lvlJc w:val="left"/>
      <w:pPr>
        <w:ind w:left="5760" w:hanging="360"/>
      </w:pPr>
      <w:rPr>
        <w:rFonts w:ascii="Courier New" w:hAnsi="Courier New" w:hint="default"/>
      </w:rPr>
    </w:lvl>
    <w:lvl w:ilvl="8" w:tplc="43F0A0EC">
      <w:start w:val="1"/>
      <w:numFmt w:val="bullet"/>
      <w:lvlText w:val=""/>
      <w:lvlJc w:val="left"/>
      <w:pPr>
        <w:ind w:left="6480" w:hanging="360"/>
      </w:pPr>
      <w:rPr>
        <w:rFonts w:ascii="Wingdings" w:hAnsi="Wingdings" w:hint="default"/>
      </w:rPr>
    </w:lvl>
  </w:abstractNum>
  <w:abstractNum w:abstractNumId="6" w15:restartNumberingAfterBreak="0">
    <w:nsid w:val="1837336E"/>
    <w:multiLevelType w:val="hybridMultilevel"/>
    <w:tmpl w:val="2EB89A2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1FE14465"/>
    <w:multiLevelType w:val="hybridMultilevel"/>
    <w:tmpl w:val="2F343EE8"/>
    <w:lvl w:ilvl="0" w:tplc="2C0A000F">
      <w:start w:val="1"/>
      <w:numFmt w:val="decimal"/>
      <w:lvlText w:val="%1."/>
      <w:lvlJc w:val="left"/>
      <w:pPr>
        <w:ind w:left="1429" w:hanging="360"/>
      </w:pPr>
    </w:lvl>
    <w:lvl w:ilvl="1" w:tplc="2C0A0019" w:tentative="1">
      <w:start w:val="1"/>
      <w:numFmt w:val="lowerLetter"/>
      <w:lvlText w:val="%2."/>
      <w:lvlJc w:val="left"/>
      <w:pPr>
        <w:ind w:left="2149" w:hanging="360"/>
      </w:pPr>
    </w:lvl>
    <w:lvl w:ilvl="2" w:tplc="2C0A001B" w:tentative="1">
      <w:start w:val="1"/>
      <w:numFmt w:val="lowerRoman"/>
      <w:lvlText w:val="%3."/>
      <w:lvlJc w:val="right"/>
      <w:pPr>
        <w:ind w:left="2869" w:hanging="180"/>
      </w:pPr>
    </w:lvl>
    <w:lvl w:ilvl="3" w:tplc="2C0A000F" w:tentative="1">
      <w:start w:val="1"/>
      <w:numFmt w:val="decimal"/>
      <w:lvlText w:val="%4."/>
      <w:lvlJc w:val="left"/>
      <w:pPr>
        <w:ind w:left="3589" w:hanging="360"/>
      </w:pPr>
    </w:lvl>
    <w:lvl w:ilvl="4" w:tplc="2C0A0019" w:tentative="1">
      <w:start w:val="1"/>
      <w:numFmt w:val="lowerLetter"/>
      <w:lvlText w:val="%5."/>
      <w:lvlJc w:val="left"/>
      <w:pPr>
        <w:ind w:left="4309" w:hanging="360"/>
      </w:pPr>
    </w:lvl>
    <w:lvl w:ilvl="5" w:tplc="2C0A001B" w:tentative="1">
      <w:start w:val="1"/>
      <w:numFmt w:val="lowerRoman"/>
      <w:lvlText w:val="%6."/>
      <w:lvlJc w:val="right"/>
      <w:pPr>
        <w:ind w:left="5029" w:hanging="180"/>
      </w:pPr>
    </w:lvl>
    <w:lvl w:ilvl="6" w:tplc="2C0A000F" w:tentative="1">
      <w:start w:val="1"/>
      <w:numFmt w:val="decimal"/>
      <w:lvlText w:val="%7."/>
      <w:lvlJc w:val="left"/>
      <w:pPr>
        <w:ind w:left="5749" w:hanging="360"/>
      </w:pPr>
    </w:lvl>
    <w:lvl w:ilvl="7" w:tplc="2C0A0019" w:tentative="1">
      <w:start w:val="1"/>
      <w:numFmt w:val="lowerLetter"/>
      <w:lvlText w:val="%8."/>
      <w:lvlJc w:val="left"/>
      <w:pPr>
        <w:ind w:left="6469" w:hanging="360"/>
      </w:pPr>
    </w:lvl>
    <w:lvl w:ilvl="8" w:tplc="2C0A001B" w:tentative="1">
      <w:start w:val="1"/>
      <w:numFmt w:val="lowerRoman"/>
      <w:lvlText w:val="%9."/>
      <w:lvlJc w:val="right"/>
      <w:pPr>
        <w:ind w:left="7189" w:hanging="180"/>
      </w:pPr>
    </w:lvl>
  </w:abstractNum>
  <w:abstractNum w:abstractNumId="8" w15:restartNumberingAfterBreak="0">
    <w:nsid w:val="21C37FA6"/>
    <w:multiLevelType w:val="multilevel"/>
    <w:tmpl w:val="17DA8A4E"/>
    <w:lvl w:ilvl="0">
      <w:start w:val="1"/>
      <w:numFmt w:val="decimal"/>
      <w:pStyle w:val="Heading1"/>
      <w:lvlText w:val="%1"/>
      <w:lvlJc w:val="left"/>
      <w:pPr>
        <w:ind w:left="432" w:hanging="432"/>
      </w:pPr>
    </w:lvl>
    <w:lvl w:ilvl="1">
      <w:start w:val="1"/>
      <w:numFmt w:val="decimal"/>
      <w:pStyle w:val="Heading2"/>
      <w:lvlText w:val="%1.%2"/>
      <w:lvlJc w:val="left"/>
      <w:pPr>
        <w:ind w:left="1851"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22031601"/>
    <w:multiLevelType w:val="hybridMultilevel"/>
    <w:tmpl w:val="A2AE97F0"/>
    <w:lvl w:ilvl="0" w:tplc="FE0CA1CA">
      <w:start w:val="1"/>
      <w:numFmt w:val="bullet"/>
      <w:lvlText w:val=""/>
      <w:lvlJc w:val="left"/>
      <w:pPr>
        <w:ind w:left="720" w:hanging="360"/>
      </w:pPr>
      <w:rPr>
        <w:rFonts w:ascii="Symbol" w:hAnsi="Symbol" w:hint="default"/>
      </w:rPr>
    </w:lvl>
    <w:lvl w:ilvl="1" w:tplc="CC601FCA">
      <w:start w:val="1"/>
      <w:numFmt w:val="bullet"/>
      <w:lvlText w:val=""/>
      <w:lvlJc w:val="left"/>
      <w:pPr>
        <w:ind w:left="1440" w:hanging="360"/>
      </w:pPr>
      <w:rPr>
        <w:rFonts w:ascii="Wingdings" w:hAnsi="Wingdings" w:hint="default"/>
      </w:rPr>
    </w:lvl>
    <w:lvl w:ilvl="2" w:tplc="C4348BD6">
      <w:start w:val="1"/>
      <w:numFmt w:val="bullet"/>
      <w:lvlText w:val=""/>
      <w:lvlJc w:val="left"/>
      <w:pPr>
        <w:ind w:left="2160" w:hanging="360"/>
      </w:pPr>
      <w:rPr>
        <w:rFonts w:ascii="Wingdings" w:hAnsi="Wingdings" w:hint="default"/>
      </w:rPr>
    </w:lvl>
    <w:lvl w:ilvl="3" w:tplc="F6ACBA52">
      <w:start w:val="1"/>
      <w:numFmt w:val="bullet"/>
      <w:lvlText w:val=""/>
      <w:lvlJc w:val="left"/>
      <w:pPr>
        <w:ind w:left="2880" w:hanging="360"/>
      </w:pPr>
      <w:rPr>
        <w:rFonts w:ascii="Symbol" w:hAnsi="Symbol" w:hint="default"/>
      </w:rPr>
    </w:lvl>
    <w:lvl w:ilvl="4" w:tplc="58264480">
      <w:start w:val="1"/>
      <w:numFmt w:val="bullet"/>
      <w:lvlText w:val="o"/>
      <w:lvlJc w:val="left"/>
      <w:pPr>
        <w:ind w:left="3600" w:hanging="360"/>
      </w:pPr>
      <w:rPr>
        <w:rFonts w:ascii="Courier New" w:hAnsi="Courier New" w:hint="default"/>
      </w:rPr>
    </w:lvl>
    <w:lvl w:ilvl="5" w:tplc="6352CE70">
      <w:start w:val="1"/>
      <w:numFmt w:val="bullet"/>
      <w:lvlText w:val=""/>
      <w:lvlJc w:val="left"/>
      <w:pPr>
        <w:ind w:left="4320" w:hanging="360"/>
      </w:pPr>
      <w:rPr>
        <w:rFonts w:ascii="Wingdings" w:hAnsi="Wingdings" w:hint="default"/>
      </w:rPr>
    </w:lvl>
    <w:lvl w:ilvl="6" w:tplc="45E246FA">
      <w:start w:val="1"/>
      <w:numFmt w:val="bullet"/>
      <w:lvlText w:val=""/>
      <w:lvlJc w:val="left"/>
      <w:pPr>
        <w:ind w:left="5040" w:hanging="360"/>
      </w:pPr>
      <w:rPr>
        <w:rFonts w:ascii="Symbol" w:hAnsi="Symbol" w:hint="default"/>
      </w:rPr>
    </w:lvl>
    <w:lvl w:ilvl="7" w:tplc="35603358">
      <w:start w:val="1"/>
      <w:numFmt w:val="bullet"/>
      <w:lvlText w:val="o"/>
      <w:lvlJc w:val="left"/>
      <w:pPr>
        <w:ind w:left="5760" w:hanging="360"/>
      </w:pPr>
      <w:rPr>
        <w:rFonts w:ascii="Courier New" w:hAnsi="Courier New" w:hint="default"/>
      </w:rPr>
    </w:lvl>
    <w:lvl w:ilvl="8" w:tplc="43F0A0EC">
      <w:start w:val="1"/>
      <w:numFmt w:val="bullet"/>
      <w:lvlText w:val=""/>
      <w:lvlJc w:val="left"/>
      <w:pPr>
        <w:ind w:left="6480" w:hanging="360"/>
      </w:pPr>
      <w:rPr>
        <w:rFonts w:ascii="Wingdings" w:hAnsi="Wingdings" w:hint="default"/>
      </w:rPr>
    </w:lvl>
  </w:abstractNum>
  <w:abstractNum w:abstractNumId="10" w15:restartNumberingAfterBreak="0">
    <w:nsid w:val="26F84491"/>
    <w:multiLevelType w:val="hybridMultilevel"/>
    <w:tmpl w:val="6908D2A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A897DD8"/>
    <w:multiLevelType w:val="hybridMultilevel"/>
    <w:tmpl w:val="3F32D1DC"/>
    <w:lvl w:ilvl="0" w:tplc="0C0A000F">
      <w:start w:val="1"/>
      <w:numFmt w:val="decimal"/>
      <w:lvlText w:val="%1."/>
      <w:lvlJc w:val="left"/>
      <w:pPr>
        <w:ind w:left="720" w:hanging="360"/>
      </w:pPr>
      <w:rPr>
        <w:rFonts w:cs="Times New Roman"/>
      </w:rPr>
    </w:lvl>
    <w:lvl w:ilvl="1" w:tplc="040A0019" w:tentative="1">
      <w:start w:val="1"/>
      <w:numFmt w:val="lowerLetter"/>
      <w:lvlText w:val="%2."/>
      <w:lvlJc w:val="left"/>
      <w:pPr>
        <w:tabs>
          <w:tab w:val="num" w:pos="1440"/>
        </w:tabs>
        <w:ind w:left="1440" w:hanging="360"/>
      </w:pPr>
      <w:rPr>
        <w:rFonts w:cs="Times New Roman"/>
      </w:rPr>
    </w:lvl>
    <w:lvl w:ilvl="2" w:tplc="040A001B" w:tentative="1">
      <w:start w:val="1"/>
      <w:numFmt w:val="lowerRoman"/>
      <w:lvlText w:val="%3."/>
      <w:lvlJc w:val="right"/>
      <w:pPr>
        <w:tabs>
          <w:tab w:val="num" w:pos="2160"/>
        </w:tabs>
        <w:ind w:left="2160" w:hanging="180"/>
      </w:pPr>
      <w:rPr>
        <w:rFonts w:cs="Times New Roman"/>
      </w:rPr>
    </w:lvl>
    <w:lvl w:ilvl="3" w:tplc="040A000F" w:tentative="1">
      <w:start w:val="1"/>
      <w:numFmt w:val="decimal"/>
      <w:lvlText w:val="%4."/>
      <w:lvlJc w:val="left"/>
      <w:pPr>
        <w:tabs>
          <w:tab w:val="num" w:pos="2880"/>
        </w:tabs>
        <w:ind w:left="2880" w:hanging="360"/>
      </w:pPr>
      <w:rPr>
        <w:rFonts w:cs="Times New Roman"/>
      </w:rPr>
    </w:lvl>
    <w:lvl w:ilvl="4" w:tplc="040A0019" w:tentative="1">
      <w:start w:val="1"/>
      <w:numFmt w:val="lowerLetter"/>
      <w:lvlText w:val="%5."/>
      <w:lvlJc w:val="left"/>
      <w:pPr>
        <w:tabs>
          <w:tab w:val="num" w:pos="3600"/>
        </w:tabs>
        <w:ind w:left="3600" w:hanging="360"/>
      </w:pPr>
      <w:rPr>
        <w:rFonts w:cs="Times New Roman"/>
      </w:rPr>
    </w:lvl>
    <w:lvl w:ilvl="5" w:tplc="040A001B" w:tentative="1">
      <w:start w:val="1"/>
      <w:numFmt w:val="lowerRoman"/>
      <w:lvlText w:val="%6."/>
      <w:lvlJc w:val="right"/>
      <w:pPr>
        <w:tabs>
          <w:tab w:val="num" w:pos="4320"/>
        </w:tabs>
        <w:ind w:left="4320" w:hanging="180"/>
      </w:pPr>
      <w:rPr>
        <w:rFonts w:cs="Times New Roman"/>
      </w:rPr>
    </w:lvl>
    <w:lvl w:ilvl="6" w:tplc="040A000F" w:tentative="1">
      <w:start w:val="1"/>
      <w:numFmt w:val="decimal"/>
      <w:lvlText w:val="%7."/>
      <w:lvlJc w:val="left"/>
      <w:pPr>
        <w:tabs>
          <w:tab w:val="num" w:pos="5040"/>
        </w:tabs>
        <w:ind w:left="5040" w:hanging="360"/>
      </w:pPr>
      <w:rPr>
        <w:rFonts w:cs="Times New Roman"/>
      </w:rPr>
    </w:lvl>
    <w:lvl w:ilvl="7" w:tplc="040A0019" w:tentative="1">
      <w:start w:val="1"/>
      <w:numFmt w:val="lowerLetter"/>
      <w:lvlText w:val="%8."/>
      <w:lvlJc w:val="left"/>
      <w:pPr>
        <w:tabs>
          <w:tab w:val="num" w:pos="5760"/>
        </w:tabs>
        <w:ind w:left="5760" w:hanging="360"/>
      </w:pPr>
      <w:rPr>
        <w:rFonts w:cs="Times New Roman"/>
      </w:rPr>
    </w:lvl>
    <w:lvl w:ilvl="8" w:tplc="040A001B" w:tentative="1">
      <w:start w:val="1"/>
      <w:numFmt w:val="lowerRoman"/>
      <w:lvlText w:val="%9."/>
      <w:lvlJc w:val="right"/>
      <w:pPr>
        <w:tabs>
          <w:tab w:val="num" w:pos="6480"/>
        </w:tabs>
        <w:ind w:left="6480" w:hanging="180"/>
      </w:pPr>
      <w:rPr>
        <w:rFonts w:cs="Times New Roman"/>
      </w:rPr>
    </w:lvl>
  </w:abstractNum>
  <w:abstractNum w:abstractNumId="12" w15:restartNumberingAfterBreak="0">
    <w:nsid w:val="2D9453AA"/>
    <w:multiLevelType w:val="hybridMultilevel"/>
    <w:tmpl w:val="E31AEA46"/>
    <w:lvl w:ilvl="0" w:tplc="46F6E28C">
      <w:start w:val="1"/>
      <w:numFmt w:val="bullet"/>
      <w:lvlText w:val=""/>
      <w:lvlJc w:val="left"/>
      <w:pPr>
        <w:ind w:left="720" w:hanging="360"/>
      </w:pPr>
      <w:rPr>
        <w:rFonts w:ascii="Symbol" w:hAnsi="Symbol" w:hint="default"/>
      </w:rPr>
    </w:lvl>
    <w:lvl w:ilvl="1" w:tplc="99B41AB2">
      <w:start w:val="1"/>
      <w:numFmt w:val="bullet"/>
      <w:lvlText w:val="o"/>
      <w:lvlJc w:val="left"/>
      <w:pPr>
        <w:ind w:left="1440" w:hanging="360"/>
      </w:pPr>
      <w:rPr>
        <w:rFonts w:ascii="Courier New" w:hAnsi="Courier New" w:hint="default"/>
      </w:rPr>
    </w:lvl>
    <w:lvl w:ilvl="2" w:tplc="7A8A8CFA">
      <w:start w:val="1"/>
      <w:numFmt w:val="bullet"/>
      <w:lvlText w:val=""/>
      <w:lvlJc w:val="left"/>
      <w:pPr>
        <w:ind w:left="2160" w:hanging="360"/>
      </w:pPr>
      <w:rPr>
        <w:rFonts w:ascii="Wingdings" w:hAnsi="Wingdings" w:hint="default"/>
      </w:rPr>
    </w:lvl>
    <w:lvl w:ilvl="3" w:tplc="DD3C0266">
      <w:start w:val="1"/>
      <w:numFmt w:val="bullet"/>
      <w:lvlText w:val=""/>
      <w:lvlJc w:val="left"/>
      <w:pPr>
        <w:ind w:left="2880" w:hanging="360"/>
      </w:pPr>
      <w:rPr>
        <w:rFonts w:ascii="Symbol" w:hAnsi="Symbol" w:hint="default"/>
      </w:rPr>
    </w:lvl>
    <w:lvl w:ilvl="4" w:tplc="3C785C1A">
      <w:start w:val="1"/>
      <w:numFmt w:val="bullet"/>
      <w:lvlText w:val="o"/>
      <w:lvlJc w:val="left"/>
      <w:pPr>
        <w:ind w:left="3600" w:hanging="360"/>
      </w:pPr>
      <w:rPr>
        <w:rFonts w:ascii="Courier New" w:hAnsi="Courier New" w:hint="default"/>
      </w:rPr>
    </w:lvl>
    <w:lvl w:ilvl="5" w:tplc="BAB8B752">
      <w:start w:val="1"/>
      <w:numFmt w:val="bullet"/>
      <w:lvlText w:val=""/>
      <w:lvlJc w:val="left"/>
      <w:pPr>
        <w:ind w:left="4320" w:hanging="360"/>
      </w:pPr>
      <w:rPr>
        <w:rFonts w:ascii="Wingdings" w:hAnsi="Wingdings" w:hint="default"/>
      </w:rPr>
    </w:lvl>
    <w:lvl w:ilvl="6" w:tplc="60C4A28C">
      <w:start w:val="1"/>
      <w:numFmt w:val="bullet"/>
      <w:lvlText w:val=""/>
      <w:lvlJc w:val="left"/>
      <w:pPr>
        <w:ind w:left="5040" w:hanging="360"/>
      </w:pPr>
      <w:rPr>
        <w:rFonts w:ascii="Symbol" w:hAnsi="Symbol" w:hint="default"/>
      </w:rPr>
    </w:lvl>
    <w:lvl w:ilvl="7" w:tplc="7D5A5938">
      <w:start w:val="1"/>
      <w:numFmt w:val="bullet"/>
      <w:lvlText w:val="o"/>
      <w:lvlJc w:val="left"/>
      <w:pPr>
        <w:ind w:left="5760" w:hanging="360"/>
      </w:pPr>
      <w:rPr>
        <w:rFonts w:ascii="Courier New" w:hAnsi="Courier New" w:hint="default"/>
      </w:rPr>
    </w:lvl>
    <w:lvl w:ilvl="8" w:tplc="2F52EB2A">
      <w:start w:val="1"/>
      <w:numFmt w:val="bullet"/>
      <w:lvlText w:val=""/>
      <w:lvlJc w:val="left"/>
      <w:pPr>
        <w:ind w:left="6480" w:hanging="360"/>
      </w:pPr>
      <w:rPr>
        <w:rFonts w:ascii="Wingdings" w:hAnsi="Wingdings" w:hint="default"/>
      </w:rPr>
    </w:lvl>
  </w:abstractNum>
  <w:abstractNum w:abstractNumId="13" w15:restartNumberingAfterBreak="0">
    <w:nsid w:val="33755B06"/>
    <w:multiLevelType w:val="hybridMultilevel"/>
    <w:tmpl w:val="6DCA38CE"/>
    <w:lvl w:ilvl="0" w:tplc="FE0CA1CA">
      <w:start w:val="1"/>
      <w:numFmt w:val="bullet"/>
      <w:lvlText w:val=""/>
      <w:lvlJc w:val="left"/>
      <w:pPr>
        <w:ind w:left="720" w:hanging="360"/>
      </w:pPr>
      <w:rPr>
        <w:rFonts w:ascii="Symbol" w:hAnsi="Symbol" w:hint="default"/>
      </w:rPr>
    </w:lvl>
    <w:lvl w:ilvl="1" w:tplc="CC601FCA">
      <w:start w:val="1"/>
      <w:numFmt w:val="bullet"/>
      <w:lvlText w:val=""/>
      <w:lvlJc w:val="left"/>
      <w:pPr>
        <w:ind w:left="1440" w:hanging="360"/>
      </w:pPr>
      <w:rPr>
        <w:rFonts w:ascii="Wingdings" w:hAnsi="Wingdings" w:hint="default"/>
      </w:rPr>
    </w:lvl>
    <w:lvl w:ilvl="2" w:tplc="C4348BD6">
      <w:start w:val="1"/>
      <w:numFmt w:val="bullet"/>
      <w:lvlText w:val=""/>
      <w:lvlJc w:val="left"/>
      <w:pPr>
        <w:ind w:left="2160" w:hanging="360"/>
      </w:pPr>
      <w:rPr>
        <w:rFonts w:ascii="Wingdings" w:hAnsi="Wingdings" w:hint="default"/>
      </w:rPr>
    </w:lvl>
    <w:lvl w:ilvl="3" w:tplc="F6ACBA52">
      <w:start w:val="1"/>
      <w:numFmt w:val="bullet"/>
      <w:lvlText w:val=""/>
      <w:lvlJc w:val="left"/>
      <w:pPr>
        <w:ind w:left="2880" w:hanging="360"/>
      </w:pPr>
      <w:rPr>
        <w:rFonts w:ascii="Symbol" w:hAnsi="Symbol" w:hint="default"/>
      </w:rPr>
    </w:lvl>
    <w:lvl w:ilvl="4" w:tplc="58264480">
      <w:start w:val="1"/>
      <w:numFmt w:val="bullet"/>
      <w:lvlText w:val="o"/>
      <w:lvlJc w:val="left"/>
      <w:pPr>
        <w:ind w:left="3600" w:hanging="360"/>
      </w:pPr>
      <w:rPr>
        <w:rFonts w:ascii="Courier New" w:hAnsi="Courier New" w:hint="default"/>
      </w:rPr>
    </w:lvl>
    <w:lvl w:ilvl="5" w:tplc="6352CE70">
      <w:start w:val="1"/>
      <w:numFmt w:val="bullet"/>
      <w:lvlText w:val=""/>
      <w:lvlJc w:val="left"/>
      <w:pPr>
        <w:ind w:left="4320" w:hanging="360"/>
      </w:pPr>
      <w:rPr>
        <w:rFonts w:ascii="Wingdings" w:hAnsi="Wingdings" w:hint="default"/>
      </w:rPr>
    </w:lvl>
    <w:lvl w:ilvl="6" w:tplc="45E246FA">
      <w:start w:val="1"/>
      <w:numFmt w:val="bullet"/>
      <w:lvlText w:val=""/>
      <w:lvlJc w:val="left"/>
      <w:pPr>
        <w:ind w:left="5040" w:hanging="360"/>
      </w:pPr>
      <w:rPr>
        <w:rFonts w:ascii="Symbol" w:hAnsi="Symbol" w:hint="default"/>
      </w:rPr>
    </w:lvl>
    <w:lvl w:ilvl="7" w:tplc="35603358">
      <w:start w:val="1"/>
      <w:numFmt w:val="bullet"/>
      <w:lvlText w:val="o"/>
      <w:lvlJc w:val="left"/>
      <w:pPr>
        <w:ind w:left="5760" w:hanging="360"/>
      </w:pPr>
      <w:rPr>
        <w:rFonts w:ascii="Courier New" w:hAnsi="Courier New" w:hint="default"/>
      </w:rPr>
    </w:lvl>
    <w:lvl w:ilvl="8" w:tplc="43F0A0EC">
      <w:start w:val="1"/>
      <w:numFmt w:val="bullet"/>
      <w:lvlText w:val=""/>
      <w:lvlJc w:val="left"/>
      <w:pPr>
        <w:ind w:left="6480" w:hanging="360"/>
      </w:pPr>
      <w:rPr>
        <w:rFonts w:ascii="Wingdings" w:hAnsi="Wingdings" w:hint="default"/>
      </w:rPr>
    </w:lvl>
  </w:abstractNum>
  <w:abstractNum w:abstractNumId="14" w15:restartNumberingAfterBreak="0">
    <w:nsid w:val="369A6FB9"/>
    <w:multiLevelType w:val="hybridMultilevel"/>
    <w:tmpl w:val="B43C1786"/>
    <w:lvl w:ilvl="0" w:tplc="0C0A000B">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419817CE"/>
    <w:multiLevelType w:val="hybridMultilevel"/>
    <w:tmpl w:val="BBD0BBA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6" w15:restartNumberingAfterBreak="0">
    <w:nsid w:val="560F3F13"/>
    <w:multiLevelType w:val="hybridMultilevel"/>
    <w:tmpl w:val="ECAAFB7C"/>
    <w:lvl w:ilvl="0" w:tplc="6A4436EE">
      <w:start w:val="1"/>
      <w:numFmt w:val="bullet"/>
      <w:lvlText w:val=""/>
      <w:lvlJc w:val="left"/>
      <w:pPr>
        <w:tabs>
          <w:tab w:val="num" w:pos="720"/>
        </w:tabs>
        <w:ind w:left="720" w:hanging="360"/>
      </w:pPr>
      <w:rPr>
        <w:rFonts w:ascii="Wingdings 3" w:hAnsi="Wingdings 3" w:hint="default"/>
      </w:rPr>
    </w:lvl>
    <w:lvl w:ilvl="1" w:tplc="AC585F18">
      <w:start w:val="1"/>
      <w:numFmt w:val="bullet"/>
      <w:lvlText w:val=""/>
      <w:lvlJc w:val="left"/>
      <w:pPr>
        <w:tabs>
          <w:tab w:val="num" w:pos="1440"/>
        </w:tabs>
        <w:ind w:left="1440" w:hanging="360"/>
      </w:pPr>
      <w:rPr>
        <w:rFonts w:ascii="Wingdings 3" w:hAnsi="Wingdings 3" w:hint="default"/>
      </w:rPr>
    </w:lvl>
    <w:lvl w:ilvl="2" w:tplc="A5A670D0" w:tentative="1">
      <w:start w:val="1"/>
      <w:numFmt w:val="bullet"/>
      <w:lvlText w:val=""/>
      <w:lvlJc w:val="left"/>
      <w:pPr>
        <w:tabs>
          <w:tab w:val="num" w:pos="2160"/>
        </w:tabs>
        <w:ind w:left="2160" w:hanging="360"/>
      </w:pPr>
      <w:rPr>
        <w:rFonts w:ascii="Wingdings 3" w:hAnsi="Wingdings 3" w:hint="default"/>
      </w:rPr>
    </w:lvl>
    <w:lvl w:ilvl="3" w:tplc="465CAAC8" w:tentative="1">
      <w:start w:val="1"/>
      <w:numFmt w:val="bullet"/>
      <w:lvlText w:val=""/>
      <w:lvlJc w:val="left"/>
      <w:pPr>
        <w:tabs>
          <w:tab w:val="num" w:pos="2880"/>
        </w:tabs>
        <w:ind w:left="2880" w:hanging="360"/>
      </w:pPr>
      <w:rPr>
        <w:rFonts w:ascii="Wingdings 3" w:hAnsi="Wingdings 3" w:hint="default"/>
      </w:rPr>
    </w:lvl>
    <w:lvl w:ilvl="4" w:tplc="65781904" w:tentative="1">
      <w:start w:val="1"/>
      <w:numFmt w:val="bullet"/>
      <w:lvlText w:val=""/>
      <w:lvlJc w:val="left"/>
      <w:pPr>
        <w:tabs>
          <w:tab w:val="num" w:pos="3600"/>
        </w:tabs>
        <w:ind w:left="3600" w:hanging="360"/>
      </w:pPr>
      <w:rPr>
        <w:rFonts w:ascii="Wingdings 3" w:hAnsi="Wingdings 3" w:hint="default"/>
      </w:rPr>
    </w:lvl>
    <w:lvl w:ilvl="5" w:tplc="14429356" w:tentative="1">
      <w:start w:val="1"/>
      <w:numFmt w:val="bullet"/>
      <w:lvlText w:val=""/>
      <w:lvlJc w:val="left"/>
      <w:pPr>
        <w:tabs>
          <w:tab w:val="num" w:pos="4320"/>
        </w:tabs>
        <w:ind w:left="4320" w:hanging="360"/>
      </w:pPr>
      <w:rPr>
        <w:rFonts w:ascii="Wingdings 3" w:hAnsi="Wingdings 3" w:hint="default"/>
      </w:rPr>
    </w:lvl>
    <w:lvl w:ilvl="6" w:tplc="D5ACC3DC" w:tentative="1">
      <w:start w:val="1"/>
      <w:numFmt w:val="bullet"/>
      <w:lvlText w:val=""/>
      <w:lvlJc w:val="left"/>
      <w:pPr>
        <w:tabs>
          <w:tab w:val="num" w:pos="5040"/>
        </w:tabs>
        <w:ind w:left="5040" w:hanging="360"/>
      </w:pPr>
      <w:rPr>
        <w:rFonts w:ascii="Wingdings 3" w:hAnsi="Wingdings 3" w:hint="default"/>
      </w:rPr>
    </w:lvl>
    <w:lvl w:ilvl="7" w:tplc="6DD61A6E" w:tentative="1">
      <w:start w:val="1"/>
      <w:numFmt w:val="bullet"/>
      <w:lvlText w:val=""/>
      <w:lvlJc w:val="left"/>
      <w:pPr>
        <w:tabs>
          <w:tab w:val="num" w:pos="5760"/>
        </w:tabs>
        <w:ind w:left="5760" w:hanging="360"/>
      </w:pPr>
      <w:rPr>
        <w:rFonts w:ascii="Wingdings 3" w:hAnsi="Wingdings 3" w:hint="default"/>
      </w:rPr>
    </w:lvl>
    <w:lvl w:ilvl="8" w:tplc="4002D9AA" w:tentative="1">
      <w:start w:val="1"/>
      <w:numFmt w:val="bullet"/>
      <w:lvlText w:val=""/>
      <w:lvlJc w:val="left"/>
      <w:pPr>
        <w:tabs>
          <w:tab w:val="num" w:pos="6480"/>
        </w:tabs>
        <w:ind w:left="6480" w:hanging="360"/>
      </w:pPr>
      <w:rPr>
        <w:rFonts w:ascii="Wingdings 3" w:hAnsi="Wingdings 3" w:hint="default"/>
      </w:rPr>
    </w:lvl>
  </w:abstractNum>
  <w:abstractNum w:abstractNumId="17" w15:restartNumberingAfterBreak="0">
    <w:nsid w:val="5F6E3AEC"/>
    <w:multiLevelType w:val="hybridMultilevel"/>
    <w:tmpl w:val="50149E70"/>
    <w:lvl w:ilvl="0" w:tplc="6A4436EE">
      <w:start w:val="1"/>
      <w:numFmt w:val="bullet"/>
      <w:lvlText w:val=""/>
      <w:lvlJc w:val="left"/>
      <w:pPr>
        <w:tabs>
          <w:tab w:val="num" w:pos="720"/>
        </w:tabs>
        <w:ind w:left="720" w:hanging="360"/>
      </w:pPr>
      <w:rPr>
        <w:rFonts w:ascii="Wingdings 3" w:hAnsi="Wingdings 3" w:hint="default"/>
      </w:rPr>
    </w:lvl>
    <w:lvl w:ilvl="1" w:tplc="46F6E28C">
      <w:start w:val="1"/>
      <w:numFmt w:val="bullet"/>
      <w:lvlText w:val=""/>
      <w:lvlJc w:val="left"/>
      <w:pPr>
        <w:tabs>
          <w:tab w:val="num" w:pos="1440"/>
        </w:tabs>
        <w:ind w:left="1440" w:hanging="360"/>
      </w:pPr>
      <w:rPr>
        <w:rFonts w:ascii="Symbol" w:hAnsi="Symbol" w:hint="default"/>
      </w:rPr>
    </w:lvl>
    <w:lvl w:ilvl="2" w:tplc="A5A670D0" w:tentative="1">
      <w:start w:val="1"/>
      <w:numFmt w:val="bullet"/>
      <w:lvlText w:val=""/>
      <w:lvlJc w:val="left"/>
      <w:pPr>
        <w:tabs>
          <w:tab w:val="num" w:pos="2160"/>
        </w:tabs>
        <w:ind w:left="2160" w:hanging="360"/>
      </w:pPr>
      <w:rPr>
        <w:rFonts w:ascii="Wingdings 3" w:hAnsi="Wingdings 3" w:hint="default"/>
      </w:rPr>
    </w:lvl>
    <w:lvl w:ilvl="3" w:tplc="465CAAC8" w:tentative="1">
      <w:start w:val="1"/>
      <w:numFmt w:val="bullet"/>
      <w:lvlText w:val=""/>
      <w:lvlJc w:val="left"/>
      <w:pPr>
        <w:tabs>
          <w:tab w:val="num" w:pos="2880"/>
        </w:tabs>
        <w:ind w:left="2880" w:hanging="360"/>
      </w:pPr>
      <w:rPr>
        <w:rFonts w:ascii="Wingdings 3" w:hAnsi="Wingdings 3" w:hint="default"/>
      </w:rPr>
    </w:lvl>
    <w:lvl w:ilvl="4" w:tplc="65781904" w:tentative="1">
      <w:start w:val="1"/>
      <w:numFmt w:val="bullet"/>
      <w:lvlText w:val=""/>
      <w:lvlJc w:val="left"/>
      <w:pPr>
        <w:tabs>
          <w:tab w:val="num" w:pos="3600"/>
        </w:tabs>
        <w:ind w:left="3600" w:hanging="360"/>
      </w:pPr>
      <w:rPr>
        <w:rFonts w:ascii="Wingdings 3" w:hAnsi="Wingdings 3" w:hint="default"/>
      </w:rPr>
    </w:lvl>
    <w:lvl w:ilvl="5" w:tplc="14429356" w:tentative="1">
      <w:start w:val="1"/>
      <w:numFmt w:val="bullet"/>
      <w:lvlText w:val=""/>
      <w:lvlJc w:val="left"/>
      <w:pPr>
        <w:tabs>
          <w:tab w:val="num" w:pos="4320"/>
        </w:tabs>
        <w:ind w:left="4320" w:hanging="360"/>
      </w:pPr>
      <w:rPr>
        <w:rFonts w:ascii="Wingdings 3" w:hAnsi="Wingdings 3" w:hint="default"/>
      </w:rPr>
    </w:lvl>
    <w:lvl w:ilvl="6" w:tplc="D5ACC3DC" w:tentative="1">
      <w:start w:val="1"/>
      <w:numFmt w:val="bullet"/>
      <w:lvlText w:val=""/>
      <w:lvlJc w:val="left"/>
      <w:pPr>
        <w:tabs>
          <w:tab w:val="num" w:pos="5040"/>
        </w:tabs>
        <w:ind w:left="5040" w:hanging="360"/>
      </w:pPr>
      <w:rPr>
        <w:rFonts w:ascii="Wingdings 3" w:hAnsi="Wingdings 3" w:hint="default"/>
      </w:rPr>
    </w:lvl>
    <w:lvl w:ilvl="7" w:tplc="6DD61A6E" w:tentative="1">
      <w:start w:val="1"/>
      <w:numFmt w:val="bullet"/>
      <w:lvlText w:val=""/>
      <w:lvlJc w:val="left"/>
      <w:pPr>
        <w:tabs>
          <w:tab w:val="num" w:pos="5760"/>
        </w:tabs>
        <w:ind w:left="5760" w:hanging="360"/>
      </w:pPr>
      <w:rPr>
        <w:rFonts w:ascii="Wingdings 3" w:hAnsi="Wingdings 3" w:hint="default"/>
      </w:rPr>
    </w:lvl>
    <w:lvl w:ilvl="8" w:tplc="4002D9AA" w:tentative="1">
      <w:start w:val="1"/>
      <w:numFmt w:val="bullet"/>
      <w:lvlText w:val=""/>
      <w:lvlJc w:val="left"/>
      <w:pPr>
        <w:tabs>
          <w:tab w:val="num" w:pos="6480"/>
        </w:tabs>
        <w:ind w:left="6480" w:hanging="360"/>
      </w:pPr>
      <w:rPr>
        <w:rFonts w:ascii="Wingdings 3" w:hAnsi="Wingdings 3" w:hint="default"/>
      </w:rPr>
    </w:lvl>
  </w:abstractNum>
  <w:abstractNum w:abstractNumId="18" w15:restartNumberingAfterBreak="0">
    <w:nsid w:val="6225765D"/>
    <w:multiLevelType w:val="hybridMultilevel"/>
    <w:tmpl w:val="2FBE1250"/>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9" w15:restartNumberingAfterBreak="0">
    <w:nsid w:val="68C34259"/>
    <w:multiLevelType w:val="hybridMultilevel"/>
    <w:tmpl w:val="2BB29986"/>
    <w:lvl w:ilvl="0" w:tplc="0C0A0001">
      <w:start w:val="1"/>
      <w:numFmt w:val="bullet"/>
      <w:lvlText w:val=""/>
      <w:lvlJc w:val="left"/>
      <w:pPr>
        <w:ind w:left="720" w:hanging="360"/>
      </w:pPr>
      <w:rPr>
        <w:rFonts w:ascii="Symbol" w:hAnsi="Symbol" w:hint="default"/>
      </w:rPr>
    </w:lvl>
    <w:lvl w:ilvl="1" w:tplc="0C0A0005">
      <w:start w:val="1"/>
      <w:numFmt w:val="bullet"/>
      <w:lvlText w:val=""/>
      <w:lvlJc w:val="left"/>
      <w:pPr>
        <w:ind w:left="1440" w:hanging="360"/>
      </w:pPr>
      <w:rPr>
        <w:rFonts w:ascii="Wingdings" w:hAnsi="Wingding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69F5248D"/>
    <w:multiLevelType w:val="hybridMultilevel"/>
    <w:tmpl w:val="D40A260E"/>
    <w:lvl w:ilvl="0" w:tplc="FE0CA1CA">
      <w:start w:val="1"/>
      <w:numFmt w:val="bullet"/>
      <w:lvlText w:val=""/>
      <w:lvlJc w:val="left"/>
      <w:pPr>
        <w:ind w:left="720" w:hanging="360"/>
      </w:pPr>
      <w:rPr>
        <w:rFonts w:ascii="Symbol" w:hAnsi="Symbol" w:hint="default"/>
      </w:rPr>
    </w:lvl>
    <w:lvl w:ilvl="1" w:tplc="CC601FCA">
      <w:start w:val="1"/>
      <w:numFmt w:val="bullet"/>
      <w:lvlText w:val=""/>
      <w:lvlJc w:val="left"/>
      <w:pPr>
        <w:ind w:left="1440" w:hanging="360"/>
      </w:pPr>
      <w:rPr>
        <w:rFonts w:ascii="Wingdings" w:hAnsi="Wingdings" w:hint="default"/>
      </w:rPr>
    </w:lvl>
    <w:lvl w:ilvl="2" w:tplc="C4348BD6">
      <w:start w:val="1"/>
      <w:numFmt w:val="bullet"/>
      <w:lvlText w:val=""/>
      <w:lvlJc w:val="left"/>
      <w:pPr>
        <w:ind w:left="2160" w:hanging="360"/>
      </w:pPr>
      <w:rPr>
        <w:rFonts w:ascii="Wingdings" w:hAnsi="Wingdings" w:hint="default"/>
      </w:rPr>
    </w:lvl>
    <w:lvl w:ilvl="3" w:tplc="F6ACBA52">
      <w:start w:val="1"/>
      <w:numFmt w:val="bullet"/>
      <w:lvlText w:val=""/>
      <w:lvlJc w:val="left"/>
      <w:pPr>
        <w:ind w:left="2880" w:hanging="360"/>
      </w:pPr>
      <w:rPr>
        <w:rFonts w:ascii="Symbol" w:hAnsi="Symbol" w:hint="default"/>
      </w:rPr>
    </w:lvl>
    <w:lvl w:ilvl="4" w:tplc="58264480">
      <w:start w:val="1"/>
      <w:numFmt w:val="bullet"/>
      <w:lvlText w:val="o"/>
      <w:lvlJc w:val="left"/>
      <w:pPr>
        <w:ind w:left="3600" w:hanging="360"/>
      </w:pPr>
      <w:rPr>
        <w:rFonts w:ascii="Courier New" w:hAnsi="Courier New" w:hint="default"/>
      </w:rPr>
    </w:lvl>
    <w:lvl w:ilvl="5" w:tplc="6352CE70">
      <w:start w:val="1"/>
      <w:numFmt w:val="bullet"/>
      <w:lvlText w:val=""/>
      <w:lvlJc w:val="left"/>
      <w:pPr>
        <w:ind w:left="4320" w:hanging="360"/>
      </w:pPr>
      <w:rPr>
        <w:rFonts w:ascii="Wingdings" w:hAnsi="Wingdings" w:hint="default"/>
      </w:rPr>
    </w:lvl>
    <w:lvl w:ilvl="6" w:tplc="45E246FA">
      <w:start w:val="1"/>
      <w:numFmt w:val="bullet"/>
      <w:lvlText w:val=""/>
      <w:lvlJc w:val="left"/>
      <w:pPr>
        <w:ind w:left="5040" w:hanging="360"/>
      </w:pPr>
      <w:rPr>
        <w:rFonts w:ascii="Symbol" w:hAnsi="Symbol" w:hint="default"/>
      </w:rPr>
    </w:lvl>
    <w:lvl w:ilvl="7" w:tplc="35603358">
      <w:start w:val="1"/>
      <w:numFmt w:val="bullet"/>
      <w:lvlText w:val="o"/>
      <w:lvlJc w:val="left"/>
      <w:pPr>
        <w:ind w:left="5760" w:hanging="360"/>
      </w:pPr>
      <w:rPr>
        <w:rFonts w:ascii="Courier New" w:hAnsi="Courier New" w:hint="default"/>
      </w:rPr>
    </w:lvl>
    <w:lvl w:ilvl="8" w:tplc="43F0A0EC">
      <w:start w:val="1"/>
      <w:numFmt w:val="bullet"/>
      <w:lvlText w:val=""/>
      <w:lvlJc w:val="left"/>
      <w:pPr>
        <w:ind w:left="6480" w:hanging="360"/>
      </w:pPr>
      <w:rPr>
        <w:rFonts w:ascii="Wingdings" w:hAnsi="Wingdings" w:hint="default"/>
      </w:rPr>
    </w:lvl>
  </w:abstractNum>
  <w:abstractNum w:abstractNumId="21" w15:restartNumberingAfterBreak="0">
    <w:nsid w:val="762B3425"/>
    <w:multiLevelType w:val="hybridMultilevel"/>
    <w:tmpl w:val="55562426"/>
    <w:lvl w:ilvl="0" w:tplc="0C0A0001">
      <w:start w:val="1"/>
      <w:numFmt w:val="bullet"/>
      <w:lvlText w:val=""/>
      <w:lvlJc w:val="left"/>
      <w:pPr>
        <w:ind w:left="720" w:hanging="360"/>
      </w:pPr>
      <w:rPr>
        <w:rFonts w:ascii="Symbol" w:hAnsi="Symbol" w:hint="default"/>
      </w:rPr>
    </w:lvl>
    <w:lvl w:ilvl="1" w:tplc="CC601FCA">
      <w:start w:val="1"/>
      <w:numFmt w:val="bullet"/>
      <w:lvlText w:val=""/>
      <w:lvlJc w:val="left"/>
      <w:pPr>
        <w:ind w:left="1440" w:hanging="360"/>
      </w:pPr>
      <w:rPr>
        <w:rFonts w:ascii="Wingdings" w:hAnsi="Wingding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76A5574F"/>
    <w:multiLevelType w:val="hybridMultilevel"/>
    <w:tmpl w:val="8038485E"/>
    <w:lvl w:ilvl="0" w:tplc="2C0A000F">
      <w:start w:val="1"/>
      <w:numFmt w:val="decimal"/>
      <w:lvlText w:val="%1."/>
      <w:lvlJc w:val="left"/>
      <w:pPr>
        <w:ind w:left="1429" w:hanging="360"/>
      </w:pPr>
    </w:lvl>
    <w:lvl w:ilvl="1" w:tplc="2C0A0019" w:tentative="1">
      <w:start w:val="1"/>
      <w:numFmt w:val="lowerLetter"/>
      <w:lvlText w:val="%2."/>
      <w:lvlJc w:val="left"/>
      <w:pPr>
        <w:ind w:left="2149" w:hanging="360"/>
      </w:pPr>
    </w:lvl>
    <w:lvl w:ilvl="2" w:tplc="2C0A001B" w:tentative="1">
      <w:start w:val="1"/>
      <w:numFmt w:val="lowerRoman"/>
      <w:lvlText w:val="%3."/>
      <w:lvlJc w:val="right"/>
      <w:pPr>
        <w:ind w:left="2869" w:hanging="180"/>
      </w:pPr>
    </w:lvl>
    <w:lvl w:ilvl="3" w:tplc="2C0A000F" w:tentative="1">
      <w:start w:val="1"/>
      <w:numFmt w:val="decimal"/>
      <w:lvlText w:val="%4."/>
      <w:lvlJc w:val="left"/>
      <w:pPr>
        <w:ind w:left="3589" w:hanging="360"/>
      </w:pPr>
    </w:lvl>
    <w:lvl w:ilvl="4" w:tplc="2C0A0019" w:tentative="1">
      <w:start w:val="1"/>
      <w:numFmt w:val="lowerLetter"/>
      <w:lvlText w:val="%5."/>
      <w:lvlJc w:val="left"/>
      <w:pPr>
        <w:ind w:left="4309" w:hanging="360"/>
      </w:pPr>
    </w:lvl>
    <w:lvl w:ilvl="5" w:tplc="2C0A001B" w:tentative="1">
      <w:start w:val="1"/>
      <w:numFmt w:val="lowerRoman"/>
      <w:lvlText w:val="%6."/>
      <w:lvlJc w:val="right"/>
      <w:pPr>
        <w:ind w:left="5029" w:hanging="180"/>
      </w:pPr>
    </w:lvl>
    <w:lvl w:ilvl="6" w:tplc="2C0A000F" w:tentative="1">
      <w:start w:val="1"/>
      <w:numFmt w:val="decimal"/>
      <w:lvlText w:val="%7."/>
      <w:lvlJc w:val="left"/>
      <w:pPr>
        <w:ind w:left="5749" w:hanging="360"/>
      </w:pPr>
    </w:lvl>
    <w:lvl w:ilvl="7" w:tplc="2C0A0019" w:tentative="1">
      <w:start w:val="1"/>
      <w:numFmt w:val="lowerLetter"/>
      <w:lvlText w:val="%8."/>
      <w:lvlJc w:val="left"/>
      <w:pPr>
        <w:ind w:left="6469" w:hanging="360"/>
      </w:pPr>
    </w:lvl>
    <w:lvl w:ilvl="8" w:tplc="2C0A001B" w:tentative="1">
      <w:start w:val="1"/>
      <w:numFmt w:val="lowerRoman"/>
      <w:lvlText w:val="%9."/>
      <w:lvlJc w:val="right"/>
      <w:pPr>
        <w:ind w:left="7189" w:hanging="180"/>
      </w:pPr>
    </w:lvl>
  </w:abstractNum>
  <w:abstractNum w:abstractNumId="23" w15:restartNumberingAfterBreak="0">
    <w:nsid w:val="77C34355"/>
    <w:multiLevelType w:val="hybridMultilevel"/>
    <w:tmpl w:val="8880FFBE"/>
    <w:lvl w:ilvl="0" w:tplc="EA02F480">
      <w:start w:val="1"/>
      <w:numFmt w:val="bullet"/>
      <w:lvlText w:val=""/>
      <w:lvlJc w:val="left"/>
      <w:pPr>
        <w:ind w:left="360" w:hanging="360"/>
      </w:pPr>
      <w:rPr>
        <w:rFonts w:ascii="Symbol" w:hAnsi="Symbol" w:hint="default"/>
      </w:rPr>
    </w:lvl>
    <w:lvl w:ilvl="1" w:tplc="90D85198">
      <w:start w:val="1"/>
      <w:numFmt w:val="bullet"/>
      <w:lvlText w:val="o"/>
      <w:lvlJc w:val="left"/>
      <w:pPr>
        <w:ind w:left="1080" w:hanging="360"/>
      </w:pPr>
      <w:rPr>
        <w:rFonts w:ascii="Courier New" w:hAnsi="Courier New" w:hint="default"/>
      </w:rPr>
    </w:lvl>
    <w:lvl w:ilvl="2" w:tplc="CC601FCA">
      <w:start w:val="1"/>
      <w:numFmt w:val="bullet"/>
      <w:lvlText w:val=""/>
      <w:lvlJc w:val="left"/>
      <w:pPr>
        <w:ind w:left="1800" w:hanging="360"/>
      </w:pPr>
      <w:rPr>
        <w:rFonts w:ascii="Wingdings" w:hAnsi="Wingdings" w:hint="default"/>
      </w:rPr>
    </w:lvl>
    <w:lvl w:ilvl="3" w:tplc="143CBB16">
      <w:start w:val="1"/>
      <w:numFmt w:val="bullet"/>
      <w:lvlText w:val=""/>
      <w:lvlJc w:val="left"/>
      <w:pPr>
        <w:ind w:left="2520" w:hanging="360"/>
      </w:pPr>
      <w:rPr>
        <w:rFonts w:ascii="Symbol" w:hAnsi="Symbol" w:hint="default"/>
      </w:rPr>
    </w:lvl>
    <w:lvl w:ilvl="4" w:tplc="CD48FDEA">
      <w:start w:val="1"/>
      <w:numFmt w:val="bullet"/>
      <w:lvlText w:val="o"/>
      <w:lvlJc w:val="left"/>
      <w:pPr>
        <w:ind w:left="3240" w:hanging="360"/>
      </w:pPr>
      <w:rPr>
        <w:rFonts w:ascii="Courier New" w:hAnsi="Courier New" w:hint="default"/>
      </w:rPr>
    </w:lvl>
    <w:lvl w:ilvl="5" w:tplc="90AE0F72">
      <w:start w:val="1"/>
      <w:numFmt w:val="bullet"/>
      <w:lvlText w:val=""/>
      <w:lvlJc w:val="left"/>
      <w:pPr>
        <w:ind w:left="3960" w:hanging="360"/>
      </w:pPr>
      <w:rPr>
        <w:rFonts w:ascii="Wingdings" w:hAnsi="Wingdings" w:hint="default"/>
      </w:rPr>
    </w:lvl>
    <w:lvl w:ilvl="6" w:tplc="0F48C190">
      <w:start w:val="1"/>
      <w:numFmt w:val="bullet"/>
      <w:lvlText w:val=""/>
      <w:lvlJc w:val="left"/>
      <w:pPr>
        <w:ind w:left="4680" w:hanging="360"/>
      </w:pPr>
      <w:rPr>
        <w:rFonts w:ascii="Symbol" w:hAnsi="Symbol" w:hint="default"/>
      </w:rPr>
    </w:lvl>
    <w:lvl w:ilvl="7" w:tplc="3E9EA30A">
      <w:start w:val="1"/>
      <w:numFmt w:val="bullet"/>
      <w:lvlText w:val="o"/>
      <w:lvlJc w:val="left"/>
      <w:pPr>
        <w:ind w:left="5400" w:hanging="360"/>
      </w:pPr>
      <w:rPr>
        <w:rFonts w:ascii="Courier New" w:hAnsi="Courier New" w:hint="default"/>
      </w:rPr>
    </w:lvl>
    <w:lvl w:ilvl="8" w:tplc="43B4E29E">
      <w:start w:val="1"/>
      <w:numFmt w:val="bullet"/>
      <w:lvlText w:val=""/>
      <w:lvlJc w:val="left"/>
      <w:pPr>
        <w:ind w:left="6120" w:hanging="360"/>
      </w:pPr>
      <w:rPr>
        <w:rFonts w:ascii="Wingdings" w:hAnsi="Wingdings" w:hint="default"/>
      </w:rPr>
    </w:lvl>
  </w:abstractNum>
  <w:abstractNum w:abstractNumId="24" w15:restartNumberingAfterBreak="0">
    <w:nsid w:val="7EF424B3"/>
    <w:multiLevelType w:val="hybridMultilevel"/>
    <w:tmpl w:val="E294FCDE"/>
    <w:lvl w:ilvl="0" w:tplc="0FACB55E">
      <w:start w:val="1"/>
      <w:numFmt w:val="bullet"/>
      <w:pStyle w:val="ListParagraph"/>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num w:numId="1">
    <w:abstractNumId w:val="12"/>
  </w:num>
  <w:num w:numId="2">
    <w:abstractNumId w:val="23"/>
  </w:num>
  <w:num w:numId="3">
    <w:abstractNumId w:val="5"/>
  </w:num>
  <w:num w:numId="4">
    <w:abstractNumId w:val="0"/>
  </w:num>
  <w:num w:numId="5">
    <w:abstractNumId w:val="8"/>
  </w:num>
  <w:num w:numId="6">
    <w:abstractNumId w:val="24"/>
  </w:num>
  <w:num w:numId="7">
    <w:abstractNumId w:val="7"/>
  </w:num>
  <w:num w:numId="8">
    <w:abstractNumId w:val="1"/>
  </w:num>
  <w:num w:numId="9">
    <w:abstractNumId w:val="6"/>
  </w:num>
  <w:num w:numId="10">
    <w:abstractNumId w:val="11"/>
  </w:num>
  <w:num w:numId="11">
    <w:abstractNumId w:val="22"/>
  </w:num>
  <w:num w:numId="12">
    <w:abstractNumId w:val="8"/>
  </w:num>
  <w:num w:numId="13">
    <w:abstractNumId w:val="8"/>
  </w:num>
  <w:num w:numId="14">
    <w:abstractNumId w:val="8"/>
  </w:num>
  <w:num w:numId="15">
    <w:abstractNumId w:val="8"/>
  </w:num>
  <w:num w:numId="16">
    <w:abstractNumId w:val="18"/>
  </w:num>
  <w:num w:numId="17">
    <w:abstractNumId w:val="14"/>
  </w:num>
  <w:num w:numId="18">
    <w:abstractNumId w:val="10"/>
  </w:num>
  <w:num w:numId="19">
    <w:abstractNumId w:val="15"/>
  </w:num>
  <w:num w:numId="20">
    <w:abstractNumId w:val="21"/>
  </w:num>
  <w:num w:numId="21">
    <w:abstractNumId w:val="13"/>
  </w:num>
  <w:num w:numId="22">
    <w:abstractNumId w:val="9"/>
  </w:num>
  <w:num w:numId="23">
    <w:abstractNumId w:val="20"/>
  </w:num>
  <w:num w:numId="24">
    <w:abstractNumId w:val="4"/>
  </w:num>
  <w:num w:numId="25">
    <w:abstractNumId w:val="3"/>
  </w:num>
  <w:num w:numId="26">
    <w:abstractNumId w:val="19"/>
  </w:num>
  <w:num w:numId="27">
    <w:abstractNumId w:val="16"/>
  </w:num>
  <w:num w:numId="28">
    <w:abstractNumId w:val="2"/>
  </w:num>
  <w:num w:numId="29">
    <w:abstractNumId w:val="17"/>
  </w:num>
  <w:num w:numId="30">
    <w:abstractNumId w:val="24"/>
  </w:num>
  <w:num w:numId="31">
    <w:abstractNumId w:val="24"/>
  </w:num>
  <w:num w:numId="32">
    <w:abstractNumId w:val="24"/>
  </w:num>
  <w:num w:numId="33">
    <w:abstractNumId w:val="24"/>
  </w:num>
  <w:num w:numId="34">
    <w:abstractNumId w:val="24"/>
  </w:num>
  <w:numIdMacAtCleanup w:val="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Federico Ezequiel Benelli">
    <w15:presenceInfo w15:providerId="Windows Live" w15:userId="641ed88650fe01b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trackRevisions/>
  <w:defaultTabStop w:val="709"/>
  <w:hyphenationZone w:val="425"/>
  <w:drawingGridHorizontalSpacing w:val="110"/>
  <w:displayHorizontalDrawingGridEvery w:val="2"/>
  <w:displayVerticalDrawingGridEvery w:val="2"/>
  <w:characterSpacingControl w:val="doNotCompress"/>
  <w:hdrShapeDefaults>
    <o:shapedefaults v:ext="edit" spidmax="28673"/>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7A76"/>
    <w:rsid w:val="00000E1A"/>
    <w:rsid w:val="00002889"/>
    <w:rsid w:val="0000386E"/>
    <w:rsid w:val="000130EF"/>
    <w:rsid w:val="00014443"/>
    <w:rsid w:val="00015595"/>
    <w:rsid w:val="00015C8D"/>
    <w:rsid w:val="00021640"/>
    <w:rsid w:val="000259DD"/>
    <w:rsid w:val="000260F9"/>
    <w:rsid w:val="00026133"/>
    <w:rsid w:val="000263A9"/>
    <w:rsid w:val="0002782E"/>
    <w:rsid w:val="0003003C"/>
    <w:rsid w:val="00031240"/>
    <w:rsid w:val="00032011"/>
    <w:rsid w:val="0003632A"/>
    <w:rsid w:val="00036487"/>
    <w:rsid w:val="000367C8"/>
    <w:rsid w:val="00036CF0"/>
    <w:rsid w:val="00037578"/>
    <w:rsid w:val="0004148B"/>
    <w:rsid w:val="00045254"/>
    <w:rsid w:val="00045A40"/>
    <w:rsid w:val="00045AC9"/>
    <w:rsid w:val="00047A0D"/>
    <w:rsid w:val="00052B7B"/>
    <w:rsid w:val="000555FE"/>
    <w:rsid w:val="00055B2A"/>
    <w:rsid w:val="00057024"/>
    <w:rsid w:val="00064597"/>
    <w:rsid w:val="000647A8"/>
    <w:rsid w:val="00064B3C"/>
    <w:rsid w:val="00070FE6"/>
    <w:rsid w:val="00071B3C"/>
    <w:rsid w:val="0007290F"/>
    <w:rsid w:val="00072CB5"/>
    <w:rsid w:val="00075B17"/>
    <w:rsid w:val="00080D9E"/>
    <w:rsid w:val="00081969"/>
    <w:rsid w:val="000828AC"/>
    <w:rsid w:val="00082964"/>
    <w:rsid w:val="000829C3"/>
    <w:rsid w:val="0008369F"/>
    <w:rsid w:val="00085F48"/>
    <w:rsid w:val="00090940"/>
    <w:rsid w:val="00090D7E"/>
    <w:rsid w:val="00094206"/>
    <w:rsid w:val="0009552B"/>
    <w:rsid w:val="00096868"/>
    <w:rsid w:val="000A15FC"/>
    <w:rsid w:val="000A30AE"/>
    <w:rsid w:val="000A55ED"/>
    <w:rsid w:val="000B03D0"/>
    <w:rsid w:val="000B2FEE"/>
    <w:rsid w:val="000B337F"/>
    <w:rsid w:val="000C1E1D"/>
    <w:rsid w:val="000C1FE3"/>
    <w:rsid w:val="000C295D"/>
    <w:rsid w:val="000C3EA2"/>
    <w:rsid w:val="000C57CC"/>
    <w:rsid w:val="000D2AA0"/>
    <w:rsid w:val="000D3487"/>
    <w:rsid w:val="000D3F82"/>
    <w:rsid w:val="000D4190"/>
    <w:rsid w:val="000E031F"/>
    <w:rsid w:val="000E0D02"/>
    <w:rsid w:val="000E0F96"/>
    <w:rsid w:val="000E1B65"/>
    <w:rsid w:val="000E220E"/>
    <w:rsid w:val="000E24C5"/>
    <w:rsid w:val="000E2AF4"/>
    <w:rsid w:val="000E352E"/>
    <w:rsid w:val="000F318F"/>
    <w:rsid w:val="000F39FB"/>
    <w:rsid w:val="000F6FFD"/>
    <w:rsid w:val="0010570C"/>
    <w:rsid w:val="0010773C"/>
    <w:rsid w:val="00111DC8"/>
    <w:rsid w:val="00113909"/>
    <w:rsid w:val="00113969"/>
    <w:rsid w:val="001139A2"/>
    <w:rsid w:val="00115FC1"/>
    <w:rsid w:val="00117509"/>
    <w:rsid w:val="001202B1"/>
    <w:rsid w:val="00120D6D"/>
    <w:rsid w:val="00121EF9"/>
    <w:rsid w:val="00123781"/>
    <w:rsid w:val="00125E85"/>
    <w:rsid w:val="00127F28"/>
    <w:rsid w:val="001309F7"/>
    <w:rsid w:val="0013166D"/>
    <w:rsid w:val="00132B0C"/>
    <w:rsid w:val="0013301A"/>
    <w:rsid w:val="0013561A"/>
    <w:rsid w:val="00135FB5"/>
    <w:rsid w:val="00140B40"/>
    <w:rsid w:val="00140BA3"/>
    <w:rsid w:val="00140FBE"/>
    <w:rsid w:val="00142713"/>
    <w:rsid w:val="00142C6C"/>
    <w:rsid w:val="001447F6"/>
    <w:rsid w:val="00147264"/>
    <w:rsid w:val="00150D3E"/>
    <w:rsid w:val="001523D5"/>
    <w:rsid w:val="0015428F"/>
    <w:rsid w:val="00154536"/>
    <w:rsid w:val="0015799B"/>
    <w:rsid w:val="00164F30"/>
    <w:rsid w:val="00165616"/>
    <w:rsid w:val="00165D9E"/>
    <w:rsid w:val="001671AA"/>
    <w:rsid w:val="00167809"/>
    <w:rsid w:val="00167A70"/>
    <w:rsid w:val="001744FB"/>
    <w:rsid w:val="00176F50"/>
    <w:rsid w:val="00177D88"/>
    <w:rsid w:val="00177E49"/>
    <w:rsid w:val="00182433"/>
    <w:rsid w:val="00185A8B"/>
    <w:rsid w:val="00190110"/>
    <w:rsid w:val="00190A57"/>
    <w:rsid w:val="001942FC"/>
    <w:rsid w:val="001947EF"/>
    <w:rsid w:val="00194E8D"/>
    <w:rsid w:val="0019504B"/>
    <w:rsid w:val="00196B53"/>
    <w:rsid w:val="001A1F5A"/>
    <w:rsid w:val="001A26D1"/>
    <w:rsid w:val="001A3262"/>
    <w:rsid w:val="001A4C91"/>
    <w:rsid w:val="001B050C"/>
    <w:rsid w:val="001B1E0B"/>
    <w:rsid w:val="001B2925"/>
    <w:rsid w:val="001B292F"/>
    <w:rsid w:val="001B5D38"/>
    <w:rsid w:val="001C0EEB"/>
    <w:rsid w:val="001C1A19"/>
    <w:rsid w:val="001C25D0"/>
    <w:rsid w:val="001C2623"/>
    <w:rsid w:val="001C4270"/>
    <w:rsid w:val="001C4516"/>
    <w:rsid w:val="001C47AE"/>
    <w:rsid w:val="001C6712"/>
    <w:rsid w:val="001C7046"/>
    <w:rsid w:val="001C775B"/>
    <w:rsid w:val="001D1ADD"/>
    <w:rsid w:val="001D536B"/>
    <w:rsid w:val="001D68CF"/>
    <w:rsid w:val="001D7445"/>
    <w:rsid w:val="001D799B"/>
    <w:rsid w:val="001D7A16"/>
    <w:rsid w:val="001D7C0C"/>
    <w:rsid w:val="001E009B"/>
    <w:rsid w:val="001E2F3D"/>
    <w:rsid w:val="001E5BD1"/>
    <w:rsid w:val="001E68E7"/>
    <w:rsid w:val="001E73B7"/>
    <w:rsid w:val="001E7D23"/>
    <w:rsid w:val="00200667"/>
    <w:rsid w:val="00201A21"/>
    <w:rsid w:val="002022CA"/>
    <w:rsid w:val="002023CF"/>
    <w:rsid w:val="002025C4"/>
    <w:rsid w:val="00202EF4"/>
    <w:rsid w:val="002044E9"/>
    <w:rsid w:val="00206C26"/>
    <w:rsid w:val="00210FE5"/>
    <w:rsid w:val="00215CDF"/>
    <w:rsid w:val="00216D73"/>
    <w:rsid w:val="00220CB2"/>
    <w:rsid w:val="00222B88"/>
    <w:rsid w:val="00224C04"/>
    <w:rsid w:val="00232496"/>
    <w:rsid w:val="00232915"/>
    <w:rsid w:val="002335A1"/>
    <w:rsid w:val="00234754"/>
    <w:rsid w:val="00237347"/>
    <w:rsid w:val="00237C63"/>
    <w:rsid w:val="00240F69"/>
    <w:rsid w:val="00242506"/>
    <w:rsid w:val="0024310C"/>
    <w:rsid w:val="00243AD4"/>
    <w:rsid w:val="002541D2"/>
    <w:rsid w:val="00255C8F"/>
    <w:rsid w:val="00256815"/>
    <w:rsid w:val="0026029B"/>
    <w:rsid w:val="00260C4E"/>
    <w:rsid w:val="00262839"/>
    <w:rsid w:val="00263845"/>
    <w:rsid w:val="00263C34"/>
    <w:rsid w:val="00264381"/>
    <w:rsid w:val="00265028"/>
    <w:rsid w:val="00266334"/>
    <w:rsid w:val="00266640"/>
    <w:rsid w:val="00276D66"/>
    <w:rsid w:val="002803FA"/>
    <w:rsid w:val="00280781"/>
    <w:rsid w:val="00281981"/>
    <w:rsid w:val="00285E33"/>
    <w:rsid w:val="002872BB"/>
    <w:rsid w:val="00291566"/>
    <w:rsid w:val="002925B4"/>
    <w:rsid w:val="00293E71"/>
    <w:rsid w:val="002953C5"/>
    <w:rsid w:val="00295887"/>
    <w:rsid w:val="00296244"/>
    <w:rsid w:val="0029651B"/>
    <w:rsid w:val="002A029F"/>
    <w:rsid w:val="002A2D6F"/>
    <w:rsid w:val="002A2EFE"/>
    <w:rsid w:val="002A33AE"/>
    <w:rsid w:val="002A4A0C"/>
    <w:rsid w:val="002A57FB"/>
    <w:rsid w:val="002A5F47"/>
    <w:rsid w:val="002A7A30"/>
    <w:rsid w:val="002B1197"/>
    <w:rsid w:val="002B1873"/>
    <w:rsid w:val="002B1F65"/>
    <w:rsid w:val="002B2E92"/>
    <w:rsid w:val="002B2ECE"/>
    <w:rsid w:val="002B3050"/>
    <w:rsid w:val="002B5BF5"/>
    <w:rsid w:val="002C1172"/>
    <w:rsid w:val="002C1DE7"/>
    <w:rsid w:val="002C337C"/>
    <w:rsid w:val="002C4627"/>
    <w:rsid w:val="002C5316"/>
    <w:rsid w:val="002C54F0"/>
    <w:rsid w:val="002C7840"/>
    <w:rsid w:val="002D15FE"/>
    <w:rsid w:val="002D30CC"/>
    <w:rsid w:val="002D326D"/>
    <w:rsid w:val="002D3ECF"/>
    <w:rsid w:val="002D7BA5"/>
    <w:rsid w:val="002E0A9C"/>
    <w:rsid w:val="002E0D19"/>
    <w:rsid w:val="002E1524"/>
    <w:rsid w:val="002E64E1"/>
    <w:rsid w:val="002E7F86"/>
    <w:rsid w:val="002F0626"/>
    <w:rsid w:val="002F2505"/>
    <w:rsid w:val="002F3531"/>
    <w:rsid w:val="002F567F"/>
    <w:rsid w:val="002F6F45"/>
    <w:rsid w:val="0030015C"/>
    <w:rsid w:val="003003EB"/>
    <w:rsid w:val="00300B2C"/>
    <w:rsid w:val="003036DD"/>
    <w:rsid w:val="00303D5A"/>
    <w:rsid w:val="003049AE"/>
    <w:rsid w:val="003062E1"/>
    <w:rsid w:val="00306312"/>
    <w:rsid w:val="00307683"/>
    <w:rsid w:val="0031339F"/>
    <w:rsid w:val="00314CF6"/>
    <w:rsid w:val="00321179"/>
    <w:rsid w:val="00322C30"/>
    <w:rsid w:val="003232A4"/>
    <w:rsid w:val="00326ABA"/>
    <w:rsid w:val="00326C9B"/>
    <w:rsid w:val="003279EE"/>
    <w:rsid w:val="00332E8E"/>
    <w:rsid w:val="00333F09"/>
    <w:rsid w:val="00333F61"/>
    <w:rsid w:val="00335068"/>
    <w:rsid w:val="003352B5"/>
    <w:rsid w:val="0033654E"/>
    <w:rsid w:val="00336965"/>
    <w:rsid w:val="00336B9C"/>
    <w:rsid w:val="00340056"/>
    <w:rsid w:val="0034005E"/>
    <w:rsid w:val="003431CC"/>
    <w:rsid w:val="00345C5E"/>
    <w:rsid w:val="0034682B"/>
    <w:rsid w:val="003471CB"/>
    <w:rsid w:val="00351685"/>
    <w:rsid w:val="00351B73"/>
    <w:rsid w:val="00351D14"/>
    <w:rsid w:val="00354A46"/>
    <w:rsid w:val="003552F8"/>
    <w:rsid w:val="00355CEA"/>
    <w:rsid w:val="00356071"/>
    <w:rsid w:val="00356C4D"/>
    <w:rsid w:val="00357100"/>
    <w:rsid w:val="003574AD"/>
    <w:rsid w:val="0035763F"/>
    <w:rsid w:val="003633AC"/>
    <w:rsid w:val="003705D6"/>
    <w:rsid w:val="003751DA"/>
    <w:rsid w:val="00376BB0"/>
    <w:rsid w:val="00377EC0"/>
    <w:rsid w:val="003834F6"/>
    <w:rsid w:val="00385016"/>
    <w:rsid w:val="0038678F"/>
    <w:rsid w:val="00386F17"/>
    <w:rsid w:val="0038768A"/>
    <w:rsid w:val="003902C5"/>
    <w:rsid w:val="00393946"/>
    <w:rsid w:val="00393B83"/>
    <w:rsid w:val="00395470"/>
    <w:rsid w:val="00395663"/>
    <w:rsid w:val="00397F83"/>
    <w:rsid w:val="003A256D"/>
    <w:rsid w:val="003A2D63"/>
    <w:rsid w:val="003A30CA"/>
    <w:rsid w:val="003A4565"/>
    <w:rsid w:val="003A572C"/>
    <w:rsid w:val="003A6626"/>
    <w:rsid w:val="003A72D7"/>
    <w:rsid w:val="003A76F4"/>
    <w:rsid w:val="003A799D"/>
    <w:rsid w:val="003B08F1"/>
    <w:rsid w:val="003B1D4A"/>
    <w:rsid w:val="003C0B81"/>
    <w:rsid w:val="003C1394"/>
    <w:rsid w:val="003C13CA"/>
    <w:rsid w:val="003C3953"/>
    <w:rsid w:val="003D2E2A"/>
    <w:rsid w:val="003D3263"/>
    <w:rsid w:val="003D7A76"/>
    <w:rsid w:val="003E50D0"/>
    <w:rsid w:val="003E51D4"/>
    <w:rsid w:val="003E6473"/>
    <w:rsid w:val="003F4828"/>
    <w:rsid w:val="003F5C76"/>
    <w:rsid w:val="003F6124"/>
    <w:rsid w:val="003F66D7"/>
    <w:rsid w:val="00401440"/>
    <w:rsid w:val="004035BA"/>
    <w:rsid w:val="004037BD"/>
    <w:rsid w:val="00403FF8"/>
    <w:rsid w:val="00406208"/>
    <w:rsid w:val="00406A64"/>
    <w:rsid w:val="00407997"/>
    <w:rsid w:val="0041030D"/>
    <w:rsid w:val="00411029"/>
    <w:rsid w:val="00411442"/>
    <w:rsid w:val="00412014"/>
    <w:rsid w:val="004135AC"/>
    <w:rsid w:val="0041626A"/>
    <w:rsid w:val="00417210"/>
    <w:rsid w:val="0042122E"/>
    <w:rsid w:val="0042549C"/>
    <w:rsid w:val="004257AD"/>
    <w:rsid w:val="00425929"/>
    <w:rsid w:val="00426B82"/>
    <w:rsid w:val="00427B35"/>
    <w:rsid w:val="00436479"/>
    <w:rsid w:val="00437089"/>
    <w:rsid w:val="004427C4"/>
    <w:rsid w:val="00445680"/>
    <w:rsid w:val="00447D0C"/>
    <w:rsid w:val="004538D6"/>
    <w:rsid w:val="00454549"/>
    <w:rsid w:val="0046061A"/>
    <w:rsid w:val="0046095C"/>
    <w:rsid w:val="0046112C"/>
    <w:rsid w:val="004617E7"/>
    <w:rsid w:val="004623F2"/>
    <w:rsid w:val="0046442E"/>
    <w:rsid w:val="00472B41"/>
    <w:rsid w:val="0047322A"/>
    <w:rsid w:val="00476407"/>
    <w:rsid w:val="00477411"/>
    <w:rsid w:val="00477AF5"/>
    <w:rsid w:val="0048087F"/>
    <w:rsid w:val="00481D27"/>
    <w:rsid w:val="004820CD"/>
    <w:rsid w:val="00484E83"/>
    <w:rsid w:val="004852FB"/>
    <w:rsid w:val="004864AA"/>
    <w:rsid w:val="004A0957"/>
    <w:rsid w:val="004A4333"/>
    <w:rsid w:val="004B081A"/>
    <w:rsid w:val="004B19E6"/>
    <w:rsid w:val="004B1A1E"/>
    <w:rsid w:val="004B23EE"/>
    <w:rsid w:val="004B2A6A"/>
    <w:rsid w:val="004C0D93"/>
    <w:rsid w:val="004C1234"/>
    <w:rsid w:val="004C2DE3"/>
    <w:rsid w:val="004C7CD9"/>
    <w:rsid w:val="004D0C52"/>
    <w:rsid w:val="004D0FE5"/>
    <w:rsid w:val="004D68E6"/>
    <w:rsid w:val="004D6F8A"/>
    <w:rsid w:val="004D717C"/>
    <w:rsid w:val="004E0B38"/>
    <w:rsid w:val="004E18A1"/>
    <w:rsid w:val="004E389D"/>
    <w:rsid w:val="004E3BDE"/>
    <w:rsid w:val="004E4A53"/>
    <w:rsid w:val="004E4C41"/>
    <w:rsid w:val="004E524B"/>
    <w:rsid w:val="004E58C0"/>
    <w:rsid w:val="004E6DB8"/>
    <w:rsid w:val="004E7C54"/>
    <w:rsid w:val="004F017A"/>
    <w:rsid w:val="004F193D"/>
    <w:rsid w:val="004F2EB8"/>
    <w:rsid w:val="004F579E"/>
    <w:rsid w:val="0050049F"/>
    <w:rsid w:val="005036F2"/>
    <w:rsid w:val="0050605A"/>
    <w:rsid w:val="0050611B"/>
    <w:rsid w:val="00506547"/>
    <w:rsid w:val="0050670D"/>
    <w:rsid w:val="00513F74"/>
    <w:rsid w:val="00514A82"/>
    <w:rsid w:val="00520764"/>
    <w:rsid w:val="0052306B"/>
    <w:rsid w:val="00526818"/>
    <w:rsid w:val="005273E1"/>
    <w:rsid w:val="005302BF"/>
    <w:rsid w:val="00531015"/>
    <w:rsid w:val="00532CF3"/>
    <w:rsid w:val="0053486A"/>
    <w:rsid w:val="0053600C"/>
    <w:rsid w:val="00537EC6"/>
    <w:rsid w:val="005405EF"/>
    <w:rsid w:val="00541BAB"/>
    <w:rsid w:val="00543D30"/>
    <w:rsid w:val="005462F9"/>
    <w:rsid w:val="00546EE6"/>
    <w:rsid w:val="00552AB4"/>
    <w:rsid w:val="00554651"/>
    <w:rsid w:val="00556899"/>
    <w:rsid w:val="005606D7"/>
    <w:rsid w:val="0056127A"/>
    <w:rsid w:val="00562D5B"/>
    <w:rsid w:val="00563203"/>
    <w:rsid w:val="00563CE5"/>
    <w:rsid w:val="00565136"/>
    <w:rsid w:val="00565145"/>
    <w:rsid w:val="00570B94"/>
    <w:rsid w:val="00570ED8"/>
    <w:rsid w:val="0057350D"/>
    <w:rsid w:val="0057460A"/>
    <w:rsid w:val="00576B83"/>
    <w:rsid w:val="00581D32"/>
    <w:rsid w:val="00583449"/>
    <w:rsid w:val="00585191"/>
    <w:rsid w:val="00586568"/>
    <w:rsid w:val="005874EE"/>
    <w:rsid w:val="00590C24"/>
    <w:rsid w:val="00590F2F"/>
    <w:rsid w:val="00592914"/>
    <w:rsid w:val="005A0117"/>
    <w:rsid w:val="005A2791"/>
    <w:rsid w:val="005A38BD"/>
    <w:rsid w:val="005A40F8"/>
    <w:rsid w:val="005A64D8"/>
    <w:rsid w:val="005B0DB7"/>
    <w:rsid w:val="005B1EF0"/>
    <w:rsid w:val="005B217C"/>
    <w:rsid w:val="005B66D5"/>
    <w:rsid w:val="005B6EA4"/>
    <w:rsid w:val="005B6EBA"/>
    <w:rsid w:val="005B7445"/>
    <w:rsid w:val="005C14E9"/>
    <w:rsid w:val="005C4DF9"/>
    <w:rsid w:val="005D3EAF"/>
    <w:rsid w:val="005D54D4"/>
    <w:rsid w:val="005E116B"/>
    <w:rsid w:val="005E4C23"/>
    <w:rsid w:val="005E5887"/>
    <w:rsid w:val="005E5B04"/>
    <w:rsid w:val="005E5BED"/>
    <w:rsid w:val="005F2DE7"/>
    <w:rsid w:val="005F508C"/>
    <w:rsid w:val="005F5A5A"/>
    <w:rsid w:val="005F71E5"/>
    <w:rsid w:val="005F7F8C"/>
    <w:rsid w:val="006038BA"/>
    <w:rsid w:val="0060539D"/>
    <w:rsid w:val="00605B49"/>
    <w:rsid w:val="00606FBA"/>
    <w:rsid w:val="00611DDB"/>
    <w:rsid w:val="0061216E"/>
    <w:rsid w:val="00612179"/>
    <w:rsid w:val="00614644"/>
    <w:rsid w:val="00620885"/>
    <w:rsid w:val="00623436"/>
    <w:rsid w:val="00626D27"/>
    <w:rsid w:val="00627422"/>
    <w:rsid w:val="006314C2"/>
    <w:rsid w:val="00631777"/>
    <w:rsid w:val="00632556"/>
    <w:rsid w:val="006337A5"/>
    <w:rsid w:val="00634662"/>
    <w:rsid w:val="006366B5"/>
    <w:rsid w:val="0064116B"/>
    <w:rsid w:val="00642BDD"/>
    <w:rsid w:val="00644149"/>
    <w:rsid w:val="00646ADA"/>
    <w:rsid w:val="00650530"/>
    <w:rsid w:val="00652E4E"/>
    <w:rsid w:val="006531C0"/>
    <w:rsid w:val="0065431B"/>
    <w:rsid w:val="006545CB"/>
    <w:rsid w:val="00656116"/>
    <w:rsid w:val="00657C8A"/>
    <w:rsid w:val="00661CA3"/>
    <w:rsid w:val="006635A7"/>
    <w:rsid w:val="00664679"/>
    <w:rsid w:val="00664F01"/>
    <w:rsid w:val="00666C59"/>
    <w:rsid w:val="006730E7"/>
    <w:rsid w:val="00673349"/>
    <w:rsid w:val="00673BAD"/>
    <w:rsid w:val="0067543A"/>
    <w:rsid w:val="00675743"/>
    <w:rsid w:val="00675D7A"/>
    <w:rsid w:val="00676D05"/>
    <w:rsid w:val="0067743E"/>
    <w:rsid w:val="006824B7"/>
    <w:rsid w:val="0068473C"/>
    <w:rsid w:val="00686089"/>
    <w:rsid w:val="00687877"/>
    <w:rsid w:val="00687EAD"/>
    <w:rsid w:val="006907A2"/>
    <w:rsid w:val="00693F18"/>
    <w:rsid w:val="0069410C"/>
    <w:rsid w:val="0069599F"/>
    <w:rsid w:val="00697123"/>
    <w:rsid w:val="00697624"/>
    <w:rsid w:val="006A0F63"/>
    <w:rsid w:val="006A334B"/>
    <w:rsid w:val="006A5DC2"/>
    <w:rsid w:val="006A696B"/>
    <w:rsid w:val="006A7D4E"/>
    <w:rsid w:val="006B0718"/>
    <w:rsid w:val="006B1776"/>
    <w:rsid w:val="006B1A7E"/>
    <w:rsid w:val="006B2DF7"/>
    <w:rsid w:val="006B50B7"/>
    <w:rsid w:val="006B68EB"/>
    <w:rsid w:val="006C0B1A"/>
    <w:rsid w:val="006C18AB"/>
    <w:rsid w:val="006C1F20"/>
    <w:rsid w:val="006C1F2B"/>
    <w:rsid w:val="006C5042"/>
    <w:rsid w:val="006D11E0"/>
    <w:rsid w:val="006D442F"/>
    <w:rsid w:val="006D65E4"/>
    <w:rsid w:val="006D67B3"/>
    <w:rsid w:val="006E0809"/>
    <w:rsid w:val="006E7CA0"/>
    <w:rsid w:val="006F26FA"/>
    <w:rsid w:val="006F3973"/>
    <w:rsid w:val="006F499D"/>
    <w:rsid w:val="006F6002"/>
    <w:rsid w:val="006F7948"/>
    <w:rsid w:val="007018EE"/>
    <w:rsid w:val="007037E2"/>
    <w:rsid w:val="0070437A"/>
    <w:rsid w:val="00711BED"/>
    <w:rsid w:val="0071272A"/>
    <w:rsid w:val="00714B2B"/>
    <w:rsid w:val="00715599"/>
    <w:rsid w:val="007165BE"/>
    <w:rsid w:val="00720204"/>
    <w:rsid w:val="00720D41"/>
    <w:rsid w:val="0072473A"/>
    <w:rsid w:val="00727C43"/>
    <w:rsid w:val="007371D1"/>
    <w:rsid w:val="00737EA3"/>
    <w:rsid w:val="0074122A"/>
    <w:rsid w:val="00742A57"/>
    <w:rsid w:val="007449CA"/>
    <w:rsid w:val="00746320"/>
    <w:rsid w:val="00747610"/>
    <w:rsid w:val="007511FF"/>
    <w:rsid w:val="007514BA"/>
    <w:rsid w:val="00753429"/>
    <w:rsid w:val="00754789"/>
    <w:rsid w:val="00755272"/>
    <w:rsid w:val="00760723"/>
    <w:rsid w:val="00762CD7"/>
    <w:rsid w:val="007632A1"/>
    <w:rsid w:val="007655EA"/>
    <w:rsid w:val="00765CEE"/>
    <w:rsid w:val="007670F2"/>
    <w:rsid w:val="007672A5"/>
    <w:rsid w:val="007724B9"/>
    <w:rsid w:val="0077433F"/>
    <w:rsid w:val="00782B97"/>
    <w:rsid w:val="00782BA5"/>
    <w:rsid w:val="00783265"/>
    <w:rsid w:val="00784730"/>
    <w:rsid w:val="00785169"/>
    <w:rsid w:val="00790EA9"/>
    <w:rsid w:val="00790F7B"/>
    <w:rsid w:val="00791D81"/>
    <w:rsid w:val="007925E2"/>
    <w:rsid w:val="00792692"/>
    <w:rsid w:val="00797F67"/>
    <w:rsid w:val="007A039D"/>
    <w:rsid w:val="007A177F"/>
    <w:rsid w:val="007A241F"/>
    <w:rsid w:val="007A2A5E"/>
    <w:rsid w:val="007A3353"/>
    <w:rsid w:val="007A5CF2"/>
    <w:rsid w:val="007A5FA5"/>
    <w:rsid w:val="007A603E"/>
    <w:rsid w:val="007A76D1"/>
    <w:rsid w:val="007B3164"/>
    <w:rsid w:val="007B5C56"/>
    <w:rsid w:val="007B6528"/>
    <w:rsid w:val="007B6853"/>
    <w:rsid w:val="007C1E6E"/>
    <w:rsid w:val="007C2F72"/>
    <w:rsid w:val="007C301D"/>
    <w:rsid w:val="007C46B2"/>
    <w:rsid w:val="007C7029"/>
    <w:rsid w:val="007C76F6"/>
    <w:rsid w:val="007D07EF"/>
    <w:rsid w:val="007D2437"/>
    <w:rsid w:val="007D3360"/>
    <w:rsid w:val="007D4777"/>
    <w:rsid w:val="007D7120"/>
    <w:rsid w:val="007D7277"/>
    <w:rsid w:val="007D79CD"/>
    <w:rsid w:val="007D7C59"/>
    <w:rsid w:val="007E1446"/>
    <w:rsid w:val="007E17D2"/>
    <w:rsid w:val="007E5CE6"/>
    <w:rsid w:val="007F0837"/>
    <w:rsid w:val="007F29B0"/>
    <w:rsid w:val="007F2D78"/>
    <w:rsid w:val="008056C0"/>
    <w:rsid w:val="00807DD1"/>
    <w:rsid w:val="00812CF1"/>
    <w:rsid w:val="008152EC"/>
    <w:rsid w:val="00815337"/>
    <w:rsid w:val="00815354"/>
    <w:rsid w:val="00815A0C"/>
    <w:rsid w:val="008205DE"/>
    <w:rsid w:val="008223A2"/>
    <w:rsid w:val="0082242D"/>
    <w:rsid w:val="00822FE1"/>
    <w:rsid w:val="00823955"/>
    <w:rsid w:val="008256D3"/>
    <w:rsid w:val="008327C5"/>
    <w:rsid w:val="0083400B"/>
    <w:rsid w:val="0083651C"/>
    <w:rsid w:val="008378DA"/>
    <w:rsid w:val="00840CE0"/>
    <w:rsid w:val="00841FCC"/>
    <w:rsid w:val="00842437"/>
    <w:rsid w:val="0084255D"/>
    <w:rsid w:val="00843C47"/>
    <w:rsid w:val="0084437B"/>
    <w:rsid w:val="00845DA9"/>
    <w:rsid w:val="008462EE"/>
    <w:rsid w:val="0084731E"/>
    <w:rsid w:val="00847828"/>
    <w:rsid w:val="00850B5A"/>
    <w:rsid w:val="00853F9B"/>
    <w:rsid w:val="00855589"/>
    <w:rsid w:val="0086251F"/>
    <w:rsid w:val="008635B0"/>
    <w:rsid w:val="00870F16"/>
    <w:rsid w:val="008805C3"/>
    <w:rsid w:val="00880A2C"/>
    <w:rsid w:val="008817DE"/>
    <w:rsid w:val="008820E5"/>
    <w:rsid w:val="00884573"/>
    <w:rsid w:val="00886AD4"/>
    <w:rsid w:val="00890B78"/>
    <w:rsid w:val="0089268F"/>
    <w:rsid w:val="0089621A"/>
    <w:rsid w:val="00896427"/>
    <w:rsid w:val="00897601"/>
    <w:rsid w:val="008A133A"/>
    <w:rsid w:val="008A1913"/>
    <w:rsid w:val="008A1CA4"/>
    <w:rsid w:val="008A3F1D"/>
    <w:rsid w:val="008A4025"/>
    <w:rsid w:val="008A6436"/>
    <w:rsid w:val="008B1036"/>
    <w:rsid w:val="008B2D58"/>
    <w:rsid w:val="008B64E8"/>
    <w:rsid w:val="008C02E2"/>
    <w:rsid w:val="008C1E2A"/>
    <w:rsid w:val="008C28CB"/>
    <w:rsid w:val="008C60B2"/>
    <w:rsid w:val="008C6632"/>
    <w:rsid w:val="008C763F"/>
    <w:rsid w:val="008C7796"/>
    <w:rsid w:val="008C7CA5"/>
    <w:rsid w:val="008C7F3B"/>
    <w:rsid w:val="008D0C9C"/>
    <w:rsid w:val="008D2B2C"/>
    <w:rsid w:val="008D33DD"/>
    <w:rsid w:val="008D381C"/>
    <w:rsid w:val="008D5840"/>
    <w:rsid w:val="008D5D2D"/>
    <w:rsid w:val="008E1351"/>
    <w:rsid w:val="008E5FC9"/>
    <w:rsid w:val="008F0B31"/>
    <w:rsid w:val="008F2E52"/>
    <w:rsid w:val="008F41BF"/>
    <w:rsid w:val="008F72BD"/>
    <w:rsid w:val="008F78EF"/>
    <w:rsid w:val="008F79AF"/>
    <w:rsid w:val="00902648"/>
    <w:rsid w:val="00902DA1"/>
    <w:rsid w:val="0090490B"/>
    <w:rsid w:val="00910DB7"/>
    <w:rsid w:val="009114F9"/>
    <w:rsid w:val="00911609"/>
    <w:rsid w:val="00911FC0"/>
    <w:rsid w:val="0091251C"/>
    <w:rsid w:val="00912537"/>
    <w:rsid w:val="00913351"/>
    <w:rsid w:val="00913AF7"/>
    <w:rsid w:val="00916BCE"/>
    <w:rsid w:val="00916BEB"/>
    <w:rsid w:val="00923032"/>
    <w:rsid w:val="00930D84"/>
    <w:rsid w:val="009310AC"/>
    <w:rsid w:val="0093149D"/>
    <w:rsid w:val="009319CB"/>
    <w:rsid w:val="00932048"/>
    <w:rsid w:val="00934469"/>
    <w:rsid w:val="009357F9"/>
    <w:rsid w:val="00940BB0"/>
    <w:rsid w:val="00942B47"/>
    <w:rsid w:val="00946036"/>
    <w:rsid w:val="00950185"/>
    <w:rsid w:val="0095019A"/>
    <w:rsid w:val="00950864"/>
    <w:rsid w:val="0095354E"/>
    <w:rsid w:val="00955D74"/>
    <w:rsid w:val="00961500"/>
    <w:rsid w:val="00962084"/>
    <w:rsid w:val="0096356C"/>
    <w:rsid w:val="00963EF6"/>
    <w:rsid w:val="00964AF8"/>
    <w:rsid w:val="00964E24"/>
    <w:rsid w:val="0096596C"/>
    <w:rsid w:val="00967AC2"/>
    <w:rsid w:val="00970668"/>
    <w:rsid w:val="0097113A"/>
    <w:rsid w:val="00971190"/>
    <w:rsid w:val="00972584"/>
    <w:rsid w:val="00977A4E"/>
    <w:rsid w:val="00980388"/>
    <w:rsid w:val="009809C0"/>
    <w:rsid w:val="00981108"/>
    <w:rsid w:val="00982491"/>
    <w:rsid w:val="00982CB3"/>
    <w:rsid w:val="00984F87"/>
    <w:rsid w:val="00985548"/>
    <w:rsid w:val="00986E2C"/>
    <w:rsid w:val="00993AAB"/>
    <w:rsid w:val="00996957"/>
    <w:rsid w:val="009A0963"/>
    <w:rsid w:val="009A56F1"/>
    <w:rsid w:val="009A5E42"/>
    <w:rsid w:val="009A622E"/>
    <w:rsid w:val="009A6775"/>
    <w:rsid w:val="009A6A75"/>
    <w:rsid w:val="009A7282"/>
    <w:rsid w:val="009B38D7"/>
    <w:rsid w:val="009B46EC"/>
    <w:rsid w:val="009B509B"/>
    <w:rsid w:val="009B5990"/>
    <w:rsid w:val="009B66B5"/>
    <w:rsid w:val="009C0107"/>
    <w:rsid w:val="009C1654"/>
    <w:rsid w:val="009C3117"/>
    <w:rsid w:val="009C3BFB"/>
    <w:rsid w:val="009C4F6A"/>
    <w:rsid w:val="009C59EC"/>
    <w:rsid w:val="009C6D80"/>
    <w:rsid w:val="009D150B"/>
    <w:rsid w:val="009D3EDA"/>
    <w:rsid w:val="009D499D"/>
    <w:rsid w:val="009D4BD7"/>
    <w:rsid w:val="009D5D4F"/>
    <w:rsid w:val="009D61C7"/>
    <w:rsid w:val="009D7353"/>
    <w:rsid w:val="009D7CB8"/>
    <w:rsid w:val="009E3470"/>
    <w:rsid w:val="009E4C81"/>
    <w:rsid w:val="009E7233"/>
    <w:rsid w:val="009E792B"/>
    <w:rsid w:val="009F4235"/>
    <w:rsid w:val="009F5402"/>
    <w:rsid w:val="009F62C3"/>
    <w:rsid w:val="009F6CC8"/>
    <w:rsid w:val="00A02C03"/>
    <w:rsid w:val="00A030C4"/>
    <w:rsid w:val="00A03F84"/>
    <w:rsid w:val="00A126FA"/>
    <w:rsid w:val="00A14002"/>
    <w:rsid w:val="00A144E0"/>
    <w:rsid w:val="00A15571"/>
    <w:rsid w:val="00A22E8D"/>
    <w:rsid w:val="00A25272"/>
    <w:rsid w:val="00A2530B"/>
    <w:rsid w:val="00A253BD"/>
    <w:rsid w:val="00A255C6"/>
    <w:rsid w:val="00A25E5D"/>
    <w:rsid w:val="00A26285"/>
    <w:rsid w:val="00A30C84"/>
    <w:rsid w:val="00A31BD1"/>
    <w:rsid w:val="00A324F5"/>
    <w:rsid w:val="00A3661F"/>
    <w:rsid w:val="00A36680"/>
    <w:rsid w:val="00A3713A"/>
    <w:rsid w:val="00A3778A"/>
    <w:rsid w:val="00A40378"/>
    <w:rsid w:val="00A424EC"/>
    <w:rsid w:val="00A4251D"/>
    <w:rsid w:val="00A43A31"/>
    <w:rsid w:val="00A4562D"/>
    <w:rsid w:val="00A47B4B"/>
    <w:rsid w:val="00A52102"/>
    <w:rsid w:val="00A53BAD"/>
    <w:rsid w:val="00A548B3"/>
    <w:rsid w:val="00A60145"/>
    <w:rsid w:val="00A60915"/>
    <w:rsid w:val="00A610C1"/>
    <w:rsid w:val="00A630FF"/>
    <w:rsid w:val="00A648F3"/>
    <w:rsid w:val="00A67079"/>
    <w:rsid w:val="00A67BDE"/>
    <w:rsid w:val="00A75DF7"/>
    <w:rsid w:val="00A81F0A"/>
    <w:rsid w:val="00A82CC3"/>
    <w:rsid w:val="00A82F75"/>
    <w:rsid w:val="00A8551E"/>
    <w:rsid w:val="00A8564B"/>
    <w:rsid w:val="00A85BC1"/>
    <w:rsid w:val="00A874AA"/>
    <w:rsid w:val="00A912C7"/>
    <w:rsid w:val="00A929E2"/>
    <w:rsid w:val="00A94964"/>
    <w:rsid w:val="00A96941"/>
    <w:rsid w:val="00AA062D"/>
    <w:rsid w:val="00AA2F50"/>
    <w:rsid w:val="00AA2FB7"/>
    <w:rsid w:val="00AA53D5"/>
    <w:rsid w:val="00AA61B2"/>
    <w:rsid w:val="00AA7529"/>
    <w:rsid w:val="00AB0CDC"/>
    <w:rsid w:val="00AB2EB1"/>
    <w:rsid w:val="00AB7737"/>
    <w:rsid w:val="00AC151B"/>
    <w:rsid w:val="00AC15FF"/>
    <w:rsid w:val="00AC1D24"/>
    <w:rsid w:val="00AC1DF8"/>
    <w:rsid w:val="00AC285D"/>
    <w:rsid w:val="00AC396C"/>
    <w:rsid w:val="00AC4D73"/>
    <w:rsid w:val="00AC6CAA"/>
    <w:rsid w:val="00AC76E8"/>
    <w:rsid w:val="00AD0069"/>
    <w:rsid w:val="00AD1154"/>
    <w:rsid w:val="00AD14DB"/>
    <w:rsid w:val="00AD43E7"/>
    <w:rsid w:val="00AD4CB5"/>
    <w:rsid w:val="00AD5CAE"/>
    <w:rsid w:val="00AD6E66"/>
    <w:rsid w:val="00AD703D"/>
    <w:rsid w:val="00AE0D00"/>
    <w:rsid w:val="00AE1062"/>
    <w:rsid w:val="00AE2559"/>
    <w:rsid w:val="00AE33BE"/>
    <w:rsid w:val="00AE4DB5"/>
    <w:rsid w:val="00AE55B2"/>
    <w:rsid w:val="00AE5908"/>
    <w:rsid w:val="00AE5ADD"/>
    <w:rsid w:val="00AF0875"/>
    <w:rsid w:val="00AF1805"/>
    <w:rsid w:val="00AF4A70"/>
    <w:rsid w:val="00AF5479"/>
    <w:rsid w:val="00AF7A1F"/>
    <w:rsid w:val="00AF7E64"/>
    <w:rsid w:val="00B001A2"/>
    <w:rsid w:val="00B00782"/>
    <w:rsid w:val="00B02168"/>
    <w:rsid w:val="00B0367B"/>
    <w:rsid w:val="00B042CD"/>
    <w:rsid w:val="00B04C93"/>
    <w:rsid w:val="00B056C5"/>
    <w:rsid w:val="00B06AE5"/>
    <w:rsid w:val="00B1138F"/>
    <w:rsid w:val="00B11FCE"/>
    <w:rsid w:val="00B13229"/>
    <w:rsid w:val="00B15472"/>
    <w:rsid w:val="00B16287"/>
    <w:rsid w:val="00B20BB1"/>
    <w:rsid w:val="00B21EB5"/>
    <w:rsid w:val="00B23E75"/>
    <w:rsid w:val="00B24728"/>
    <w:rsid w:val="00B2681F"/>
    <w:rsid w:val="00B31368"/>
    <w:rsid w:val="00B319C6"/>
    <w:rsid w:val="00B3785F"/>
    <w:rsid w:val="00B413E6"/>
    <w:rsid w:val="00B426D5"/>
    <w:rsid w:val="00B46F55"/>
    <w:rsid w:val="00B4712D"/>
    <w:rsid w:val="00B50E96"/>
    <w:rsid w:val="00B5332A"/>
    <w:rsid w:val="00B540C7"/>
    <w:rsid w:val="00B5781E"/>
    <w:rsid w:val="00B614B4"/>
    <w:rsid w:val="00B62243"/>
    <w:rsid w:val="00B70B5E"/>
    <w:rsid w:val="00B7230A"/>
    <w:rsid w:val="00B725AD"/>
    <w:rsid w:val="00B7294F"/>
    <w:rsid w:val="00B72D7A"/>
    <w:rsid w:val="00B752AE"/>
    <w:rsid w:val="00B80240"/>
    <w:rsid w:val="00B81047"/>
    <w:rsid w:val="00B81805"/>
    <w:rsid w:val="00B96EE2"/>
    <w:rsid w:val="00B9793B"/>
    <w:rsid w:val="00BA01CA"/>
    <w:rsid w:val="00BA1250"/>
    <w:rsid w:val="00BA2D5B"/>
    <w:rsid w:val="00BA70FD"/>
    <w:rsid w:val="00BB216F"/>
    <w:rsid w:val="00BB2885"/>
    <w:rsid w:val="00BB52A1"/>
    <w:rsid w:val="00BC06E0"/>
    <w:rsid w:val="00BC32C7"/>
    <w:rsid w:val="00BC330E"/>
    <w:rsid w:val="00BC6F8F"/>
    <w:rsid w:val="00BD0671"/>
    <w:rsid w:val="00BD0DED"/>
    <w:rsid w:val="00BD2C0C"/>
    <w:rsid w:val="00BD433C"/>
    <w:rsid w:val="00BD5ACC"/>
    <w:rsid w:val="00BD5CFF"/>
    <w:rsid w:val="00BD6539"/>
    <w:rsid w:val="00BE4EEB"/>
    <w:rsid w:val="00BE5E71"/>
    <w:rsid w:val="00BE65AE"/>
    <w:rsid w:val="00BE685B"/>
    <w:rsid w:val="00BE755C"/>
    <w:rsid w:val="00BF065C"/>
    <w:rsid w:val="00BF153F"/>
    <w:rsid w:val="00BF2655"/>
    <w:rsid w:val="00BF29D9"/>
    <w:rsid w:val="00C00496"/>
    <w:rsid w:val="00C02BAC"/>
    <w:rsid w:val="00C04B69"/>
    <w:rsid w:val="00C04EDB"/>
    <w:rsid w:val="00C06B32"/>
    <w:rsid w:val="00C079C3"/>
    <w:rsid w:val="00C11428"/>
    <w:rsid w:val="00C13CDE"/>
    <w:rsid w:val="00C14484"/>
    <w:rsid w:val="00C14C02"/>
    <w:rsid w:val="00C172ED"/>
    <w:rsid w:val="00C213A4"/>
    <w:rsid w:val="00C217C8"/>
    <w:rsid w:val="00C25C23"/>
    <w:rsid w:val="00C2613F"/>
    <w:rsid w:val="00C30F12"/>
    <w:rsid w:val="00C34162"/>
    <w:rsid w:val="00C34A9D"/>
    <w:rsid w:val="00C3608E"/>
    <w:rsid w:val="00C37CBD"/>
    <w:rsid w:val="00C405C2"/>
    <w:rsid w:val="00C417FD"/>
    <w:rsid w:val="00C41AB9"/>
    <w:rsid w:val="00C4343A"/>
    <w:rsid w:val="00C45EAF"/>
    <w:rsid w:val="00C46751"/>
    <w:rsid w:val="00C51C26"/>
    <w:rsid w:val="00C55011"/>
    <w:rsid w:val="00C56E54"/>
    <w:rsid w:val="00C606D0"/>
    <w:rsid w:val="00C61E28"/>
    <w:rsid w:val="00C63CE4"/>
    <w:rsid w:val="00C667C3"/>
    <w:rsid w:val="00C678F9"/>
    <w:rsid w:val="00C71CD5"/>
    <w:rsid w:val="00C72E4B"/>
    <w:rsid w:val="00C74863"/>
    <w:rsid w:val="00C74B15"/>
    <w:rsid w:val="00C7503D"/>
    <w:rsid w:val="00C753C4"/>
    <w:rsid w:val="00C77B6E"/>
    <w:rsid w:val="00C82464"/>
    <w:rsid w:val="00C84852"/>
    <w:rsid w:val="00C84AB3"/>
    <w:rsid w:val="00C85A3C"/>
    <w:rsid w:val="00C861D5"/>
    <w:rsid w:val="00C904E7"/>
    <w:rsid w:val="00C908F2"/>
    <w:rsid w:val="00C90FC7"/>
    <w:rsid w:val="00C913FC"/>
    <w:rsid w:val="00C938F8"/>
    <w:rsid w:val="00C93D99"/>
    <w:rsid w:val="00C942A6"/>
    <w:rsid w:val="00C97060"/>
    <w:rsid w:val="00CA0459"/>
    <w:rsid w:val="00CA1D28"/>
    <w:rsid w:val="00CA254E"/>
    <w:rsid w:val="00CA3D16"/>
    <w:rsid w:val="00CA3E35"/>
    <w:rsid w:val="00CA47C3"/>
    <w:rsid w:val="00CA4914"/>
    <w:rsid w:val="00CA5643"/>
    <w:rsid w:val="00CA7A0B"/>
    <w:rsid w:val="00CB08B1"/>
    <w:rsid w:val="00CB440E"/>
    <w:rsid w:val="00CB44EE"/>
    <w:rsid w:val="00CB4FF2"/>
    <w:rsid w:val="00CB5B41"/>
    <w:rsid w:val="00CC1938"/>
    <w:rsid w:val="00CC33BB"/>
    <w:rsid w:val="00CC403F"/>
    <w:rsid w:val="00CC65B9"/>
    <w:rsid w:val="00CD160A"/>
    <w:rsid w:val="00CD25C2"/>
    <w:rsid w:val="00CD575C"/>
    <w:rsid w:val="00CD58E5"/>
    <w:rsid w:val="00CE0DA5"/>
    <w:rsid w:val="00CE73DE"/>
    <w:rsid w:val="00CF58B1"/>
    <w:rsid w:val="00CF59B9"/>
    <w:rsid w:val="00CF6552"/>
    <w:rsid w:val="00CF6A91"/>
    <w:rsid w:val="00D03741"/>
    <w:rsid w:val="00D06A36"/>
    <w:rsid w:val="00D07A61"/>
    <w:rsid w:val="00D07BA4"/>
    <w:rsid w:val="00D14621"/>
    <w:rsid w:val="00D15743"/>
    <w:rsid w:val="00D15A2B"/>
    <w:rsid w:val="00D166F1"/>
    <w:rsid w:val="00D2002A"/>
    <w:rsid w:val="00D21AB9"/>
    <w:rsid w:val="00D226B1"/>
    <w:rsid w:val="00D266D1"/>
    <w:rsid w:val="00D268BC"/>
    <w:rsid w:val="00D30177"/>
    <w:rsid w:val="00D32324"/>
    <w:rsid w:val="00D34CB7"/>
    <w:rsid w:val="00D35E3F"/>
    <w:rsid w:val="00D40060"/>
    <w:rsid w:val="00D416EB"/>
    <w:rsid w:val="00D42B96"/>
    <w:rsid w:val="00D436F5"/>
    <w:rsid w:val="00D44E26"/>
    <w:rsid w:val="00D45EE8"/>
    <w:rsid w:val="00D462A8"/>
    <w:rsid w:val="00D465F9"/>
    <w:rsid w:val="00D47FBE"/>
    <w:rsid w:val="00D50AFA"/>
    <w:rsid w:val="00D523F8"/>
    <w:rsid w:val="00D52830"/>
    <w:rsid w:val="00D54AF0"/>
    <w:rsid w:val="00D55ED2"/>
    <w:rsid w:val="00D56A41"/>
    <w:rsid w:val="00D572F2"/>
    <w:rsid w:val="00D63DCF"/>
    <w:rsid w:val="00D65DB1"/>
    <w:rsid w:val="00D730F3"/>
    <w:rsid w:val="00D75B67"/>
    <w:rsid w:val="00D75FDE"/>
    <w:rsid w:val="00D8026D"/>
    <w:rsid w:val="00D82109"/>
    <w:rsid w:val="00D871FF"/>
    <w:rsid w:val="00D872DC"/>
    <w:rsid w:val="00D9190D"/>
    <w:rsid w:val="00D94926"/>
    <w:rsid w:val="00D96D6D"/>
    <w:rsid w:val="00D97570"/>
    <w:rsid w:val="00DA055C"/>
    <w:rsid w:val="00DA6876"/>
    <w:rsid w:val="00DA6CC7"/>
    <w:rsid w:val="00DB0325"/>
    <w:rsid w:val="00DB0813"/>
    <w:rsid w:val="00DB0AB5"/>
    <w:rsid w:val="00DB2A98"/>
    <w:rsid w:val="00DB3EAB"/>
    <w:rsid w:val="00DB455E"/>
    <w:rsid w:val="00DB4D13"/>
    <w:rsid w:val="00DC02B0"/>
    <w:rsid w:val="00DC2331"/>
    <w:rsid w:val="00DC537A"/>
    <w:rsid w:val="00DC5E8B"/>
    <w:rsid w:val="00DC670F"/>
    <w:rsid w:val="00DC67CF"/>
    <w:rsid w:val="00DC796F"/>
    <w:rsid w:val="00DD19DE"/>
    <w:rsid w:val="00DD1A07"/>
    <w:rsid w:val="00DD6C55"/>
    <w:rsid w:val="00DE1B99"/>
    <w:rsid w:val="00DE1F86"/>
    <w:rsid w:val="00DE3019"/>
    <w:rsid w:val="00DE486F"/>
    <w:rsid w:val="00DE4E4B"/>
    <w:rsid w:val="00DE5506"/>
    <w:rsid w:val="00DE7C6F"/>
    <w:rsid w:val="00DF0535"/>
    <w:rsid w:val="00DF0AAC"/>
    <w:rsid w:val="00DF16A1"/>
    <w:rsid w:val="00DF375E"/>
    <w:rsid w:val="00DF6B71"/>
    <w:rsid w:val="00DF7AD9"/>
    <w:rsid w:val="00E00513"/>
    <w:rsid w:val="00E01F32"/>
    <w:rsid w:val="00E041F1"/>
    <w:rsid w:val="00E04D4B"/>
    <w:rsid w:val="00E0553D"/>
    <w:rsid w:val="00E05AFA"/>
    <w:rsid w:val="00E07758"/>
    <w:rsid w:val="00E10E03"/>
    <w:rsid w:val="00E1275B"/>
    <w:rsid w:val="00E14B4C"/>
    <w:rsid w:val="00E14F2D"/>
    <w:rsid w:val="00E15533"/>
    <w:rsid w:val="00E177A0"/>
    <w:rsid w:val="00E20A9F"/>
    <w:rsid w:val="00E2126B"/>
    <w:rsid w:val="00E21928"/>
    <w:rsid w:val="00E22054"/>
    <w:rsid w:val="00E22B87"/>
    <w:rsid w:val="00E2747B"/>
    <w:rsid w:val="00E275AF"/>
    <w:rsid w:val="00E32DDC"/>
    <w:rsid w:val="00E3353F"/>
    <w:rsid w:val="00E3412B"/>
    <w:rsid w:val="00E34E7F"/>
    <w:rsid w:val="00E350C4"/>
    <w:rsid w:val="00E3542A"/>
    <w:rsid w:val="00E35642"/>
    <w:rsid w:val="00E409E2"/>
    <w:rsid w:val="00E41BA1"/>
    <w:rsid w:val="00E51FC2"/>
    <w:rsid w:val="00E53F38"/>
    <w:rsid w:val="00E54403"/>
    <w:rsid w:val="00E55650"/>
    <w:rsid w:val="00E56542"/>
    <w:rsid w:val="00E56626"/>
    <w:rsid w:val="00E57486"/>
    <w:rsid w:val="00E63143"/>
    <w:rsid w:val="00E71889"/>
    <w:rsid w:val="00E73B7B"/>
    <w:rsid w:val="00E742B2"/>
    <w:rsid w:val="00E74839"/>
    <w:rsid w:val="00E74A0B"/>
    <w:rsid w:val="00E75D50"/>
    <w:rsid w:val="00E76C9D"/>
    <w:rsid w:val="00E826F7"/>
    <w:rsid w:val="00E8394B"/>
    <w:rsid w:val="00E8510B"/>
    <w:rsid w:val="00E86284"/>
    <w:rsid w:val="00E901F0"/>
    <w:rsid w:val="00E923E0"/>
    <w:rsid w:val="00E925B4"/>
    <w:rsid w:val="00E948B6"/>
    <w:rsid w:val="00E951F0"/>
    <w:rsid w:val="00E95419"/>
    <w:rsid w:val="00E95BC8"/>
    <w:rsid w:val="00E960B8"/>
    <w:rsid w:val="00EA069D"/>
    <w:rsid w:val="00EA0718"/>
    <w:rsid w:val="00EA0A2E"/>
    <w:rsid w:val="00EA2523"/>
    <w:rsid w:val="00EA4013"/>
    <w:rsid w:val="00EA42D0"/>
    <w:rsid w:val="00EA560C"/>
    <w:rsid w:val="00EA7F7A"/>
    <w:rsid w:val="00EB00A2"/>
    <w:rsid w:val="00EB2720"/>
    <w:rsid w:val="00EB276C"/>
    <w:rsid w:val="00EB30E8"/>
    <w:rsid w:val="00EB5354"/>
    <w:rsid w:val="00EB53AF"/>
    <w:rsid w:val="00EB71D5"/>
    <w:rsid w:val="00EC11B6"/>
    <w:rsid w:val="00EC345E"/>
    <w:rsid w:val="00EC6703"/>
    <w:rsid w:val="00EC78CB"/>
    <w:rsid w:val="00ED0EF7"/>
    <w:rsid w:val="00EE06EE"/>
    <w:rsid w:val="00EE223C"/>
    <w:rsid w:val="00EE271A"/>
    <w:rsid w:val="00EE3465"/>
    <w:rsid w:val="00EE4706"/>
    <w:rsid w:val="00EE58F4"/>
    <w:rsid w:val="00EF1B8A"/>
    <w:rsid w:val="00EF22A0"/>
    <w:rsid w:val="00EF426B"/>
    <w:rsid w:val="00EF4CB0"/>
    <w:rsid w:val="00EF51FF"/>
    <w:rsid w:val="00EF52B4"/>
    <w:rsid w:val="00EF5B0C"/>
    <w:rsid w:val="00EF5E80"/>
    <w:rsid w:val="00F03335"/>
    <w:rsid w:val="00F0390E"/>
    <w:rsid w:val="00F04209"/>
    <w:rsid w:val="00F04FF3"/>
    <w:rsid w:val="00F06A94"/>
    <w:rsid w:val="00F108EA"/>
    <w:rsid w:val="00F10AF5"/>
    <w:rsid w:val="00F116CB"/>
    <w:rsid w:val="00F131C9"/>
    <w:rsid w:val="00F14D16"/>
    <w:rsid w:val="00F152FA"/>
    <w:rsid w:val="00F2053B"/>
    <w:rsid w:val="00F20D6F"/>
    <w:rsid w:val="00F20E0E"/>
    <w:rsid w:val="00F2571F"/>
    <w:rsid w:val="00F25E18"/>
    <w:rsid w:val="00F2619D"/>
    <w:rsid w:val="00F264E0"/>
    <w:rsid w:val="00F2683F"/>
    <w:rsid w:val="00F2687C"/>
    <w:rsid w:val="00F308C2"/>
    <w:rsid w:val="00F31771"/>
    <w:rsid w:val="00F33C36"/>
    <w:rsid w:val="00F35CFC"/>
    <w:rsid w:val="00F370D2"/>
    <w:rsid w:val="00F37D7F"/>
    <w:rsid w:val="00F41107"/>
    <w:rsid w:val="00F424C1"/>
    <w:rsid w:val="00F42741"/>
    <w:rsid w:val="00F43E8A"/>
    <w:rsid w:val="00F5052E"/>
    <w:rsid w:val="00F5161D"/>
    <w:rsid w:val="00F62834"/>
    <w:rsid w:val="00F630EE"/>
    <w:rsid w:val="00F65ED3"/>
    <w:rsid w:val="00F6689E"/>
    <w:rsid w:val="00F670E0"/>
    <w:rsid w:val="00F67139"/>
    <w:rsid w:val="00F70943"/>
    <w:rsid w:val="00F70F31"/>
    <w:rsid w:val="00F72EED"/>
    <w:rsid w:val="00F73888"/>
    <w:rsid w:val="00F76E75"/>
    <w:rsid w:val="00F77C79"/>
    <w:rsid w:val="00F833BE"/>
    <w:rsid w:val="00F833CD"/>
    <w:rsid w:val="00F8360B"/>
    <w:rsid w:val="00F83D12"/>
    <w:rsid w:val="00F852F2"/>
    <w:rsid w:val="00F86DA9"/>
    <w:rsid w:val="00F9214D"/>
    <w:rsid w:val="00F9287D"/>
    <w:rsid w:val="00F93045"/>
    <w:rsid w:val="00F948F2"/>
    <w:rsid w:val="00F952FA"/>
    <w:rsid w:val="00F9531D"/>
    <w:rsid w:val="00F9732F"/>
    <w:rsid w:val="00FA1AB4"/>
    <w:rsid w:val="00FA2DBB"/>
    <w:rsid w:val="00FA33A8"/>
    <w:rsid w:val="00FA3F75"/>
    <w:rsid w:val="00FA586D"/>
    <w:rsid w:val="00FA678F"/>
    <w:rsid w:val="00FA7F41"/>
    <w:rsid w:val="00FB2B95"/>
    <w:rsid w:val="00FB38FF"/>
    <w:rsid w:val="00FB4BBE"/>
    <w:rsid w:val="00FB6E79"/>
    <w:rsid w:val="00FC0612"/>
    <w:rsid w:val="00FC0BFB"/>
    <w:rsid w:val="00FC120A"/>
    <w:rsid w:val="00FC3249"/>
    <w:rsid w:val="00FC553B"/>
    <w:rsid w:val="00FC6844"/>
    <w:rsid w:val="00FD0A4A"/>
    <w:rsid w:val="00FD172D"/>
    <w:rsid w:val="00FD2B55"/>
    <w:rsid w:val="00FD3A6B"/>
    <w:rsid w:val="00FD42F0"/>
    <w:rsid w:val="00FE09A2"/>
    <w:rsid w:val="00FE4EB1"/>
    <w:rsid w:val="00FE55E0"/>
    <w:rsid w:val="00FE6B54"/>
    <w:rsid w:val="00FE6BA6"/>
    <w:rsid w:val="00FE708F"/>
    <w:rsid w:val="00FF46AB"/>
    <w:rsid w:val="00FF5375"/>
    <w:rsid w:val="019CAF3B"/>
    <w:rsid w:val="05545E60"/>
    <w:rsid w:val="0B4DB452"/>
    <w:rsid w:val="0C25559D"/>
    <w:rsid w:val="0D8A3B34"/>
    <w:rsid w:val="0EB07F1F"/>
    <w:rsid w:val="0FB0A402"/>
    <w:rsid w:val="1297E298"/>
    <w:rsid w:val="12E8E829"/>
    <w:rsid w:val="1660FE88"/>
    <w:rsid w:val="16CE7EB9"/>
    <w:rsid w:val="1B8C96E7"/>
    <w:rsid w:val="1C354C73"/>
    <w:rsid w:val="1D1D2373"/>
    <w:rsid w:val="1FBED0C0"/>
    <w:rsid w:val="2116D126"/>
    <w:rsid w:val="22E5DA37"/>
    <w:rsid w:val="25607265"/>
    <w:rsid w:val="288BA5A7"/>
    <w:rsid w:val="29A32B97"/>
    <w:rsid w:val="2FB36A39"/>
    <w:rsid w:val="2FC7251C"/>
    <w:rsid w:val="31C839BF"/>
    <w:rsid w:val="33C60634"/>
    <w:rsid w:val="355DC98A"/>
    <w:rsid w:val="37BE0A0F"/>
    <w:rsid w:val="39EC9B3F"/>
    <w:rsid w:val="3EB7D952"/>
    <w:rsid w:val="3ED4B763"/>
    <w:rsid w:val="42DC4BFF"/>
    <w:rsid w:val="47985023"/>
    <w:rsid w:val="485042AC"/>
    <w:rsid w:val="49FB8D04"/>
    <w:rsid w:val="4D6F4835"/>
    <w:rsid w:val="53F6060A"/>
    <w:rsid w:val="555C718C"/>
    <w:rsid w:val="559289D6"/>
    <w:rsid w:val="583CAF0A"/>
    <w:rsid w:val="59ACAEAB"/>
    <w:rsid w:val="5CC534F1"/>
    <w:rsid w:val="5D4DF3DF"/>
    <w:rsid w:val="63D7203D"/>
    <w:rsid w:val="683FEEF1"/>
    <w:rsid w:val="6894A411"/>
    <w:rsid w:val="6B4D2395"/>
    <w:rsid w:val="73302D6E"/>
    <w:rsid w:val="7512F3FB"/>
    <w:rsid w:val="7615E0CE"/>
    <w:rsid w:val="7A572B9A"/>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8673"/>
    <o:shapelayout v:ext="edit">
      <o:idmap v:ext="edit" data="1"/>
    </o:shapelayout>
  </w:shapeDefaults>
  <w:decimalSymbol w:val=","/>
  <w:listSeparator w:val=";"/>
  <w14:docId w14:val="5BEBCECA"/>
  <w15:docId w15:val="{21CDF7B9-F79C-4C2E-AC2B-62AABA3857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s-AR" w:eastAsia="es-AR"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unhideWhenUsed/>
    <w:qFormat/>
    <w:rsid w:val="006635A7"/>
    <w:pPr>
      <w:spacing w:after="120" w:line="360" w:lineRule="auto"/>
      <w:ind w:firstLine="709"/>
      <w:jc w:val="both"/>
    </w:pPr>
    <w:rPr>
      <w:rFonts w:ascii="Times New Roman" w:hAnsi="Times New Roman" w:cs="Arial"/>
      <w:sz w:val="22"/>
      <w:szCs w:val="22"/>
      <w:lang w:val="es-ES" w:eastAsia="en-US"/>
    </w:rPr>
  </w:style>
  <w:style w:type="paragraph" w:styleId="Heading1">
    <w:name w:val="heading 1"/>
    <w:basedOn w:val="Normal"/>
    <w:next w:val="Normal"/>
    <w:link w:val="Heading1Char"/>
    <w:uiPriority w:val="9"/>
    <w:qFormat/>
    <w:rsid w:val="00CA254E"/>
    <w:pPr>
      <w:keepNext/>
      <w:keepLines/>
      <w:numPr>
        <w:numId w:val="5"/>
      </w:numPr>
      <w:spacing w:before="360" w:after="240" w:line="276" w:lineRule="auto"/>
      <w:outlineLvl w:val="0"/>
    </w:pPr>
    <w:rPr>
      <w:rFonts w:eastAsia="SimSun"/>
      <w:b/>
      <w:sz w:val="24"/>
      <w:szCs w:val="24"/>
    </w:rPr>
  </w:style>
  <w:style w:type="paragraph" w:styleId="Heading2">
    <w:name w:val="heading 2"/>
    <w:basedOn w:val="Heading1"/>
    <w:next w:val="Normal"/>
    <w:link w:val="Heading2Char"/>
    <w:uiPriority w:val="9"/>
    <w:unhideWhenUsed/>
    <w:qFormat/>
    <w:rsid w:val="00357100"/>
    <w:pPr>
      <w:numPr>
        <w:ilvl w:val="1"/>
      </w:numPr>
      <w:ind w:left="1134"/>
      <w:outlineLvl w:val="1"/>
    </w:pPr>
  </w:style>
  <w:style w:type="paragraph" w:styleId="Heading3">
    <w:name w:val="heading 3"/>
    <w:basedOn w:val="Heading2"/>
    <w:next w:val="Normal"/>
    <w:link w:val="Heading3Char"/>
    <w:uiPriority w:val="9"/>
    <w:unhideWhenUsed/>
    <w:qFormat/>
    <w:rsid w:val="00CB08B1"/>
    <w:pPr>
      <w:numPr>
        <w:ilvl w:val="2"/>
      </w:numPr>
      <w:outlineLvl w:val="2"/>
    </w:pPr>
    <w:rPr>
      <w:rFonts w:eastAsia="Times New Roman" w:cs="Times New Roman"/>
      <w:bCs/>
      <w:lang w:eastAsia="es-ES"/>
    </w:rPr>
  </w:style>
  <w:style w:type="paragraph" w:styleId="Heading4">
    <w:name w:val="heading 4"/>
    <w:basedOn w:val="Normal"/>
    <w:next w:val="Normal"/>
    <w:link w:val="Heading4Char"/>
    <w:uiPriority w:val="9"/>
    <w:unhideWhenUsed/>
    <w:qFormat/>
    <w:rsid w:val="00CB08B1"/>
    <w:pPr>
      <w:keepNext/>
      <w:keepLines/>
      <w:numPr>
        <w:ilvl w:val="3"/>
        <w:numId w:val="5"/>
      </w:numPr>
      <w:spacing w:before="40" w:after="0"/>
      <w:outlineLvl w:val="3"/>
    </w:pPr>
    <w:rPr>
      <w:rFonts w:eastAsia="Times New Roman" w:cs="Times New Roman"/>
      <w:b/>
      <w:i/>
      <w:iCs/>
      <w:color w:val="000000" w:themeColor="text1"/>
    </w:rPr>
  </w:style>
  <w:style w:type="paragraph" w:styleId="Heading5">
    <w:name w:val="heading 5"/>
    <w:basedOn w:val="Normal"/>
    <w:next w:val="Normal"/>
    <w:link w:val="Heading5Char"/>
    <w:uiPriority w:val="9"/>
    <w:unhideWhenUsed/>
    <w:qFormat/>
    <w:rsid w:val="00436479"/>
    <w:pPr>
      <w:keepNext/>
      <w:keepLines/>
      <w:numPr>
        <w:ilvl w:val="4"/>
        <w:numId w:val="5"/>
      </w:numPr>
      <w:spacing w:before="40" w:after="0"/>
      <w:outlineLvl w:val="4"/>
    </w:pPr>
    <w:rPr>
      <w:rFonts w:ascii="Cambria" w:eastAsia="Times New Roman" w:hAnsi="Cambria" w:cs="Times New Roman"/>
      <w:color w:val="365F91"/>
    </w:rPr>
  </w:style>
  <w:style w:type="paragraph" w:styleId="Heading6">
    <w:name w:val="heading 6"/>
    <w:basedOn w:val="Normal"/>
    <w:next w:val="Normal"/>
    <w:link w:val="Heading6Char"/>
    <w:uiPriority w:val="9"/>
    <w:unhideWhenUsed/>
    <w:qFormat/>
    <w:rsid w:val="00916BCE"/>
    <w:pPr>
      <w:keepNext/>
      <w:keepLines/>
      <w:numPr>
        <w:ilvl w:val="5"/>
        <w:numId w:val="5"/>
      </w:numPr>
      <w:spacing w:before="40" w:after="0"/>
      <w:outlineLvl w:val="5"/>
    </w:pPr>
    <w:rPr>
      <w:rFonts w:ascii="Cambria" w:eastAsia="Times New Roman" w:hAnsi="Cambria" w:cs="Times New Roman"/>
      <w:color w:val="243F60"/>
    </w:rPr>
  </w:style>
  <w:style w:type="paragraph" w:styleId="Heading7">
    <w:name w:val="heading 7"/>
    <w:basedOn w:val="Normal"/>
    <w:next w:val="Normal"/>
    <w:link w:val="Heading7Char"/>
    <w:uiPriority w:val="9"/>
    <w:unhideWhenUsed/>
    <w:qFormat/>
    <w:rsid w:val="00850B5A"/>
    <w:pPr>
      <w:keepNext/>
      <w:keepLines/>
      <w:numPr>
        <w:ilvl w:val="6"/>
        <w:numId w:val="5"/>
      </w:numPr>
      <w:spacing w:before="40" w:after="0"/>
      <w:outlineLvl w:val="6"/>
    </w:pPr>
    <w:rPr>
      <w:rFonts w:ascii="Cambria" w:eastAsia="Times New Roman" w:hAnsi="Cambria" w:cs="Times New Roman"/>
      <w:i/>
      <w:iCs/>
      <w:color w:val="243F60"/>
    </w:rPr>
  </w:style>
  <w:style w:type="paragraph" w:styleId="Heading8">
    <w:name w:val="heading 8"/>
    <w:basedOn w:val="Normal"/>
    <w:next w:val="Normal"/>
    <w:link w:val="Heading8Char"/>
    <w:uiPriority w:val="9"/>
    <w:semiHidden/>
    <w:unhideWhenUsed/>
    <w:qFormat/>
    <w:rsid w:val="00EC6703"/>
    <w:pPr>
      <w:keepNext/>
      <w:keepLines/>
      <w:numPr>
        <w:ilvl w:val="7"/>
        <w:numId w:val="5"/>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C6703"/>
    <w:pPr>
      <w:keepNext/>
      <w:keepLines/>
      <w:numPr>
        <w:ilvl w:val="8"/>
        <w:numId w:val="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CA254E"/>
    <w:rPr>
      <w:rFonts w:ascii="Arial" w:eastAsia="SimSun" w:hAnsi="Arial" w:cs="Arial"/>
      <w:b/>
      <w:sz w:val="24"/>
      <w:szCs w:val="24"/>
      <w:lang w:val="es-ES" w:eastAsia="en-US"/>
    </w:rPr>
  </w:style>
  <w:style w:type="paragraph" w:styleId="Subtitle">
    <w:name w:val="Subtitle"/>
    <w:basedOn w:val="Normal"/>
    <w:next w:val="Normal"/>
    <w:link w:val="SubtitleChar"/>
    <w:uiPriority w:val="11"/>
    <w:qFormat/>
    <w:rsid w:val="003D7A76"/>
    <w:pPr>
      <w:numPr>
        <w:ilvl w:val="1"/>
      </w:numPr>
      <w:spacing w:after="160" w:line="259" w:lineRule="auto"/>
      <w:ind w:firstLine="709"/>
    </w:pPr>
    <w:rPr>
      <w:rFonts w:ascii="Calibri" w:eastAsia="Times New Roman" w:hAnsi="Calibri" w:cs="Times New Roman"/>
      <w:color w:val="5A5A5A"/>
      <w:spacing w:val="15"/>
      <w:sz w:val="20"/>
      <w:szCs w:val="20"/>
    </w:rPr>
  </w:style>
  <w:style w:type="character" w:customStyle="1" w:styleId="SubtitleChar">
    <w:name w:val="Subtitle Char"/>
    <w:link w:val="Subtitle"/>
    <w:uiPriority w:val="11"/>
    <w:rsid w:val="003D7A76"/>
    <w:rPr>
      <w:rFonts w:ascii="Calibri" w:eastAsia="Times New Roman" w:hAnsi="Calibri" w:cs="Times New Roman"/>
      <w:color w:val="5A5A5A"/>
      <w:spacing w:val="15"/>
      <w:sz w:val="20"/>
      <w:szCs w:val="20"/>
    </w:rPr>
  </w:style>
  <w:style w:type="paragraph" w:customStyle="1" w:styleId="1">
    <w:name w:val="1"/>
    <w:basedOn w:val="Heading1"/>
    <w:next w:val="Normal"/>
    <w:uiPriority w:val="39"/>
    <w:unhideWhenUsed/>
    <w:qFormat/>
    <w:rsid w:val="003D7A76"/>
    <w:pPr>
      <w:outlineLvl w:val="9"/>
    </w:pPr>
  </w:style>
  <w:style w:type="character" w:customStyle="1" w:styleId="apple-converted-space">
    <w:name w:val="apple-converted-space"/>
    <w:rsid w:val="003D7A76"/>
  </w:style>
  <w:style w:type="paragraph" w:styleId="TOC1">
    <w:name w:val="toc 1"/>
    <w:basedOn w:val="Normal"/>
    <w:next w:val="Normal"/>
    <w:autoRedefine/>
    <w:uiPriority w:val="39"/>
    <w:rsid w:val="00760723"/>
    <w:pPr>
      <w:tabs>
        <w:tab w:val="left" w:pos="1100"/>
        <w:tab w:val="right" w:leader="dot" w:pos="9062"/>
      </w:tabs>
      <w:spacing w:before="360" w:after="0"/>
      <w:ind w:left="567" w:hanging="567"/>
    </w:pPr>
    <w:rPr>
      <w:rFonts w:ascii="Cambria" w:hAnsi="Cambria"/>
      <w:b/>
      <w:bCs/>
      <w:caps/>
      <w:sz w:val="24"/>
      <w:szCs w:val="24"/>
    </w:rPr>
  </w:style>
  <w:style w:type="character" w:styleId="Hyperlink">
    <w:name w:val="Hyperlink"/>
    <w:uiPriority w:val="99"/>
    <w:unhideWhenUsed/>
    <w:rsid w:val="003D7A76"/>
    <w:rPr>
      <w:color w:val="0000FF"/>
      <w:u w:val="single"/>
    </w:rPr>
  </w:style>
  <w:style w:type="character" w:customStyle="1" w:styleId="Heading2Char">
    <w:name w:val="Heading 2 Char"/>
    <w:link w:val="Heading2"/>
    <w:uiPriority w:val="9"/>
    <w:rsid w:val="00357100"/>
    <w:rPr>
      <w:rFonts w:ascii="Arial" w:eastAsia="SimSun" w:hAnsi="Arial" w:cs="Arial"/>
      <w:b/>
      <w:sz w:val="24"/>
      <w:szCs w:val="24"/>
      <w:lang w:val="es-ES" w:eastAsia="en-US"/>
    </w:rPr>
  </w:style>
  <w:style w:type="character" w:customStyle="1" w:styleId="Heading3Char">
    <w:name w:val="Heading 3 Char"/>
    <w:link w:val="Heading3"/>
    <w:uiPriority w:val="9"/>
    <w:rsid w:val="00CB08B1"/>
    <w:rPr>
      <w:rFonts w:ascii="Arial" w:eastAsia="Times New Roman" w:hAnsi="Arial"/>
      <w:b/>
      <w:bCs/>
      <w:sz w:val="24"/>
      <w:szCs w:val="24"/>
      <w:lang w:val="es-ES" w:eastAsia="es-ES"/>
    </w:rPr>
  </w:style>
  <w:style w:type="paragraph" w:styleId="TOC3">
    <w:name w:val="toc 3"/>
    <w:basedOn w:val="Normal"/>
    <w:next w:val="Normal"/>
    <w:autoRedefine/>
    <w:uiPriority w:val="39"/>
    <w:unhideWhenUsed/>
    <w:rsid w:val="00760723"/>
    <w:pPr>
      <w:tabs>
        <w:tab w:val="left" w:pos="1985"/>
        <w:tab w:val="right" w:leader="dot" w:pos="9062"/>
      </w:tabs>
      <w:spacing w:after="0"/>
      <w:ind w:left="1843" w:hanging="631"/>
    </w:pPr>
    <w:rPr>
      <w:sz w:val="20"/>
      <w:szCs w:val="20"/>
    </w:rPr>
  </w:style>
  <w:style w:type="paragraph" w:styleId="TOC2">
    <w:name w:val="toc 2"/>
    <w:basedOn w:val="Normal"/>
    <w:next w:val="Normal"/>
    <w:autoRedefine/>
    <w:uiPriority w:val="39"/>
    <w:unhideWhenUsed/>
    <w:rsid w:val="00760723"/>
    <w:pPr>
      <w:tabs>
        <w:tab w:val="left" w:pos="1320"/>
        <w:tab w:val="right" w:leader="dot" w:pos="9062"/>
      </w:tabs>
      <w:spacing w:before="240" w:after="0"/>
      <w:ind w:left="1276" w:hanging="567"/>
    </w:pPr>
    <w:rPr>
      <w:b/>
      <w:bCs/>
      <w:sz w:val="20"/>
      <w:szCs w:val="20"/>
    </w:rPr>
  </w:style>
  <w:style w:type="paragraph" w:styleId="TOC4">
    <w:name w:val="toc 4"/>
    <w:basedOn w:val="Normal"/>
    <w:next w:val="Normal"/>
    <w:autoRedefine/>
    <w:uiPriority w:val="39"/>
    <w:unhideWhenUsed/>
    <w:rsid w:val="00D523F8"/>
    <w:pPr>
      <w:spacing w:after="0"/>
      <w:ind w:left="440"/>
    </w:pPr>
    <w:rPr>
      <w:sz w:val="20"/>
      <w:szCs w:val="20"/>
    </w:rPr>
  </w:style>
  <w:style w:type="paragraph" w:styleId="TOC5">
    <w:name w:val="toc 5"/>
    <w:basedOn w:val="Normal"/>
    <w:next w:val="Normal"/>
    <w:autoRedefine/>
    <w:uiPriority w:val="39"/>
    <w:unhideWhenUsed/>
    <w:rsid w:val="00D523F8"/>
    <w:pPr>
      <w:spacing w:after="0"/>
      <w:ind w:left="660"/>
    </w:pPr>
    <w:rPr>
      <w:sz w:val="20"/>
      <w:szCs w:val="20"/>
    </w:rPr>
  </w:style>
  <w:style w:type="paragraph" w:styleId="TOC6">
    <w:name w:val="toc 6"/>
    <w:basedOn w:val="Normal"/>
    <w:next w:val="Normal"/>
    <w:autoRedefine/>
    <w:uiPriority w:val="39"/>
    <w:unhideWhenUsed/>
    <w:rsid w:val="00D523F8"/>
    <w:pPr>
      <w:spacing w:after="0"/>
      <w:ind w:left="880"/>
    </w:pPr>
    <w:rPr>
      <w:sz w:val="20"/>
      <w:szCs w:val="20"/>
    </w:rPr>
  </w:style>
  <w:style w:type="paragraph" w:styleId="TOC7">
    <w:name w:val="toc 7"/>
    <w:basedOn w:val="Normal"/>
    <w:next w:val="Normal"/>
    <w:autoRedefine/>
    <w:uiPriority w:val="39"/>
    <w:unhideWhenUsed/>
    <w:rsid w:val="00D523F8"/>
    <w:pPr>
      <w:spacing w:after="0"/>
      <w:ind w:left="1100"/>
    </w:pPr>
    <w:rPr>
      <w:sz w:val="20"/>
      <w:szCs w:val="20"/>
    </w:rPr>
  </w:style>
  <w:style w:type="paragraph" w:styleId="TOC8">
    <w:name w:val="toc 8"/>
    <w:basedOn w:val="Normal"/>
    <w:next w:val="Normal"/>
    <w:autoRedefine/>
    <w:uiPriority w:val="39"/>
    <w:unhideWhenUsed/>
    <w:rsid w:val="00D523F8"/>
    <w:pPr>
      <w:spacing w:after="0"/>
      <w:ind w:left="1320"/>
    </w:pPr>
    <w:rPr>
      <w:sz w:val="20"/>
      <w:szCs w:val="20"/>
    </w:rPr>
  </w:style>
  <w:style w:type="paragraph" w:styleId="TOC9">
    <w:name w:val="toc 9"/>
    <w:basedOn w:val="Normal"/>
    <w:next w:val="Normal"/>
    <w:autoRedefine/>
    <w:uiPriority w:val="39"/>
    <w:unhideWhenUsed/>
    <w:rsid w:val="00D523F8"/>
    <w:pPr>
      <w:spacing w:after="0"/>
      <w:ind w:left="1540"/>
    </w:pPr>
    <w:rPr>
      <w:sz w:val="20"/>
      <w:szCs w:val="20"/>
    </w:rPr>
  </w:style>
  <w:style w:type="paragraph" w:styleId="Title">
    <w:name w:val="Title"/>
    <w:basedOn w:val="Normal"/>
    <w:next w:val="Normal"/>
    <w:link w:val="TitleChar"/>
    <w:uiPriority w:val="10"/>
    <w:qFormat/>
    <w:rsid w:val="00D523F8"/>
    <w:pPr>
      <w:pBdr>
        <w:bottom w:val="single" w:sz="8" w:space="4" w:color="4F81BD"/>
      </w:pBdr>
      <w:spacing w:after="300" w:line="240" w:lineRule="auto"/>
      <w:contextualSpacing/>
    </w:pPr>
    <w:rPr>
      <w:rFonts w:ascii="Cambria" w:eastAsia="Times New Roman" w:hAnsi="Cambria" w:cs="Times New Roman"/>
      <w:color w:val="17365D"/>
      <w:spacing w:val="5"/>
      <w:kern w:val="28"/>
      <w:sz w:val="52"/>
      <w:szCs w:val="52"/>
    </w:rPr>
  </w:style>
  <w:style w:type="character" w:customStyle="1" w:styleId="TitleChar">
    <w:name w:val="Title Char"/>
    <w:link w:val="Title"/>
    <w:uiPriority w:val="10"/>
    <w:rsid w:val="00D523F8"/>
    <w:rPr>
      <w:rFonts w:ascii="Cambria" w:eastAsia="Times New Roman" w:hAnsi="Cambria" w:cs="Times New Roman"/>
      <w:color w:val="17365D"/>
      <w:spacing w:val="5"/>
      <w:kern w:val="28"/>
      <w:sz w:val="52"/>
      <w:szCs w:val="52"/>
    </w:rPr>
  </w:style>
  <w:style w:type="paragraph" w:styleId="Header">
    <w:name w:val="header"/>
    <w:basedOn w:val="Normal"/>
    <w:link w:val="HeaderChar"/>
    <w:uiPriority w:val="99"/>
    <w:unhideWhenUsed/>
    <w:rsid w:val="00D523F8"/>
    <w:pPr>
      <w:tabs>
        <w:tab w:val="center" w:pos="4419"/>
        <w:tab w:val="right" w:pos="8838"/>
      </w:tabs>
      <w:spacing w:after="0" w:line="240" w:lineRule="auto"/>
    </w:pPr>
  </w:style>
  <w:style w:type="character" w:customStyle="1" w:styleId="HeaderChar">
    <w:name w:val="Header Char"/>
    <w:basedOn w:val="DefaultParagraphFont"/>
    <w:link w:val="Header"/>
    <w:uiPriority w:val="99"/>
    <w:rsid w:val="00D523F8"/>
  </w:style>
  <w:style w:type="paragraph" w:styleId="Footer">
    <w:name w:val="footer"/>
    <w:basedOn w:val="Normal"/>
    <w:link w:val="FooterChar"/>
    <w:uiPriority w:val="99"/>
    <w:unhideWhenUsed/>
    <w:rsid w:val="00D523F8"/>
    <w:pPr>
      <w:tabs>
        <w:tab w:val="center" w:pos="4419"/>
        <w:tab w:val="right" w:pos="8838"/>
      </w:tabs>
      <w:spacing w:after="0" w:line="240" w:lineRule="auto"/>
    </w:pPr>
  </w:style>
  <w:style w:type="character" w:customStyle="1" w:styleId="FooterChar">
    <w:name w:val="Footer Char"/>
    <w:basedOn w:val="DefaultParagraphFont"/>
    <w:link w:val="Footer"/>
    <w:uiPriority w:val="99"/>
    <w:rsid w:val="00D523F8"/>
  </w:style>
  <w:style w:type="paragraph" w:styleId="ListParagraph">
    <w:name w:val="List Paragraph"/>
    <w:basedOn w:val="Normal"/>
    <w:uiPriority w:val="34"/>
    <w:qFormat/>
    <w:rsid w:val="006A7D4E"/>
    <w:pPr>
      <w:numPr>
        <w:numId w:val="6"/>
      </w:numPr>
      <w:contextualSpacing/>
    </w:pPr>
  </w:style>
  <w:style w:type="paragraph" w:styleId="NormalWeb">
    <w:name w:val="Normal (Web)"/>
    <w:basedOn w:val="Normal"/>
    <w:uiPriority w:val="99"/>
    <w:unhideWhenUsed/>
    <w:rsid w:val="0010773C"/>
    <w:pPr>
      <w:spacing w:before="100" w:beforeAutospacing="1" w:after="100" w:afterAutospacing="1" w:line="240" w:lineRule="auto"/>
    </w:pPr>
    <w:rPr>
      <w:rFonts w:cs="Times New Roman"/>
      <w:sz w:val="24"/>
      <w:szCs w:val="24"/>
      <w:lang w:val="es-ES_tradnl" w:eastAsia="es-ES_tradnl"/>
    </w:rPr>
  </w:style>
  <w:style w:type="paragraph" w:styleId="FootnoteText">
    <w:name w:val="footnote text"/>
    <w:basedOn w:val="Normal"/>
    <w:link w:val="FootnoteTextChar"/>
    <w:uiPriority w:val="99"/>
    <w:unhideWhenUsed/>
    <w:rsid w:val="0010773C"/>
    <w:pPr>
      <w:spacing w:after="0" w:line="240" w:lineRule="auto"/>
    </w:pPr>
    <w:rPr>
      <w:noProof/>
      <w:sz w:val="24"/>
      <w:szCs w:val="24"/>
      <w:lang w:val="es-ES_tradnl"/>
    </w:rPr>
  </w:style>
  <w:style w:type="character" w:customStyle="1" w:styleId="FootnoteTextChar">
    <w:name w:val="Footnote Text Char"/>
    <w:link w:val="FootnoteText"/>
    <w:uiPriority w:val="99"/>
    <w:rsid w:val="0010773C"/>
    <w:rPr>
      <w:noProof/>
      <w:sz w:val="24"/>
      <w:szCs w:val="24"/>
      <w:lang w:val="es-ES_tradnl"/>
    </w:rPr>
  </w:style>
  <w:style w:type="character" w:styleId="FootnoteReference">
    <w:name w:val="footnote reference"/>
    <w:uiPriority w:val="99"/>
    <w:unhideWhenUsed/>
    <w:rsid w:val="0010773C"/>
    <w:rPr>
      <w:vertAlign w:val="superscript"/>
    </w:rPr>
  </w:style>
  <w:style w:type="character" w:customStyle="1" w:styleId="Heading4Char">
    <w:name w:val="Heading 4 Char"/>
    <w:link w:val="Heading4"/>
    <w:uiPriority w:val="9"/>
    <w:rsid w:val="00CB08B1"/>
    <w:rPr>
      <w:rFonts w:ascii="Arial" w:eastAsia="Times New Roman" w:hAnsi="Arial"/>
      <w:b/>
      <w:i/>
      <w:iCs/>
      <w:color w:val="000000" w:themeColor="text1"/>
      <w:sz w:val="22"/>
      <w:szCs w:val="22"/>
      <w:lang w:val="es-ES" w:eastAsia="en-US"/>
    </w:rPr>
  </w:style>
  <w:style w:type="character" w:styleId="SubtleEmphasis">
    <w:name w:val="Subtle Emphasis"/>
    <w:uiPriority w:val="19"/>
    <w:qFormat/>
    <w:rsid w:val="00CA3E35"/>
    <w:rPr>
      <w:i/>
      <w:iCs/>
      <w:color w:val="404040"/>
    </w:rPr>
  </w:style>
  <w:style w:type="character" w:customStyle="1" w:styleId="Heading5Char">
    <w:name w:val="Heading 5 Char"/>
    <w:link w:val="Heading5"/>
    <w:uiPriority w:val="9"/>
    <w:rsid w:val="00436479"/>
    <w:rPr>
      <w:rFonts w:ascii="Cambria" w:eastAsia="Times New Roman" w:hAnsi="Cambria"/>
      <w:color w:val="365F91"/>
      <w:sz w:val="22"/>
      <w:szCs w:val="22"/>
      <w:lang w:val="es-ES" w:eastAsia="en-US"/>
    </w:rPr>
  </w:style>
  <w:style w:type="character" w:customStyle="1" w:styleId="Heading6Char">
    <w:name w:val="Heading 6 Char"/>
    <w:link w:val="Heading6"/>
    <w:uiPriority w:val="9"/>
    <w:rsid w:val="00916BCE"/>
    <w:rPr>
      <w:rFonts w:ascii="Cambria" w:eastAsia="Times New Roman" w:hAnsi="Cambria"/>
      <w:color w:val="243F60"/>
      <w:sz w:val="22"/>
      <w:szCs w:val="22"/>
      <w:lang w:val="es-ES" w:eastAsia="en-US"/>
    </w:rPr>
  </w:style>
  <w:style w:type="character" w:customStyle="1" w:styleId="Heading7Char">
    <w:name w:val="Heading 7 Char"/>
    <w:link w:val="Heading7"/>
    <w:uiPriority w:val="9"/>
    <w:rsid w:val="00850B5A"/>
    <w:rPr>
      <w:rFonts w:ascii="Cambria" w:eastAsia="Times New Roman" w:hAnsi="Cambria"/>
      <w:i/>
      <w:iCs/>
      <w:color w:val="243F60"/>
      <w:sz w:val="22"/>
      <w:szCs w:val="22"/>
      <w:lang w:val="es-ES" w:eastAsia="en-US"/>
    </w:rPr>
  </w:style>
  <w:style w:type="paragraph" w:styleId="NoSpacing">
    <w:name w:val="No Spacing"/>
    <w:uiPriority w:val="1"/>
    <w:qFormat/>
    <w:rsid w:val="007C2F72"/>
    <w:rPr>
      <w:rFonts w:ascii="Times New Roman" w:hAnsi="Times New Roman"/>
      <w:sz w:val="24"/>
      <w:szCs w:val="24"/>
      <w:lang w:val="es-ES_tradnl" w:eastAsia="es-ES_tradnl"/>
    </w:rPr>
  </w:style>
  <w:style w:type="character" w:customStyle="1" w:styleId="normaltextrun">
    <w:name w:val="normaltextrun"/>
    <w:basedOn w:val="DefaultParagraphFont"/>
    <w:rsid w:val="00E76C9D"/>
  </w:style>
  <w:style w:type="character" w:customStyle="1" w:styleId="eop">
    <w:name w:val="eop"/>
    <w:basedOn w:val="DefaultParagraphFont"/>
    <w:rsid w:val="00E76C9D"/>
  </w:style>
  <w:style w:type="character" w:customStyle="1" w:styleId="spellingerror">
    <w:name w:val="spellingerror"/>
    <w:basedOn w:val="DefaultParagraphFont"/>
    <w:rsid w:val="00E76C9D"/>
  </w:style>
  <w:style w:type="table" w:customStyle="1" w:styleId="Tabladecuadrcula2-nfasis11">
    <w:name w:val="Tabla de cuadrícula 2 - Énfasis 11"/>
    <w:basedOn w:val="TableNormal"/>
    <w:uiPriority w:val="47"/>
    <w:rsid w:val="00E76C9D"/>
    <w:tblPr>
      <w:tblStyleRowBandSize w:val="1"/>
      <w:tblStyleColBandSize w:val="1"/>
      <w:tblBorders>
        <w:top w:val="single" w:sz="2" w:space="0" w:color="95B3D7"/>
        <w:bottom w:val="single" w:sz="2" w:space="0" w:color="95B3D7"/>
        <w:insideH w:val="single" w:sz="2" w:space="0" w:color="95B3D7"/>
        <w:insideV w:val="single" w:sz="2" w:space="0" w:color="95B3D7"/>
      </w:tblBorders>
    </w:tblPr>
    <w:tblStylePr w:type="firstRow">
      <w:rPr>
        <w:b/>
        <w:bCs/>
      </w:rPr>
      <w:tblPr/>
      <w:tcPr>
        <w:tcBorders>
          <w:top w:val="nil"/>
          <w:bottom w:val="single" w:sz="12" w:space="0" w:color="95B3D7"/>
          <w:insideH w:val="nil"/>
          <w:insideV w:val="nil"/>
        </w:tcBorders>
        <w:shd w:val="clear" w:color="auto" w:fill="FFFFFF"/>
      </w:tcPr>
    </w:tblStylePr>
    <w:tblStylePr w:type="lastRow">
      <w:rPr>
        <w:b/>
        <w:bCs/>
      </w:rPr>
      <w:tblPr/>
      <w:tcPr>
        <w:tcBorders>
          <w:top w:val="double" w:sz="2" w:space="0" w:color="95B3D7"/>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DBE5F1"/>
      </w:tcPr>
    </w:tblStylePr>
    <w:tblStylePr w:type="band1Horz">
      <w:tblPr/>
      <w:tcPr>
        <w:shd w:val="clear" w:color="auto" w:fill="DBE5F1"/>
      </w:tcPr>
    </w:tblStylePr>
  </w:style>
  <w:style w:type="table" w:styleId="TableGrid">
    <w:name w:val="Table Grid"/>
    <w:basedOn w:val="TableNormal"/>
    <w:uiPriority w:val="39"/>
    <w:rsid w:val="00FB412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EndnoteText">
    <w:name w:val="endnote text"/>
    <w:basedOn w:val="Normal"/>
    <w:link w:val="EndnoteTextChar"/>
    <w:uiPriority w:val="99"/>
    <w:unhideWhenUsed/>
    <w:rsid w:val="00CD25C2"/>
    <w:pPr>
      <w:spacing w:after="0" w:line="240" w:lineRule="auto"/>
    </w:pPr>
    <w:rPr>
      <w:sz w:val="20"/>
      <w:szCs w:val="20"/>
    </w:rPr>
  </w:style>
  <w:style w:type="character" w:customStyle="1" w:styleId="EndnoteTextChar">
    <w:name w:val="Endnote Text Char"/>
    <w:link w:val="EndnoteText"/>
    <w:uiPriority w:val="99"/>
    <w:rsid w:val="00CD25C2"/>
    <w:rPr>
      <w:sz w:val="20"/>
      <w:szCs w:val="20"/>
    </w:rPr>
  </w:style>
  <w:style w:type="character" w:styleId="EndnoteReference">
    <w:name w:val="endnote reference"/>
    <w:uiPriority w:val="99"/>
    <w:unhideWhenUsed/>
    <w:rsid w:val="00CD25C2"/>
    <w:rPr>
      <w:vertAlign w:val="superscript"/>
    </w:rPr>
  </w:style>
  <w:style w:type="character" w:styleId="FollowedHyperlink">
    <w:name w:val="FollowedHyperlink"/>
    <w:uiPriority w:val="99"/>
    <w:semiHidden/>
    <w:unhideWhenUsed/>
    <w:rsid w:val="004617E7"/>
    <w:rPr>
      <w:color w:val="800080"/>
      <w:u w:val="single"/>
    </w:rPr>
  </w:style>
  <w:style w:type="paragraph" w:styleId="Bibliography">
    <w:name w:val="Bibliography"/>
    <w:basedOn w:val="Normal"/>
    <w:next w:val="Normal"/>
    <w:uiPriority w:val="37"/>
    <w:unhideWhenUsed/>
    <w:rsid w:val="001E2F3D"/>
  </w:style>
  <w:style w:type="character" w:styleId="CommentReference">
    <w:name w:val="annotation reference"/>
    <w:uiPriority w:val="99"/>
    <w:semiHidden/>
    <w:unhideWhenUsed/>
    <w:rsid w:val="004E6DB8"/>
    <w:rPr>
      <w:sz w:val="16"/>
      <w:szCs w:val="16"/>
    </w:rPr>
  </w:style>
  <w:style w:type="paragraph" w:styleId="CommentText">
    <w:name w:val="annotation text"/>
    <w:basedOn w:val="Normal"/>
    <w:link w:val="CommentTextChar"/>
    <w:uiPriority w:val="99"/>
    <w:unhideWhenUsed/>
    <w:rsid w:val="004E6DB8"/>
    <w:pPr>
      <w:spacing w:line="240" w:lineRule="auto"/>
    </w:pPr>
    <w:rPr>
      <w:sz w:val="20"/>
      <w:szCs w:val="20"/>
    </w:rPr>
  </w:style>
  <w:style w:type="character" w:customStyle="1" w:styleId="CommentTextChar">
    <w:name w:val="Comment Text Char"/>
    <w:link w:val="CommentText"/>
    <w:uiPriority w:val="99"/>
    <w:rsid w:val="004E6DB8"/>
    <w:rPr>
      <w:sz w:val="20"/>
      <w:szCs w:val="20"/>
    </w:rPr>
  </w:style>
  <w:style w:type="paragraph" w:styleId="CommentSubject">
    <w:name w:val="annotation subject"/>
    <w:basedOn w:val="CommentText"/>
    <w:next w:val="CommentText"/>
    <w:link w:val="CommentSubjectChar"/>
    <w:uiPriority w:val="99"/>
    <w:semiHidden/>
    <w:unhideWhenUsed/>
    <w:rsid w:val="004E6DB8"/>
    <w:rPr>
      <w:b/>
      <w:bCs/>
    </w:rPr>
  </w:style>
  <w:style w:type="character" w:customStyle="1" w:styleId="CommentSubjectChar">
    <w:name w:val="Comment Subject Char"/>
    <w:link w:val="CommentSubject"/>
    <w:uiPriority w:val="99"/>
    <w:semiHidden/>
    <w:rsid w:val="004E6DB8"/>
    <w:rPr>
      <w:b/>
      <w:bCs/>
      <w:sz w:val="20"/>
      <w:szCs w:val="20"/>
    </w:rPr>
  </w:style>
  <w:style w:type="paragraph" w:styleId="BalloonText">
    <w:name w:val="Balloon Text"/>
    <w:basedOn w:val="Normal"/>
    <w:link w:val="BalloonTextChar"/>
    <w:uiPriority w:val="99"/>
    <w:semiHidden/>
    <w:unhideWhenUsed/>
    <w:rsid w:val="004E6DB8"/>
    <w:pPr>
      <w:spacing w:after="0" w:line="240" w:lineRule="auto"/>
    </w:pPr>
    <w:rPr>
      <w:rFonts w:ascii="Segoe UI" w:hAnsi="Segoe UI" w:cs="Segoe UI"/>
      <w:sz w:val="18"/>
      <w:szCs w:val="18"/>
    </w:rPr>
  </w:style>
  <w:style w:type="character" w:customStyle="1" w:styleId="BalloonTextChar">
    <w:name w:val="Balloon Text Char"/>
    <w:link w:val="BalloonText"/>
    <w:uiPriority w:val="99"/>
    <w:semiHidden/>
    <w:rsid w:val="004E6DB8"/>
    <w:rPr>
      <w:rFonts w:ascii="Segoe UI" w:hAnsi="Segoe UI" w:cs="Segoe UI"/>
      <w:sz w:val="18"/>
      <w:szCs w:val="18"/>
    </w:rPr>
  </w:style>
  <w:style w:type="table" w:customStyle="1" w:styleId="Tabladecuadrcula1clara-nfasis11">
    <w:name w:val="Tabla de cuadrícula 1 clara - Énfasis 11"/>
    <w:basedOn w:val="TableNormal"/>
    <w:uiPriority w:val="46"/>
    <w:rsid w:val="005B66D5"/>
    <w:tblPr>
      <w:tblStyleRowBandSize w:val="1"/>
      <w:tblStyleColBandSize w:val="1"/>
      <w:tblBorders>
        <w:top w:val="single" w:sz="4" w:space="0" w:color="B8CCE4"/>
        <w:left w:val="single" w:sz="4" w:space="0" w:color="B8CCE4"/>
        <w:bottom w:val="single" w:sz="4" w:space="0" w:color="B8CCE4"/>
        <w:right w:val="single" w:sz="4" w:space="0" w:color="B8CCE4"/>
        <w:insideH w:val="single" w:sz="4" w:space="0" w:color="B8CCE4"/>
        <w:insideV w:val="single" w:sz="4" w:space="0" w:color="B8CCE4"/>
      </w:tblBorders>
    </w:tblPr>
    <w:tblStylePr w:type="firstRow">
      <w:rPr>
        <w:b/>
        <w:bCs/>
      </w:rPr>
      <w:tblPr/>
      <w:tcPr>
        <w:tcBorders>
          <w:bottom w:val="single" w:sz="12" w:space="0" w:color="95B3D7"/>
        </w:tcBorders>
      </w:tcPr>
    </w:tblStylePr>
    <w:tblStylePr w:type="lastRow">
      <w:rPr>
        <w:b/>
        <w:bCs/>
      </w:rPr>
      <w:tblPr/>
      <w:tcPr>
        <w:tcBorders>
          <w:top w:val="double" w:sz="2" w:space="0" w:color="95B3D7"/>
        </w:tcBorders>
      </w:tcPr>
    </w:tblStylePr>
    <w:tblStylePr w:type="firstCol">
      <w:rPr>
        <w:b/>
        <w:bCs/>
      </w:rPr>
    </w:tblStylePr>
    <w:tblStylePr w:type="lastCol">
      <w:rPr>
        <w:b/>
        <w:bCs/>
      </w:rPr>
    </w:tblStylePr>
  </w:style>
  <w:style w:type="table" w:customStyle="1" w:styleId="Tabladecuadrcula4-nfasis11">
    <w:name w:val="Tabla de cuadrícula 4 - Énfasis 11"/>
    <w:basedOn w:val="TableNormal"/>
    <w:uiPriority w:val="49"/>
    <w:rsid w:val="0035763F"/>
    <w:tblPr>
      <w:tblStyleRowBandSize w:val="1"/>
      <w:tblStyleColBandSize w:val="1"/>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Pr>
    <w:tblStylePr w:type="firstRow">
      <w:rPr>
        <w:b/>
        <w:bCs/>
        <w:color w:val="FFFFFF"/>
      </w:rPr>
      <w:tblPr/>
      <w:tcPr>
        <w:tcBorders>
          <w:top w:val="single" w:sz="4" w:space="0" w:color="4F81BD"/>
          <w:left w:val="single" w:sz="4" w:space="0" w:color="4F81BD"/>
          <w:bottom w:val="single" w:sz="4" w:space="0" w:color="4F81BD"/>
          <w:right w:val="single" w:sz="4" w:space="0" w:color="4F81BD"/>
          <w:insideH w:val="nil"/>
          <w:insideV w:val="nil"/>
        </w:tcBorders>
        <w:shd w:val="clear" w:color="auto" w:fill="4F81BD"/>
      </w:tcPr>
    </w:tblStylePr>
    <w:tblStylePr w:type="lastRow">
      <w:rPr>
        <w:b/>
        <w:bCs/>
      </w:rPr>
      <w:tblPr/>
      <w:tcPr>
        <w:tcBorders>
          <w:top w:val="double" w:sz="4" w:space="0" w:color="4F81BD"/>
        </w:tcBorders>
      </w:tcPr>
    </w:tblStylePr>
    <w:tblStylePr w:type="firstCol">
      <w:rPr>
        <w:b/>
        <w:bCs/>
      </w:rPr>
    </w:tblStylePr>
    <w:tblStylePr w:type="lastCol">
      <w:rPr>
        <w:b/>
        <w:bCs/>
      </w:rPr>
    </w:tblStylePr>
    <w:tblStylePr w:type="band1Vert">
      <w:tblPr/>
      <w:tcPr>
        <w:shd w:val="clear" w:color="auto" w:fill="DBE5F1"/>
      </w:tcPr>
    </w:tblStylePr>
    <w:tblStylePr w:type="band1Horz">
      <w:tblPr/>
      <w:tcPr>
        <w:shd w:val="clear" w:color="auto" w:fill="DBE5F1"/>
      </w:tcPr>
    </w:tblStylePr>
  </w:style>
  <w:style w:type="paragraph" w:customStyle="1" w:styleId="Epgrafe1">
    <w:name w:val="Epígrafe1"/>
    <w:basedOn w:val="Normal"/>
    <w:next w:val="Normal"/>
    <w:uiPriority w:val="35"/>
    <w:unhideWhenUsed/>
    <w:qFormat/>
    <w:rsid w:val="00B46F55"/>
    <w:pPr>
      <w:spacing w:line="240" w:lineRule="auto"/>
      <w:jc w:val="center"/>
    </w:pPr>
    <w:rPr>
      <w:i/>
      <w:iCs/>
      <w:color w:val="1F497D"/>
      <w:sz w:val="18"/>
      <w:szCs w:val="18"/>
    </w:rPr>
  </w:style>
  <w:style w:type="table" w:customStyle="1" w:styleId="Tabladecuadrcula6concolores-nfasis11">
    <w:name w:val="Tabla de cuadrícula 6 con colores - Énfasis 11"/>
    <w:basedOn w:val="TableNormal"/>
    <w:uiPriority w:val="51"/>
    <w:rsid w:val="00C7503D"/>
    <w:rPr>
      <w:color w:val="365F91"/>
    </w:rPr>
    <w:tblPr>
      <w:tblStyleRowBandSize w:val="1"/>
      <w:tblStyleColBandSize w:val="1"/>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Pr>
    <w:tblStylePr w:type="firstRow">
      <w:rPr>
        <w:b/>
        <w:bCs/>
      </w:rPr>
      <w:tblPr/>
      <w:tcPr>
        <w:tcBorders>
          <w:bottom w:val="single" w:sz="12" w:space="0" w:color="95B3D7"/>
        </w:tcBorders>
      </w:tcPr>
    </w:tblStylePr>
    <w:tblStylePr w:type="lastRow">
      <w:rPr>
        <w:b/>
        <w:bCs/>
      </w:rPr>
      <w:tblPr/>
      <w:tcPr>
        <w:tcBorders>
          <w:top w:val="double" w:sz="4" w:space="0" w:color="95B3D7"/>
        </w:tcBorders>
      </w:tcPr>
    </w:tblStylePr>
    <w:tblStylePr w:type="firstCol">
      <w:rPr>
        <w:b/>
        <w:bCs/>
      </w:rPr>
    </w:tblStylePr>
    <w:tblStylePr w:type="lastCol">
      <w:rPr>
        <w:b/>
        <w:bCs/>
      </w:rPr>
    </w:tblStylePr>
    <w:tblStylePr w:type="band1Vert">
      <w:tblPr/>
      <w:tcPr>
        <w:shd w:val="clear" w:color="auto" w:fill="DBE5F1"/>
      </w:tcPr>
    </w:tblStylePr>
    <w:tblStylePr w:type="band1Horz">
      <w:tblPr/>
      <w:tcPr>
        <w:shd w:val="clear" w:color="auto" w:fill="DBE5F1"/>
      </w:tcPr>
    </w:tblStylePr>
  </w:style>
  <w:style w:type="table" w:customStyle="1" w:styleId="Tablanormal11">
    <w:name w:val="Tabla normal 11"/>
    <w:basedOn w:val="TableNormal"/>
    <w:uiPriority w:val="41"/>
    <w:rsid w:val="00C7503D"/>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styleId="Quote">
    <w:name w:val="Quote"/>
    <w:basedOn w:val="Heading4"/>
    <w:next w:val="Normal"/>
    <w:link w:val="QuoteChar"/>
    <w:uiPriority w:val="29"/>
    <w:qFormat/>
    <w:rsid w:val="008D0C9C"/>
    <w:pPr>
      <w:spacing w:before="0" w:line="360" w:lineRule="atLeast"/>
    </w:pPr>
    <w:rPr>
      <w:rFonts w:cs="Arial"/>
      <w:color w:val="000000"/>
    </w:rPr>
  </w:style>
  <w:style w:type="character" w:customStyle="1" w:styleId="QuoteChar">
    <w:name w:val="Quote Char"/>
    <w:link w:val="Quote"/>
    <w:uiPriority w:val="29"/>
    <w:rsid w:val="008D0C9C"/>
    <w:rPr>
      <w:rFonts w:ascii="Arial" w:eastAsia="Times New Roman" w:hAnsi="Arial" w:cs="Arial"/>
      <w:b/>
      <w:i/>
      <w:iCs/>
      <w:color w:val="000000"/>
      <w:sz w:val="22"/>
      <w:szCs w:val="22"/>
      <w:lang w:val="es-ES" w:eastAsia="en-US"/>
    </w:rPr>
  </w:style>
  <w:style w:type="table" w:customStyle="1" w:styleId="Tabladecuadrcula1clara-nfasis12">
    <w:name w:val="Tabla de cuadrícula 1 clara - Énfasis 12"/>
    <w:basedOn w:val="TableNormal"/>
    <w:uiPriority w:val="46"/>
    <w:rsid w:val="005E5887"/>
    <w:tblPr>
      <w:tblStyleRowBandSize w:val="1"/>
      <w:tblStyleColBandSize w:val="1"/>
      <w:tblBorders>
        <w:top w:val="single" w:sz="4" w:space="0" w:color="B8CCE4"/>
        <w:left w:val="single" w:sz="4" w:space="0" w:color="B8CCE4"/>
        <w:bottom w:val="single" w:sz="4" w:space="0" w:color="B8CCE4"/>
        <w:right w:val="single" w:sz="4" w:space="0" w:color="B8CCE4"/>
        <w:insideH w:val="single" w:sz="4" w:space="0" w:color="B8CCE4"/>
        <w:insideV w:val="single" w:sz="4" w:space="0" w:color="B8CCE4"/>
      </w:tblBorders>
    </w:tblPr>
    <w:tblStylePr w:type="firstRow">
      <w:rPr>
        <w:b/>
        <w:bCs/>
      </w:rPr>
      <w:tblPr/>
      <w:tcPr>
        <w:tcBorders>
          <w:bottom w:val="single" w:sz="12" w:space="0" w:color="95B3D7"/>
        </w:tcBorders>
      </w:tcPr>
    </w:tblStylePr>
    <w:tblStylePr w:type="lastRow">
      <w:rPr>
        <w:b/>
        <w:bCs/>
      </w:rPr>
      <w:tblPr/>
      <w:tcPr>
        <w:tcBorders>
          <w:top w:val="double" w:sz="2" w:space="0" w:color="95B3D7"/>
        </w:tcBorders>
      </w:tcPr>
    </w:tblStylePr>
    <w:tblStylePr w:type="firstCol">
      <w:rPr>
        <w:b/>
        <w:bCs/>
      </w:rPr>
    </w:tblStylePr>
    <w:tblStylePr w:type="lastCol">
      <w:rPr>
        <w:b/>
        <w:bCs/>
      </w:rPr>
    </w:tblStylePr>
  </w:style>
  <w:style w:type="paragraph" w:styleId="TableofFigures">
    <w:name w:val="table of figures"/>
    <w:basedOn w:val="Normal"/>
    <w:next w:val="Normal"/>
    <w:uiPriority w:val="99"/>
    <w:unhideWhenUsed/>
    <w:rsid w:val="00AF7E64"/>
    <w:pPr>
      <w:spacing w:after="0"/>
    </w:pPr>
  </w:style>
  <w:style w:type="character" w:styleId="PlaceholderText">
    <w:name w:val="Placeholder Text"/>
    <w:uiPriority w:val="99"/>
    <w:semiHidden/>
    <w:rsid w:val="00354A46"/>
    <w:rPr>
      <w:color w:val="808080"/>
    </w:rPr>
  </w:style>
  <w:style w:type="character" w:customStyle="1" w:styleId="Mencionar1">
    <w:name w:val="Mencionar1"/>
    <w:uiPriority w:val="99"/>
    <w:rsid w:val="00DF7AD9"/>
    <w:rPr>
      <w:color w:val="2B579A"/>
      <w:shd w:val="clear" w:color="auto" w:fill="E6E6E6"/>
    </w:rPr>
  </w:style>
  <w:style w:type="character" w:customStyle="1" w:styleId="Mencinsinresolver1">
    <w:name w:val="Mención sin resolver1"/>
    <w:uiPriority w:val="99"/>
    <w:semiHidden/>
    <w:unhideWhenUsed/>
    <w:rsid w:val="00AE55B2"/>
    <w:rPr>
      <w:color w:val="808080"/>
      <w:shd w:val="clear" w:color="auto" w:fill="E6E6E6"/>
    </w:rPr>
  </w:style>
  <w:style w:type="table" w:customStyle="1" w:styleId="Tabladecuadrcula4-nfasis51">
    <w:name w:val="Tabla de cuadrícula 4 - Énfasis 51"/>
    <w:basedOn w:val="TableNormal"/>
    <w:uiPriority w:val="49"/>
    <w:rsid w:val="0086251F"/>
    <w:rPr>
      <w:lang w:val="es-ES"/>
    </w:rPr>
    <w:tblPr>
      <w:tblStyleRowBandSize w:val="1"/>
      <w:tblStyleColBandSize w:val="1"/>
      <w:tblBorders>
        <w:top w:val="single" w:sz="4" w:space="0" w:color="92CDDC"/>
        <w:left w:val="single" w:sz="4" w:space="0" w:color="92CDDC"/>
        <w:bottom w:val="single" w:sz="4" w:space="0" w:color="92CDDC"/>
        <w:right w:val="single" w:sz="4" w:space="0" w:color="92CDDC"/>
        <w:insideH w:val="single" w:sz="4" w:space="0" w:color="92CDDC"/>
        <w:insideV w:val="single" w:sz="4" w:space="0" w:color="92CDDC"/>
      </w:tblBorders>
    </w:tblPr>
    <w:tblStylePr w:type="firstRow">
      <w:rPr>
        <w:b/>
        <w:bCs/>
        <w:color w:val="FFFFFF"/>
      </w:rPr>
      <w:tblPr/>
      <w:tcPr>
        <w:tcBorders>
          <w:top w:val="single" w:sz="4" w:space="0" w:color="4BACC6"/>
          <w:left w:val="single" w:sz="4" w:space="0" w:color="4BACC6"/>
          <w:bottom w:val="single" w:sz="4" w:space="0" w:color="4BACC6"/>
          <w:right w:val="single" w:sz="4" w:space="0" w:color="4BACC6"/>
          <w:insideH w:val="nil"/>
          <w:insideV w:val="nil"/>
        </w:tcBorders>
        <w:shd w:val="clear" w:color="auto" w:fill="4BACC6"/>
      </w:tcPr>
    </w:tblStylePr>
    <w:tblStylePr w:type="lastRow">
      <w:rPr>
        <w:b/>
        <w:bCs/>
      </w:rPr>
      <w:tblPr/>
      <w:tcPr>
        <w:tcBorders>
          <w:top w:val="double" w:sz="4" w:space="0" w:color="4BACC6"/>
        </w:tcBorders>
      </w:tcPr>
    </w:tblStylePr>
    <w:tblStylePr w:type="firstCol">
      <w:rPr>
        <w:b/>
        <w:bCs/>
      </w:rPr>
    </w:tblStylePr>
    <w:tblStylePr w:type="lastCol">
      <w:rPr>
        <w:b/>
        <w:bCs/>
      </w:rPr>
    </w:tblStylePr>
    <w:tblStylePr w:type="band1Vert">
      <w:tblPr/>
      <w:tcPr>
        <w:shd w:val="clear" w:color="auto" w:fill="DAEEF3"/>
      </w:tcPr>
    </w:tblStylePr>
    <w:tblStylePr w:type="band1Horz">
      <w:tblPr/>
      <w:tcPr>
        <w:shd w:val="clear" w:color="auto" w:fill="DAEEF3"/>
      </w:tcPr>
    </w:tblStylePr>
  </w:style>
  <w:style w:type="character" w:styleId="Emphasis">
    <w:name w:val="Emphasis"/>
    <w:uiPriority w:val="20"/>
    <w:qFormat/>
    <w:rsid w:val="002C1DE7"/>
    <w:rPr>
      <w:i/>
      <w:iCs/>
    </w:rPr>
  </w:style>
  <w:style w:type="character" w:styleId="HTMLCite">
    <w:name w:val="HTML Cite"/>
    <w:uiPriority w:val="99"/>
    <w:semiHidden/>
    <w:unhideWhenUsed/>
    <w:rsid w:val="00742A57"/>
    <w:rPr>
      <w:i/>
      <w:iCs/>
    </w:rPr>
  </w:style>
  <w:style w:type="paragraph" w:styleId="Revision">
    <w:name w:val="Revision"/>
    <w:hidden/>
    <w:uiPriority w:val="99"/>
    <w:semiHidden/>
    <w:rsid w:val="007D7C59"/>
    <w:rPr>
      <w:rFonts w:ascii="Arial" w:hAnsi="Arial" w:cs="Arial"/>
      <w:sz w:val="22"/>
      <w:szCs w:val="22"/>
      <w:lang w:val="es-ES" w:eastAsia="en-US"/>
    </w:rPr>
  </w:style>
  <w:style w:type="character" w:styleId="Strong">
    <w:name w:val="Strong"/>
    <w:basedOn w:val="DefaultParagraphFont"/>
    <w:uiPriority w:val="22"/>
    <w:qFormat/>
    <w:rsid w:val="00C55011"/>
    <w:rPr>
      <w:b/>
      <w:bCs/>
    </w:rPr>
  </w:style>
  <w:style w:type="character" w:customStyle="1" w:styleId="Heading8Char">
    <w:name w:val="Heading 8 Char"/>
    <w:basedOn w:val="DefaultParagraphFont"/>
    <w:link w:val="Heading8"/>
    <w:uiPriority w:val="9"/>
    <w:semiHidden/>
    <w:rsid w:val="00EC6703"/>
    <w:rPr>
      <w:rFonts w:asciiTheme="majorHAnsi" w:eastAsiaTheme="majorEastAsia" w:hAnsiTheme="majorHAnsi" w:cstheme="majorBidi"/>
      <w:color w:val="404040" w:themeColor="text1" w:themeTint="BF"/>
      <w:lang w:val="es-ES" w:eastAsia="en-US"/>
    </w:rPr>
  </w:style>
  <w:style w:type="character" w:customStyle="1" w:styleId="Heading9Char">
    <w:name w:val="Heading 9 Char"/>
    <w:basedOn w:val="DefaultParagraphFont"/>
    <w:link w:val="Heading9"/>
    <w:uiPriority w:val="9"/>
    <w:semiHidden/>
    <w:rsid w:val="00EC6703"/>
    <w:rPr>
      <w:rFonts w:asciiTheme="majorHAnsi" w:eastAsiaTheme="majorEastAsia" w:hAnsiTheme="majorHAnsi" w:cstheme="majorBidi"/>
      <w:i/>
      <w:iCs/>
      <w:color w:val="404040" w:themeColor="text1" w:themeTint="BF"/>
      <w:lang w:val="es-ES" w:eastAsia="en-US"/>
    </w:rPr>
  </w:style>
  <w:style w:type="table" w:styleId="LightList-Accent5">
    <w:name w:val="Light List Accent 5"/>
    <w:basedOn w:val="TableNormal"/>
    <w:uiPriority w:val="61"/>
    <w:rsid w:val="00B46F55"/>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pPr>
        <w:spacing w:before="0" w:after="0" w:line="240" w:lineRule="auto"/>
      </w:pPr>
      <w:rPr>
        <w:b/>
        <w:bCs/>
        <w:color w:val="FFFFFF" w:themeColor="background1"/>
      </w:rPr>
      <w:tblPr/>
      <w:tcPr>
        <w:shd w:val="clear" w:color="auto" w:fill="5B9BD5" w:themeFill="accent5"/>
      </w:tcPr>
    </w:tblStylePr>
    <w:tblStylePr w:type="lastRow">
      <w:pPr>
        <w:spacing w:before="0" w:after="0" w:line="240" w:lineRule="auto"/>
      </w:pPr>
      <w:rPr>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tcBorders>
      </w:tcPr>
    </w:tblStylePr>
    <w:tblStylePr w:type="firstCol">
      <w:rPr>
        <w:b/>
        <w:bCs/>
      </w:rPr>
    </w:tblStylePr>
    <w:tblStylePr w:type="lastCol">
      <w:rPr>
        <w:b/>
        <w:bCs/>
      </w:r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style>
  <w:style w:type="paragraph" w:customStyle="1" w:styleId="Textocontenidoentabla">
    <w:name w:val="Texto contenido en tabla"/>
    <w:basedOn w:val="Normal"/>
    <w:link w:val="TextocontenidoentablaCar"/>
    <w:qFormat/>
    <w:rsid w:val="00EA42D0"/>
    <w:pPr>
      <w:spacing w:before="60" w:after="60" w:line="240" w:lineRule="auto"/>
      <w:ind w:firstLine="0"/>
    </w:pPr>
    <w:rPr>
      <w:lang w:eastAsia="es-AR"/>
    </w:rPr>
  </w:style>
  <w:style w:type="paragraph" w:customStyle="1" w:styleId="listasinvieta">
    <w:name w:val="lista sin viñeta"/>
    <w:basedOn w:val="Normal"/>
    <w:link w:val="listasinvietaCar"/>
    <w:qFormat/>
    <w:rsid w:val="006A7D4E"/>
    <w:pPr>
      <w:ind w:left="709" w:firstLine="0"/>
    </w:pPr>
  </w:style>
  <w:style w:type="character" w:customStyle="1" w:styleId="TextocontenidoentablaCar">
    <w:name w:val="Texto contenido en tabla Car"/>
    <w:basedOn w:val="DefaultParagraphFont"/>
    <w:link w:val="Textocontenidoentabla"/>
    <w:rsid w:val="00EA42D0"/>
    <w:rPr>
      <w:rFonts w:ascii="Arial" w:hAnsi="Arial" w:cs="Arial"/>
      <w:sz w:val="22"/>
      <w:szCs w:val="22"/>
      <w:lang w:val="es-ES"/>
    </w:rPr>
  </w:style>
  <w:style w:type="paragraph" w:customStyle="1" w:styleId="Normalsinsangra">
    <w:name w:val="Normal sin sangría"/>
    <w:basedOn w:val="Normal"/>
    <w:link w:val="NormalsinsangraCar"/>
    <w:qFormat/>
    <w:rsid w:val="006A7D4E"/>
    <w:pPr>
      <w:ind w:firstLine="0"/>
    </w:pPr>
  </w:style>
  <w:style w:type="character" w:customStyle="1" w:styleId="listasinvietaCar">
    <w:name w:val="lista sin viñeta Car"/>
    <w:basedOn w:val="DefaultParagraphFont"/>
    <w:link w:val="listasinvieta"/>
    <w:rsid w:val="006A7D4E"/>
    <w:rPr>
      <w:rFonts w:ascii="Arial" w:hAnsi="Arial" w:cs="Arial"/>
      <w:sz w:val="22"/>
      <w:szCs w:val="22"/>
      <w:lang w:val="es-ES" w:eastAsia="en-US"/>
    </w:rPr>
  </w:style>
  <w:style w:type="character" w:customStyle="1" w:styleId="NormalsinsangraCar">
    <w:name w:val="Normal sin sangría Car"/>
    <w:basedOn w:val="DefaultParagraphFont"/>
    <w:link w:val="Normalsinsangra"/>
    <w:rsid w:val="006A7D4E"/>
    <w:rPr>
      <w:rFonts w:ascii="Arial" w:hAnsi="Arial" w:cs="Arial"/>
      <w:sz w:val="22"/>
      <w:szCs w:val="22"/>
      <w:lang w:val="es-ES" w:eastAsia="en-US"/>
    </w:rPr>
  </w:style>
  <w:style w:type="paragraph" w:styleId="Caption">
    <w:name w:val="caption"/>
    <w:basedOn w:val="Normal"/>
    <w:next w:val="Normal"/>
    <w:uiPriority w:val="35"/>
    <w:unhideWhenUsed/>
    <w:qFormat/>
    <w:rsid w:val="009A622E"/>
    <w:pPr>
      <w:spacing w:after="200" w:line="240" w:lineRule="auto"/>
    </w:pPr>
    <w:rPr>
      <w:i/>
      <w:iCs/>
      <w:color w:val="44546A" w:themeColor="text2"/>
      <w:sz w:val="18"/>
      <w:szCs w:val="18"/>
    </w:rPr>
  </w:style>
  <w:style w:type="table" w:customStyle="1" w:styleId="Tabladecuadrcula5oscura-nfasis11">
    <w:name w:val="Tabla de cuadrícula 5 oscura - Énfasis 11"/>
    <w:basedOn w:val="TableNormal"/>
    <w:uiPriority w:val="50"/>
    <w:rsid w:val="00A85BC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customStyle="1" w:styleId="Tablanormal51">
    <w:name w:val="Tabla normal 51"/>
    <w:basedOn w:val="TableNormal"/>
    <w:uiPriority w:val="45"/>
    <w:rsid w:val="003A6626"/>
    <w:rPr>
      <w:rFonts w:asciiTheme="minorHAnsi" w:eastAsiaTheme="minorHAnsi" w:hAnsiTheme="minorHAnsi" w:cstheme="minorBidi"/>
      <w:sz w:val="22"/>
      <w:szCs w:val="22"/>
      <w:lang w:eastAsia="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lanormal21">
    <w:name w:val="Tabla normal 21"/>
    <w:basedOn w:val="TableNormal"/>
    <w:uiPriority w:val="42"/>
    <w:rsid w:val="000647A8"/>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Listamedia11">
    <w:name w:val="Lista media 11"/>
    <w:basedOn w:val="TableNormal"/>
    <w:uiPriority w:val="65"/>
    <w:rsid w:val="000E031F"/>
    <w:rPr>
      <w:rFonts w:asciiTheme="minorHAnsi" w:eastAsiaTheme="minorHAnsi" w:hAnsiTheme="minorHAnsi" w:cstheme="minorBidi"/>
      <w:color w:val="000000" w:themeColor="text1"/>
      <w:sz w:val="22"/>
      <w:szCs w:val="22"/>
      <w:lang w:eastAsia="en-US"/>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character" w:customStyle="1" w:styleId="mwe-math-mathml-inline">
    <w:name w:val="mwe-math-mathml-inline"/>
    <w:basedOn w:val="DefaultParagraphFont"/>
    <w:rsid w:val="0074761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40894">
      <w:bodyDiv w:val="1"/>
      <w:marLeft w:val="0"/>
      <w:marRight w:val="0"/>
      <w:marTop w:val="0"/>
      <w:marBottom w:val="0"/>
      <w:divBdr>
        <w:top w:val="none" w:sz="0" w:space="0" w:color="auto"/>
        <w:left w:val="none" w:sz="0" w:space="0" w:color="auto"/>
        <w:bottom w:val="none" w:sz="0" w:space="0" w:color="auto"/>
        <w:right w:val="none" w:sz="0" w:space="0" w:color="auto"/>
      </w:divBdr>
    </w:div>
    <w:div w:id="14308911">
      <w:bodyDiv w:val="1"/>
      <w:marLeft w:val="0"/>
      <w:marRight w:val="0"/>
      <w:marTop w:val="0"/>
      <w:marBottom w:val="0"/>
      <w:divBdr>
        <w:top w:val="none" w:sz="0" w:space="0" w:color="auto"/>
        <w:left w:val="none" w:sz="0" w:space="0" w:color="auto"/>
        <w:bottom w:val="none" w:sz="0" w:space="0" w:color="auto"/>
        <w:right w:val="none" w:sz="0" w:space="0" w:color="auto"/>
      </w:divBdr>
    </w:div>
    <w:div w:id="17198000">
      <w:bodyDiv w:val="1"/>
      <w:marLeft w:val="0"/>
      <w:marRight w:val="0"/>
      <w:marTop w:val="0"/>
      <w:marBottom w:val="0"/>
      <w:divBdr>
        <w:top w:val="none" w:sz="0" w:space="0" w:color="auto"/>
        <w:left w:val="none" w:sz="0" w:space="0" w:color="auto"/>
        <w:bottom w:val="none" w:sz="0" w:space="0" w:color="auto"/>
        <w:right w:val="none" w:sz="0" w:space="0" w:color="auto"/>
      </w:divBdr>
    </w:div>
    <w:div w:id="17774823">
      <w:bodyDiv w:val="1"/>
      <w:marLeft w:val="0"/>
      <w:marRight w:val="0"/>
      <w:marTop w:val="0"/>
      <w:marBottom w:val="0"/>
      <w:divBdr>
        <w:top w:val="none" w:sz="0" w:space="0" w:color="auto"/>
        <w:left w:val="none" w:sz="0" w:space="0" w:color="auto"/>
        <w:bottom w:val="none" w:sz="0" w:space="0" w:color="auto"/>
        <w:right w:val="none" w:sz="0" w:space="0" w:color="auto"/>
      </w:divBdr>
    </w:div>
    <w:div w:id="42751338">
      <w:bodyDiv w:val="1"/>
      <w:marLeft w:val="0"/>
      <w:marRight w:val="0"/>
      <w:marTop w:val="0"/>
      <w:marBottom w:val="0"/>
      <w:divBdr>
        <w:top w:val="none" w:sz="0" w:space="0" w:color="auto"/>
        <w:left w:val="none" w:sz="0" w:space="0" w:color="auto"/>
        <w:bottom w:val="none" w:sz="0" w:space="0" w:color="auto"/>
        <w:right w:val="none" w:sz="0" w:space="0" w:color="auto"/>
      </w:divBdr>
    </w:div>
    <w:div w:id="42946753">
      <w:bodyDiv w:val="1"/>
      <w:marLeft w:val="0"/>
      <w:marRight w:val="0"/>
      <w:marTop w:val="0"/>
      <w:marBottom w:val="0"/>
      <w:divBdr>
        <w:top w:val="none" w:sz="0" w:space="0" w:color="auto"/>
        <w:left w:val="none" w:sz="0" w:space="0" w:color="auto"/>
        <w:bottom w:val="none" w:sz="0" w:space="0" w:color="auto"/>
        <w:right w:val="none" w:sz="0" w:space="0" w:color="auto"/>
      </w:divBdr>
    </w:div>
    <w:div w:id="44722964">
      <w:bodyDiv w:val="1"/>
      <w:marLeft w:val="0"/>
      <w:marRight w:val="0"/>
      <w:marTop w:val="0"/>
      <w:marBottom w:val="0"/>
      <w:divBdr>
        <w:top w:val="none" w:sz="0" w:space="0" w:color="auto"/>
        <w:left w:val="none" w:sz="0" w:space="0" w:color="auto"/>
        <w:bottom w:val="none" w:sz="0" w:space="0" w:color="auto"/>
        <w:right w:val="none" w:sz="0" w:space="0" w:color="auto"/>
      </w:divBdr>
    </w:div>
    <w:div w:id="51193333">
      <w:bodyDiv w:val="1"/>
      <w:marLeft w:val="0"/>
      <w:marRight w:val="0"/>
      <w:marTop w:val="0"/>
      <w:marBottom w:val="0"/>
      <w:divBdr>
        <w:top w:val="none" w:sz="0" w:space="0" w:color="auto"/>
        <w:left w:val="none" w:sz="0" w:space="0" w:color="auto"/>
        <w:bottom w:val="none" w:sz="0" w:space="0" w:color="auto"/>
        <w:right w:val="none" w:sz="0" w:space="0" w:color="auto"/>
      </w:divBdr>
    </w:div>
    <w:div w:id="56519737">
      <w:bodyDiv w:val="1"/>
      <w:marLeft w:val="0"/>
      <w:marRight w:val="0"/>
      <w:marTop w:val="0"/>
      <w:marBottom w:val="0"/>
      <w:divBdr>
        <w:top w:val="none" w:sz="0" w:space="0" w:color="auto"/>
        <w:left w:val="none" w:sz="0" w:space="0" w:color="auto"/>
        <w:bottom w:val="none" w:sz="0" w:space="0" w:color="auto"/>
        <w:right w:val="none" w:sz="0" w:space="0" w:color="auto"/>
      </w:divBdr>
    </w:div>
    <w:div w:id="67387554">
      <w:bodyDiv w:val="1"/>
      <w:marLeft w:val="0"/>
      <w:marRight w:val="0"/>
      <w:marTop w:val="0"/>
      <w:marBottom w:val="0"/>
      <w:divBdr>
        <w:top w:val="none" w:sz="0" w:space="0" w:color="auto"/>
        <w:left w:val="none" w:sz="0" w:space="0" w:color="auto"/>
        <w:bottom w:val="none" w:sz="0" w:space="0" w:color="auto"/>
        <w:right w:val="none" w:sz="0" w:space="0" w:color="auto"/>
      </w:divBdr>
    </w:div>
    <w:div w:id="70663238">
      <w:bodyDiv w:val="1"/>
      <w:marLeft w:val="0"/>
      <w:marRight w:val="0"/>
      <w:marTop w:val="0"/>
      <w:marBottom w:val="0"/>
      <w:divBdr>
        <w:top w:val="none" w:sz="0" w:space="0" w:color="auto"/>
        <w:left w:val="none" w:sz="0" w:space="0" w:color="auto"/>
        <w:bottom w:val="none" w:sz="0" w:space="0" w:color="auto"/>
        <w:right w:val="none" w:sz="0" w:space="0" w:color="auto"/>
      </w:divBdr>
    </w:div>
    <w:div w:id="74254926">
      <w:bodyDiv w:val="1"/>
      <w:marLeft w:val="0"/>
      <w:marRight w:val="0"/>
      <w:marTop w:val="0"/>
      <w:marBottom w:val="0"/>
      <w:divBdr>
        <w:top w:val="none" w:sz="0" w:space="0" w:color="auto"/>
        <w:left w:val="none" w:sz="0" w:space="0" w:color="auto"/>
        <w:bottom w:val="none" w:sz="0" w:space="0" w:color="auto"/>
        <w:right w:val="none" w:sz="0" w:space="0" w:color="auto"/>
      </w:divBdr>
    </w:div>
    <w:div w:id="81535711">
      <w:bodyDiv w:val="1"/>
      <w:marLeft w:val="0"/>
      <w:marRight w:val="0"/>
      <w:marTop w:val="0"/>
      <w:marBottom w:val="0"/>
      <w:divBdr>
        <w:top w:val="none" w:sz="0" w:space="0" w:color="auto"/>
        <w:left w:val="none" w:sz="0" w:space="0" w:color="auto"/>
        <w:bottom w:val="none" w:sz="0" w:space="0" w:color="auto"/>
        <w:right w:val="none" w:sz="0" w:space="0" w:color="auto"/>
      </w:divBdr>
    </w:div>
    <w:div w:id="87580994">
      <w:bodyDiv w:val="1"/>
      <w:marLeft w:val="0"/>
      <w:marRight w:val="0"/>
      <w:marTop w:val="0"/>
      <w:marBottom w:val="0"/>
      <w:divBdr>
        <w:top w:val="none" w:sz="0" w:space="0" w:color="auto"/>
        <w:left w:val="none" w:sz="0" w:space="0" w:color="auto"/>
        <w:bottom w:val="none" w:sz="0" w:space="0" w:color="auto"/>
        <w:right w:val="none" w:sz="0" w:space="0" w:color="auto"/>
      </w:divBdr>
    </w:div>
    <w:div w:id="103576805">
      <w:bodyDiv w:val="1"/>
      <w:marLeft w:val="0"/>
      <w:marRight w:val="0"/>
      <w:marTop w:val="0"/>
      <w:marBottom w:val="0"/>
      <w:divBdr>
        <w:top w:val="none" w:sz="0" w:space="0" w:color="auto"/>
        <w:left w:val="none" w:sz="0" w:space="0" w:color="auto"/>
        <w:bottom w:val="none" w:sz="0" w:space="0" w:color="auto"/>
        <w:right w:val="none" w:sz="0" w:space="0" w:color="auto"/>
      </w:divBdr>
    </w:div>
    <w:div w:id="113596796">
      <w:bodyDiv w:val="1"/>
      <w:marLeft w:val="0"/>
      <w:marRight w:val="0"/>
      <w:marTop w:val="0"/>
      <w:marBottom w:val="0"/>
      <w:divBdr>
        <w:top w:val="none" w:sz="0" w:space="0" w:color="auto"/>
        <w:left w:val="none" w:sz="0" w:space="0" w:color="auto"/>
        <w:bottom w:val="none" w:sz="0" w:space="0" w:color="auto"/>
        <w:right w:val="none" w:sz="0" w:space="0" w:color="auto"/>
      </w:divBdr>
    </w:div>
    <w:div w:id="124590113">
      <w:bodyDiv w:val="1"/>
      <w:marLeft w:val="0"/>
      <w:marRight w:val="0"/>
      <w:marTop w:val="0"/>
      <w:marBottom w:val="0"/>
      <w:divBdr>
        <w:top w:val="none" w:sz="0" w:space="0" w:color="auto"/>
        <w:left w:val="none" w:sz="0" w:space="0" w:color="auto"/>
        <w:bottom w:val="none" w:sz="0" w:space="0" w:color="auto"/>
        <w:right w:val="none" w:sz="0" w:space="0" w:color="auto"/>
      </w:divBdr>
    </w:div>
    <w:div w:id="128473182">
      <w:bodyDiv w:val="1"/>
      <w:marLeft w:val="0"/>
      <w:marRight w:val="0"/>
      <w:marTop w:val="0"/>
      <w:marBottom w:val="0"/>
      <w:divBdr>
        <w:top w:val="none" w:sz="0" w:space="0" w:color="auto"/>
        <w:left w:val="none" w:sz="0" w:space="0" w:color="auto"/>
        <w:bottom w:val="none" w:sz="0" w:space="0" w:color="auto"/>
        <w:right w:val="none" w:sz="0" w:space="0" w:color="auto"/>
      </w:divBdr>
    </w:div>
    <w:div w:id="135150735">
      <w:bodyDiv w:val="1"/>
      <w:marLeft w:val="0"/>
      <w:marRight w:val="0"/>
      <w:marTop w:val="0"/>
      <w:marBottom w:val="0"/>
      <w:divBdr>
        <w:top w:val="none" w:sz="0" w:space="0" w:color="auto"/>
        <w:left w:val="none" w:sz="0" w:space="0" w:color="auto"/>
        <w:bottom w:val="none" w:sz="0" w:space="0" w:color="auto"/>
        <w:right w:val="none" w:sz="0" w:space="0" w:color="auto"/>
      </w:divBdr>
    </w:div>
    <w:div w:id="137379689">
      <w:bodyDiv w:val="1"/>
      <w:marLeft w:val="0"/>
      <w:marRight w:val="0"/>
      <w:marTop w:val="0"/>
      <w:marBottom w:val="0"/>
      <w:divBdr>
        <w:top w:val="none" w:sz="0" w:space="0" w:color="auto"/>
        <w:left w:val="none" w:sz="0" w:space="0" w:color="auto"/>
        <w:bottom w:val="none" w:sz="0" w:space="0" w:color="auto"/>
        <w:right w:val="none" w:sz="0" w:space="0" w:color="auto"/>
      </w:divBdr>
    </w:div>
    <w:div w:id="140083029">
      <w:bodyDiv w:val="1"/>
      <w:marLeft w:val="0"/>
      <w:marRight w:val="0"/>
      <w:marTop w:val="0"/>
      <w:marBottom w:val="0"/>
      <w:divBdr>
        <w:top w:val="none" w:sz="0" w:space="0" w:color="auto"/>
        <w:left w:val="none" w:sz="0" w:space="0" w:color="auto"/>
        <w:bottom w:val="none" w:sz="0" w:space="0" w:color="auto"/>
        <w:right w:val="none" w:sz="0" w:space="0" w:color="auto"/>
      </w:divBdr>
    </w:div>
    <w:div w:id="141771988">
      <w:bodyDiv w:val="1"/>
      <w:marLeft w:val="0"/>
      <w:marRight w:val="0"/>
      <w:marTop w:val="0"/>
      <w:marBottom w:val="0"/>
      <w:divBdr>
        <w:top w:val="none" w:sz="0" w:space="0" w:color="auto"/>
        <w:left w:val="none" w:sz="0" w:space="0" w:color="auto"/>
        <w:bottom w:val="none" w:sz="0" w:space="0" w:color="auto"/>
        <w:right w:val="none" w:sz="0" w:space="0" w:color="auto"/>
      </w:divBdr>
    </w:div>
    <w:div w:id="158886149">
      <w:bodyDiv w:val="1"/>
      <w:marLeft w:val="0"/>
      <w:marRight w:val="0"/>
      <w:marTop w:val="0"/>
      <w:marBottom w:val="0"/>
      <w:divBdr>
        <w:top w:val="none" w:sz="0" w:space="0" w:color="auto"/>
        <w:left w:val="none" w:sz="0" w:space="0" w:color="auto"/>
        <w:bottom w:val="none" w:sz="0" w:space="0" w:color="auto"/>
        <w:right w:val="none" w:sz="0" w:space="0" w:color="auto"/>
      </w:divBdr>
    </w:div>
    <w:div w:id="175926388">
      <w:bodyDiv w:val="1"/>
      <w:marLeft w:val="0"/>
      <w:marRight w:val="0"/>
      <w:marTop w:val="0"/>
      <w:marBottom w:val="0"/>
      <w:divBdr>
        <w:top w:val="none" w:sz="0" w:space="0" w:color="auto"/>
        <w:left w:val="none" w:sz="0" w:space="0" w:color="auto"/>
        <w:bottom w:val="none" w:sz="0" w:space="0" w:color="auto"/>
        <w:right w:val="none" w:sz="0" w:space="0" w:color="auto"/>
      </w:divBdr>
    </w:div>
    <w:div w:id="177811834">
      <w:bodyDiv w:val="1"/>
      <w:marLeft w:val="0"/>
      <w:marRight w:val="0"/>
      <w:marTop w:val="0"/>
      <w:marBottom w:val="0"/>
      <w:divBdr>
        <w:top w:val="none" w:sz="0" w:space="0" w:color="auto"/>
        <w:left w:val="none" w:sz="0" w:space="0" w:color="auto"/>
        <w:bottom w:val="none" w:sz="0" w:space="0" w:color="auto"/>
        <w:right w:val="none" w:sz="0" w:space="0" w:color="auto"/>
      </w:divBdr>
    </w:div>
    <w:div w:id="178088758">
      <w:bodyDiv w:val="1"/>
      <w:marLeft w:val="0"/>
      <w:marRight w:val="0"/>
      <w:marTop w:val="0"/>
      <w:marBottom w:val="0"/>
      <w:divBdr>
        <w:top w:val="none" w:sz="0" w:space="0" w:color="auto"/>
        <w:left w:val="none" w:sz="0" w:space="0" w:color="auto"/>
        <w:bottom w:val="none" w:sz="0" w:space="0" w:color="auto"/>
        <w:right w:val="none" w:sz="0" w:space="0" w:color="auto"/>
      </w:divBdr>
    </w:div>
    <w:div w:id="182743135">
      <w:bodyDiv w:val="1"/>
      <w:marLeft w:val="0"/>
      <w:marRight w:val="0"/>
      <w:marTop w:val="0"/>
      <w:marBottom w:val="0"/>
      <w:divBdr>
        <w:top w:val="none" w:sz="0" w:space="0" w:color="auto"/>
        <w:left w:val="none" w:sz="0" w:space="0" w:color="auto"/>
        <w:bottom w:val="none" w:sz="0" w:space="0" w:color="auto"/>
        <w:right w:val="none" w:sz="0" w:space="0" w:color="auto"/>
      </w:divBdr>
    </w:div>
    <w:div w:id="191574786">
      <w:bodyDiv w:val="1"/>
      <w:marLeft w:val="0"/>
      <w:marRight w:val="0"/>
      <w:marTop w:val="0"/>
      <w:marBottom w:val="0"/>
      <w:divBdr>
        <w:top w:val="none" w:sz="0" w:space="0" w:color="auto"/>
        <w:left w:val="none" w:sz="0" w:space="0" w:color="auto"/>
        <w:bottom w:val="none" w:sz="0" w:space="0" w:color="auto"/>
        <w:right w:val="none" w:sz="0" w:space="0" w:color="auto"/>
      </w:divBdr>
    </w:div>
    <w:div w:id="197426976">
      <w:bodyDiv w:val="1"/>
      <w:marLeft w:val="0"/>
      <w:marRight w:val="0"/>
      <w:marTop w:val="0"/>
      <w:marBottom w:val="0"/>
      <w:divBdr>
        <w:top w:val="none" w:sz="0" w:space="0" w:color="auto"/>
        <w:left w:val="none" w:sz="0" w:space="0" w:color="auto"/>
        <w:bottom w:val="none" w:sz="0" w:space="0" w:color="auto"/>
        <w:right w:val="none" w:sz="0" w:space="0" w:color="auto"/>
      </w:divBdr>
    </w:div>
    <w:div w:id="198707150">
      <w:bodyDiv w:val="1"/>
      <w:marLeft w:val="0"/>
      <w:marRight w:val="0"/>
      <w:marTop w:val="0"/>
      <w:marBottom w:val="0"/>
      <w:divBdr>
        <w:top w:val="none" w:sz="0" w:space="0" w:color="auto"/>
        <w:left w:val="none" w:sz="0" w:space="0" w:color="auto"/>
        <w:bottom w:val="none" w:sz="0" w:space="0" w:color="auto"/>
        <w:right w:val="none" w:sz="0" w:space="0" w:color="auto"/>
      </w:divBdr>
    </w:div>
    <w:div w:id="205458565">
      <w:bodyDiv w:val="1"/>
      <w:marLeft w:val="0"/>
      <w:marRight w:val="0"/>
      <w:marTop w:val="0"/>
      <w:marBottom w:val="0"/>
      <w:divBdr>
        <w:top w:val="none" w:sz="0" w:space="0" w:color="auto"/>
        <w:left w:val="none" w:sz="0" w:space="0" w:color="auto"/>
        <w:bottom w:val="none" w:sz="0" w:space="0" w:color="auto"/>
        <w:right w:val="none" w:sz="0" w:space="0" w:color="auto"/>
      </w:divBdr>
    </w:div>
    <w:div w:id="209804991">
      <w:bodyDiv w:val="1"/>
      <w:marLeft w:val="0"/>
      <w:marRight w:val="0"/>
      <w:marTop w:val="0"/>
      <w:marBottom w:val="0"/>
      <w:divBdr>
        <w:top w:val="none" w:sz="0" w:space="0" w:color="auto"/>
        <w:left w:val="none" w:sz="0" w:space="0" w:color="auto"/>
        <w:bottom w:val="none" w:sz="0" w:space="0" w:color="auto"/>
        <w:right w:val="none" w:sz="0" w:space="0" w:color="auto"/>
      </w:divBdr>
    </w:div>
    <w:div w:id="224728781">
      <w:bodyDiv w:val="1"/>
      <w:marLeft w:val="0"/>
      <w:marRight w:val="0"/>
      <w:marTop w:val="0"/>
      <w:marBottom w:val="0"/>
      <w:divBdr>
        <w:top w:val="none" w:sz="0" w:space="0" w:color="auto"/>
        <w:left w:val="none" w:sz="0" w:space="0" w:color="auto"/>
        <w:bottom w:val="none" w:sz="0" w:space="0" w:color="auto"/>
        <w:right w:val="none" w:sz="0" w:space="0" w:color="auto"/>
      </w:divBdr>
    </w:div>
    <w:div w:id="225726396">
      <w:bodyDiv w:val="1"/>
      <w:marLeft w:val="0"/>
      <w:marRight w:val="0"/>
      <w:marTop w:val="0"/>
      <w:marBottom w:val="0"/>
      <w:divBdr>
        <w:top w:val="none" w:sz="0" w:space="0" w:color="auto"/>
        <w:left w:val="none" w:sz="0" w:space="0" w:color="auto"/>
        <w:bottom w:val="none" w:sz="0" w:space="0" w:color="auto"/>
        <w:right w:val="none" w:sz="0" w:space="0" w:color="auto"/>
      </w:divBdr>
    </w:div>
    <w:div w:id="233706638">
      <w:bodyDiv w:val="1"/>
      <w:marLeft w:val="0"/>
      <w:marRight w:val="0"/>
      <w:marTop w:val="0"/>
      <w:marBottom w:val="0"/>
      <w:divBdr>
        <w:top w:val="none" w:sz="0" w:space="0" w:color="auto"/>
        <w:left w:val="none" w:sz="0" w:space="0" w:color="auto"/>
        <w:bottom w:val="none" w:sz="0" w:space="0" w:color="auto"/>
        <w:right w:val="none" w:sz="0" w:space="0" w:color="auto"/>
      </w:divBdr>
    </w:div>
    <w:div w:id="236020492">
      <w:bodyDiv w:val="1"/>
      <w:marLeft w:val="0"/>
      <w:marRight w:val="0"/>
      <w:marTop w:val="0"/>
      <w:marBottom w:val="0"/>
      <w:divBdr>
        <w:top w:val="none" w:sz="0" w:space="0" w:color="auto"/>
        <w:left w:val="none" w:sz="0" w:space="0" w:color="auto"/>
        <w:bottom w:val="none" w:sz="0" w:space="0" w:color="auto"/>
        <w:right w:val="none" w:sz="0" w:space="0" w:color="auto"/>
      </w:divBdr>
    </w:div>
    <w:div w:id="237178551">
      <w:bodyDiv w:val="1"/>
      <w:marLeft w:val="0"/>
      <w:marRight w:val="0"/>
      <w:marTop w:val="0"/>
      <w:marBottom w:val="0"/>
      <w:divBdr>
        <w:top w:val="none" w:sz="0" w:space="0" w:color="auto"/>
        <w:left w:val="none" w:sz="0" w:space="0" w:color="auto"/>
        <w:bottom w:val="none" w:sz="0" w:space="0" w:color="auto"/>
        <w:right w:val="none" w:sz="0" w:space="0" w:color="auto"/>
      </w:divBdr>
    </w:div>
    <w:div w:id="239486609">
      <w:bodyDiv w:val="1"/>
      <w:marLeft w:val="0"/>
      <w:marRight w:val="0"/>
      <w:marTop w:val="0"/>
      <w:marBottom w:val="0"/>
      <w:divBdr>
        <w:top w:val="none" w:sz="0" w:space="0" w:color="auto"/>
        <w:left w:val="none" w:sz="0" w:space="0" w:color="auto"/>
        <w:bottom w:val="none" w:sz="0" w:space="0" w:color="auto"/>
        <w:right w:val="none" w:sz="0" w:space="0" w:color="auto"/>
      </w:divBdr>
    </w:div>
    <w:div w:id="245384945">
      <w:bodyDiv w:val="1"/>
      <w:marLeft w:val="0"/>
      <w:marRight w:val="0"/>
      <w:marTop w:val="0"/>
      <w:marBottom w:val="0"/>
      <w:divBdr>
        <w:top w:val="none" w:sz="0" w:space="0" w:color="auto"/>
        <w:left w:val="none" w:sz="0" w:space="0" w:color="auto"/>
        <w:bottom w:val="none" w:sz="0" w:space="0" w:color="auto"/>
        <w:right w:val="none" w:sz="0" w:space="0" w:color="auto"/>
      </w:divBdr>
    </w:div>
    <w:div w:id="247616129">
      <w:bodyDiv w:val="1"/>
      <w:marLeft w:val="0"/>
      <w:marRight w:val="0"/>
      <w:marTop w:val="0"/>
      <w:marBottom w:val="0"/>
      <w:divBdr>
        <w:top w:val="none" w:sz="0" w:space="0" w:color="auto"/>
        <w:left w:val="none" w:sz="0" w:space="0" w:color="auto"/>
        <w:bottom w:val="none" w:sz="0" w:space="0" w:color="auto"/>
        <w:right w:val="none" w:sz="0" w:space="0" w:color="auto"/>
      </w:divBdr>
    </w:div>
    <w:div w:id="254216475">
      <w:bodyDiv w:val="1"/>
      <w:marLeft w:val="0"/>
      <w:marRight w:val="0"/>
      <w:marTop w:val="0"/>
      <w:marBottom w:val="0"/>
      <w:divBdr>
        <w:top w:val="none" w:sz="0" w:space="0" w:color="auto"/>
        <w:left w:val="none" w:sz="0" w:space="0" w:color="auto"/>
        <w:bottom w:val="none" w:sz="0" w:space="0" w:color="auto"/>
        <w:right w:val="none" w:sz="0" w:space="0" w:color="auto"/>
      </w:divBdr>
    </w:div>
    <w:div w:id="265889611">
      <w:bodyDiv w:val="1"/>
      <w:marLeft w:val="0"/>
      <w:marRight w:val="0"/>
      <w:marTop w:val="0"/>
      <w:marBottom w:val="0"/>
      <w:divBdr>
        <w:top w:val="none" w:sz="0" w:space="0" w:color="auto"/>
        <w:left w:val="none" w:sz="0" w:space="0" w:color="auto"/>
        <w:bottom w:val="none" w:sz="0" w:space="0" w:color="auto"/>
        <w:right w:val="none" w:sz="0" w:space="0" w:color="auto"/>
      </w:divBdr>
    </w:div>
    <w:div w:id="270865978">
      <w:bodyDiv w:val="1"/>
      <w:marLeft w:val="0"/>
      <w:marRight w:val="0"/>
      <w:marTop w:val="0"/>
      <w:marBottom w:val="0"/>
      <w:divBdr>
        <w:top w:val="none" w:sz="0" w:space="0" w:color="auto"/>
        <w:left w:val="none" w:sz="0" w:space="0" w:color="auto"/>
        <w:bottom w:val="none" w:sz="0" w:space="0" w:color="auto"/>
        <w:right w:val="none" w:sz="0" w:space="0" w:color="auto"/>
      </w:divBdr>
    </w:div>
    <w:div w:id="275674729">
      <w:bodyDiv w:val="1"/>
      <w:marLeft w:val="0"/>
      <w:marRight w:val="0"/>
      <w:marTop w:val="0"/>
      <w:marBottom w:val="0"/>
      <w:divBdr>
        <w:top w:val="none" w:sz="0" w:space="0" w:color="auto"/>
        <w:left w:val="none" w:sz="0" w:space="0" w:color="auto"/>
        <w:bottom w:val="none" w:sz="0" w:space="0" w:color="auto"/>
        <w:right w:val="none" w:sz="0" w:space="0" w:color="auto"/>
      </w:divBdr>
    </w:div>
    <w:div w:id="284045864">
      <w:bodyDiv w:val="1"/>
      <w:marLeft w:val="0"/>
      <w:marRight w:val="0"/>
      <w:marTop w:val="0"/>
      <w:marBottom w:val="0"/>
      <w:divBdr>
        <w:top w:val="none" w:sz="0" w:space="0" w:color="auto"/>
        <w:left w:val="none" w:sz="0" w:space="0" w:color="auto"/>
        <w:bottom w:val="none" w:sz="0" w:space="0" w:color="auto"/>
        <w:right w:val="none" w:sz="0" w:space="0" w:color="auto"/>
      </w:divBdr>
    </w:div>
    <w:div w:id="291642183">
      <w:bodyDiv w:val="1"/>
      <w:marLeft w:val="0"/>
      <w:marRight w:val="0"/>
      <w:marTop w:val="0"/>
      <w:marBottom w:val="0"/>
      <w:divBdr>
        <w:top w:val="none" w:sz="0" w:space="0" w:color="auto"/>
        <w:left w:val="none" w:sz="0" w:space="0" w:color="auto"/>
        <w:bottom w:val="none" w:sz="0" w:space="0" w:color="auto"/>
        <w:right w:val="none" w:sz="0" w:space="0" w:color="auto"/>
      </w:divBdr>
    </w:div>
    <w:div w:id="295991666">
      <w:bodyDiv w:val="1"/>
      <w:marLeft w:val="0"/>
      <w:marRight w:val="0"/>
      <w:marTop w:val="0"/>
      <w:marBottom w:val="0"/>
      <w:divBdr>
        <w:top w:val="none" w:sz="0" w:space="0" w:color="auto"/>
        <w:left w:val="none" w:sz="0" w:space="0" w:color="auto"/>
        <w:bottom w:val="none" w:sz="0" w:space="0" w:color="auto"/>
        <w:right w:val="none" w:sz="0" w:space="0" w:color="auto"/>
      </w:divBdr>
    </w:div>
    <w:div w:id="300036007">
      <w:bodyDiv w:val="1"/>
      <w:marLeft w:val="0"/>
      <w:marRight w:val="0"/>
      <w:marTop w:val="0"/>
      <w:marBottom w:val="0"/>
      <w:divBdr>
        <w:top w:val="none" w:sz="0" w:space="0" w:color="auto"/>
        <w:left w:val="none" w:sz="0" w:space="0" w:color="auto"/>
        <w:bottom w:val="none" w:sz="0" w:space="0" w:color="auto"/>
        <w:right w:val="none" w:sz="0" w:space="0" w:color="auto"/>
      </w:divBdr>
    </w:div>
    <w:div w:id="301812909">
      <w:bodyDiv w:val="1"/>
      <w:marLeft w:val="0"/>
      <w:marRight w:val="0"/>
      <w:marTop w:val="0"/>
      <w:marBottom w:val="0"/>
      <w:divBdr>
        <w:top w:val="none" w:sz="0" w:space="0" w:color="auto"/>
        <w:left w:val="none" w:sz="0" w:space="0" w:color="auto"/>
        <w:bottom w:val="none" w:sz="0" w:space="0" w:color="auto"/>
        <w:right w:val="none" w:sz="0" w:space="0" w:color="auto"/>
      </w:divBdr>
    </w:div>
    <w:div w:id="302009356">
      <w:bodyDiv w:val="1"/>
      <w:marLeft w:val="0"/>
      <w:marRight w:val="0"/>
      <w:marTop w:val="0"/>
      <w:marBottom w:val="0"/>
      <w:divBdr>
        <w:top w:val="none" w:sz="0" w:space="0" w:color="auto"/>
        <w:left w:val="none" w:sz="0" w:space="0" w:color="auto"/>
        <w:bottom w:val="none" w:sz="0" w:space="0" w:color="auto"/>
        <w:right w:val="none" w:sz="0" w:space="0" w:color="auto"/>
      </w:divBdr>
    </w:div>
    <w:div w:id="309362656">
      <w:bodyDiv w:val="1"/>
      <w:marLeft w:val="0"/>
      <w:marRight w:val="0"/>
      <w:marTop w:val="0"/>
      <w:marBottom w:val="0"/>
      <w:divBdr>
        <w:top w:val="none" w:sz="0" w:space="0" w:color="auto"/>
        <w:left w:val="none" w:sz="0" w:space="0" w:color="auto"/>
        <w:bottom w:val="none" w:sz="0" w:space="0" w:color="auto"/>
        <w:right w:val="none" w:sz="0" w:space="0" w:color="auto"/>
      </w:divBdr>
    </w:div>
    <w:div w:id="318969918">
      <w:bodyDiv w:val="1"/>
      <w:marLeft w:val="0"/>
      <w:marRight w:val="0"/>
      <w:marTop w:val="0"/>
      <w:marBottom w:val="0"/>
      <w:divBdr>
        <w:top w:val="none" w:sz="0" w:space="0" w:color="auto"/>
        <w:left w:val="none" w:sz="0" w:space="0" w:color="auto"/>
        <w:bottom w:val="none" w:sz="0" w:space="0" w:color="auto"/>
        <w:right w:val="none" w:sz="0" w:space="0" w:color="auto"/>
      </w:divBdr>
    </w:div>
    <w:div w:id="327179118">
      <w:bodyDiv w:val="1"/>
      <w:marLeft w:val="0"/>
      <w:marRight w:val="0"/>
      <w:marTop w:val="0"/>
      <w:marBottom w:val="0"/>
      <w:divBdr>
        <w:top w:val="none" w:sz="0" w:space="0" w:color="auto"/>
        <w:left w:val="none" w:sz="0" w:space="0" w:color="auto"/>
        <w:bottom w:val="none" w:sz="0" w:space="0" w:color="auto"/>
        <w:right w:val="none" w:sz="0" w:space="0" w:color="auto"/>
      </w:divBdr>
    </w:div>
    <w:div w:id="328948375">
      <w:bodyDiv w:val="1"/>
      <w:marLeft w:val="0"/>
      <w:marRight w:val="0"/>
      <w:marTop w:val="0"/>
      <w:marBottom w:val="0"/>
      <w:divBdr>
        <w:top w:val="none" w:sz="0" w:space="0" w:color="auto"/>
        <w:left w:val="none" w:sz="0" w:space="0" w:color="auto"/>
        <w:bottom w:val="none" w:sz="0" w:space="0" w:color="auto"/>
        <w:right w:val="none" w:sz="0" w:space="0" w:color="auto"/>
      </w:divBdr>
    </w:div>
    <w:div w:id="329450908">
      <w:bodyDiv w:val="1"/>
      <w:marLeft w:val="0"/>
      <w:marRight w:val="0"/>
      <w:marTop w:val="0"/>
      <w:marBottom w:val="0"/>
      <w:divBdr>
        <w:top w:val="none" w:sz="0" w:space="0" w:color="auto"/>
        <w:left w:val="none" w:sz="0" w:space="0" w:color="auto"/>
        <w:bottom w:val="none" w:sz="0" w:space="0" w:color="auto"/>
        <w:right w:val="none" w:sz="0" w:space="0" w:color="auto"/>
      </w:divBdr>
    </w:div>
    <w:div w:id="336543740">
      <w:bodyDiv w:val="1"/>
      <w:marLeft w:val="0"/>
      <w:marRight w:val="0"/>
      <w:marTop w:val="0"/>
      <w:marBottom w:val="0"/>
      <w:divBdr>
        <w:top w:val="none" w:sz="0" w:space="0" w:color="auto"/>
        <w:left w:val="none" w:sz="0" w:space="0" w:color="auto"/>
        <w:bottom w:val="none" w:sz="0" w:space="0" w:color="auto"/>
        <w:right w:val="none" w:sz="0" w:space="0" w:color="auto"/>
      </w:divBdr>
    </w:div>
    <w:div w:id="343288817">
      <w:bodyDiv w:val="1"/>
      <w:marLeft w:val="0"/>
      <w:marRight w:val="0"/>
      <w:marTop w:val="0"/>
      <w:marBottom w:val="0"/>
      <w:divBdr>
        <w:top w:val="none" w:sz="0" w:space="0" w:color="auto"/>
        <w:left w:val="none" w:sz="0" w:space="0" w:color="auto"/>
        <w:bottom w:val="none" w:sz="0" w:space="0" w:color="auto"/>
        <w:right w:val="none" w:sz="0" w:space="0" w:color="auto"/>
      </w:divBdr>
    </w:div>
    <w:div w:id="346950296">
      <w:bodyDiv w:val="1"/>
      <w:marLeft w:val="0"/>
      <w:marRight w:val="0"/>
      <w:marTop w:val="0"/>
      <w:marBottom w:val="0"/>
      <w:divBdr>
        <w:top w:val="none" w:sz="0" w:space="0" w:color="auto"/>
        <w:left w:val="none" w:sz="0" w:space="0" w:color="auto"/>
        <w:bottom w:val="none" w:sz="0" w:space="0" w:color="auto"/>
        <w:right w:val="none" w:sz="0" w:space="0" w:color="auto"/>
      </w:divBdr>
    </w:div>
    <w:div w:id="356002353">
      <w:bodyDiv w:val="1"/>
      <w:marLeft w:val="0"/>
      <w:marRight w:val="0"/>
      <w:marTop w:val="0"/>
      <w:marBottom w:val="0"/>
      <w:divBdr>
        <w:top w:val="none" w:sz="0" w:space="0" w:color="auto"/>
        <w:left w:val="none" w:sz="0" w:space="0" w:color="auto"/>
        <w:bottom w:val="none" w:sz="0" w:space="0" w:color="auto"/>
        <w:right w:val="none" w:sz="0" w:space="0" w:color="auto"/>
      </w:divBdr>
    </w:div>
    <w:div w:id="356783919">
      <w:bodyDiv w:val="1"/>
      <w:marLeft w:val="0"/>
      <w:marRight w:val="0"/>
      <w:marTop w:val="0"/>
      <w:marBottom w:val="0"/>
      <w:divBdr>
        <w:top w:val="none" w:sz="0" w:space="0" w:color="auto"/>
        <w:left w:val="none" w:sz="0" w:space="0" w:color="auto"/>
        <w:bottom w:val="none" w:sz="0" w:space="0" w:color="auto"/>
        <w:right w:val="none" w:sz="0" w:space="0" w:color="auto"/>
      </w:divBdr>
    </w:div>
    <w:div w:id="357630708">
      <w:bodyDiv w:val="1"/>
      <w:marLeft w:val="0"/>
      <w:marRight w:val="0"/>
      <w:marTop w:val="0"/>
      <w:marBottom w:val="0"/>
      <w:divBdr>
        <w:top w:val="none" w:sz="0" w:space="0" w:color="auto"/>
        <w:left w:val="none" w:sz="0" w:space="0" w:color="auto"/>
        <w:bottom w:val="none" w:sz="0" w:space="0" w:color="auto"/>
        <w:right w:val="none" w:sz="0" w:space="0" w:color="auto"/>
      </w:divBdr>
    </w:div>
    <w:div w:id="358897981">
      <w:bodyDiv w:val="1"/>
      <w:marLeft w:val="0"/>
      <w:marRight w:val="0"/>
      <w:marTop w:val="0"/>
      <w:marBottom w:val="0"/>
      <w:divBdr>
        <w:top w:val="none" w:sz="0" w:space="0" w:color="auto"/>
        <w:left w:val="none" w:sz="0" w:space="0" w:color="auto"/>
        <w:bottom w:val="none" w:sz="0" w:space="0" w:color="auto"/>
        <w:right w:val="none" w:sz="0" w:space="0" w:color="auto"/>
      </w:divBdr>
    </w:div>
    <w:div w:id="360592472">
      <w:bodyDiv w:val="1"/>
      <w:marLeft w:val="0"/>
      <w:marRight w:val="0"/>
      <w:marTop w:val="0"/>
      <w:marBottom w:val="0"/>
      <w:divBdr>
        <w:top w:val="none" w:sz="0" w:space="0" w:color="auto"/>
        <w:left w:val="none" w:sz="0" w:space="0" w:color="auto"/>
        <w:bottom w:val="none" w:sz="0" w:space="0" w:color="auto"/>
        <w:right w:val="none" w:sz="0" w:space="0" w:color="auto"/>
      </w:divBdr>
    </w:div>
    <w:div w:id="363407888">
      <w:bodyDiv w:val="1"/>
      <w:marLeft w:val="0"/>
      <w:marRight w:val="0"/>
      <w:marTop w:val="0"/>
      <w:marBottom w:val="0"/>
      <w:divBdr>
        <w:top w:val="none" w:sz="0" w:space="0" w:color="auto"/>
        <w:left w:val="none" w:sz="0" w:space="0" w:color="auto"/>
        <w:bottom w:val="none" w:sz="0" w:space="0" w:color="auto"/>
        <w:right w:val="none" w:sz="0" w:space="0" w:color="auto"/>
      </w:divBdr>
    </w:div>
    <w:div w:id="368729992">
      <w:bodyDiv w:val="1"/>
      <w:marLeft w:val="0"/>
      <w:marRight w:val="0"/>
      <w:marTop w:val="0"/>
      <w:marBottom w:val="0"/>
      <w:divBdr>
        <w:top w:val="none" w:sz="0" w:space="0" w:color="auto"/>
        <w:left w:val="none" w:sz="0" w:space="0" w:color="auto"/>
        <w:bottom w:val="none" w:sz="0" w:space="0" w:color="auto"/>
        <w:right w:val="none" w:sz="0" w:space="0" w:color="auto"/>
      </w:divBdr>
    </w:div>
    <w:div w:id="374893669">
      <w:bodyDiv w:val="1"/>
      <w:marLeft w:val="0"/>
      <w:marRight w:val="0"/>
      <w:marTop w:val="0"/>
      <w:marBottom w:val="0"/>
      <w:divBdr>
        <w:top w:val="none" w:sz="0" w:space="0" w:color="auto"/>
        <w:left w:val="none" w:sz="0" w:space="0" w:color="auto"/>
        <w:bottom w:val="none" w:sz="0" w:space="0" w:color="auto"/>
        <w:right w:val="none" w:sz="0" w:space="0" w:color="auto"/>
      </w:divBdr>
    </w:div>
    <w:div w:id="378168868">
      <w:bodyDiv w:val="1"/>
      <w:marLeft w:val="0"/>
      <w:marRight w:val="0"/>
      <w:marTop w:val="0"/>
      <w:marBottom w:val="0"/>
      <w:divBdr>
        <w:top w:val="none" w:sz="0" w:space="0" w:color="auto"/>
        <w:left w:val="none" w:sz="0" w:space="0" w:color="auto"/>
        <w:bottom w:val="none" w:sz="0" w:space="0" w:color="auto"/>
        <w:right w:val="none" w:sz="0" w:space="0" w:color="auto"/>
      </w:divBdr>
    </w:div>
    <w:div w:id="398092369">
      <w:bodyDiv w:val="1"/>
      <w:marLeft w:val="0"/>
      <w:marRight w:val="0"/>
      <w:marTop w:val="0"/>
      <w:marBottom w:val="0"/>
      <w:divBdr>
        <w:top w:val="none" w:sz="0" w:space="0" w:color="auto"/>
        <w:left w:val="none" w:sz="0" w:space="0" w:color="auto"/>
        <w:bottom w:val="none" w:sz="0" w:space="0" w:color="auto"/>
        <w:right w:val="none" w:sz="0" w:space="0" w:color="auto"/>
      </w:divBdr>
    </w:div>
    <w:div w:id="399056260">
      <w:bodyDiv w:val="1"/>
      <w:marLeft w:val="0"/>
      <w:marRight w:val="0"/>
      <w:marTop w:val="0"/>
      <w:marBottom w:val="0"/>
      <w:divBdr>
        <w:top w:val="none" w:sz="0" w:space="0" w:color="auto"/>
        <w:left w:val="none" w:sz="0" w:space="0" w:color="auto"/>
        <w:bottom w:val="none" w:sz="0" w:space="0" w:color="auto"/>
        <w:right w:val="none" w:sz="0" w:space="0" w:color="auto"/>
      </w:divBdr>
    </w:div>
    <w:div w:id="403571157">
      <w:bodyDiv w:val="1"/>
      <w:marLeft w:val="0"/>
      <w:marRight w:val="0"/>
      <w:marTop w:val="0"/>
      <w:marBottom w:val="0"/>
      <w:divBdr>
        <w:top w:val="none" w:sz="0" w:space="0" w:color="auto"/>
        <w:left w:val="none" w:sz="0" w:space="0" w:color="auto"/>
        <w:bottom w:val="none" w:sz="0" w:space="0" w:color="auto"/>
        <w:right w:val="none" w:sz="0" w:space="0" w:color="auto"/>
      </w:divBdr>
    </w:div>
    <w:div w:id="405538185">
      <w:bodyDiv w:val="1"/>
      <w:marLeft w:val="0"/>
      <w:marRight w:val="0"/>
      <w:marTop w:val="0"/>
      <w:marBottom w:val="0"/>
      <w:divBdr>
        <w:top w:val="none" w:sz="0" w:space="0" w:color="auto"/>
        <w:left w:val="none" w:sz="0" w:space="0" w:color="auto"/>
        <w:bottom w:val="none" w:sz="0" w:space="0" w:color="auto"/>
        <w:right w:val="none" w:sz="0" w:space="0" w:color="auto"/>
      </w:divBdr>
      <w:divsChild>
        <w:div w:id="2059624432">
          <w:marLeft w:val="45"/>
          <w:marRight w:val="45"/>
          <w:marTop w:val="15"/>
          <w:marBottom w:val="0"/>
          <w:divBdr>
            <w:top w:val="none" w:sz="0" w:space="0" w:color="auto"/>
            <w:left w:val="none" w:sz="0" w:space="0" w:color="auto"/>
            <w:bottom w:val="none" w:sz="0" w:space="0" w:color="auto"/>
            <w:right w:val="none" w:sz="0" w:space="0" w:color="auto"/>
          </w:divBdr>
          <w:divsChild>
            <w:div w:id="886725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692910">
      <w:bodyDiv w:val="1"/>
      <w:marLeft w:val="0"/>
      <w:marRight w:val="0"/>
      <w:marTop w:val="0"/>
      <w:marBottom w:val="0"/>
      <w:divBdr>
        <w:top w:val="none" w:sz="0" w:space="0" w:color="auto"/>
        <w:left w:val="none" w:sz="0" w:space="0" w:color="auto"/>
        <w:bottom w:val="none" w:sz="0" w:space="0" w:color="auto"/>
        <w:right w:val="none" w:sz="0" w:space="0" w:color="auto"/>
      </w:divBdr>
    </w:div>
    <w:div w:id="413287114">
      <w:bodyDiv w:val="1"/>
      <w:marLeft w:val="0"/>
      <w:marRight w:val="0"/>
      <w:marTop w:val="0"/>
      <w:marBottom w:val="0"/>
      <w:divBdr>
        <w:top w:val="none" w:sz="0" w:space="0" w:color="auto"/>
        <w:left w:val="none" w:sz="0" w:space="0" w:color="auto"/>
        <w:bottom w:val="none" w:sz="0" w:space="0" w:color="auto"/>
        <w:right w:val="none" w:sz="0" w:space="0" w:color="auto"/>
      </w:divBdr>
    </w:div>
    <w:div w:id="415253332">
      <w:bodyDiv w:val="1"/>
      <w:marLeft w:val="0"/>
      <w:marRight w:val="0"/>
      <w:marTop w:val="0"/>
      <w:marBottom w:val="0"/>
      <w:divBdr>
        <w:top w:val="none" w:sz="0" w:space="0" w:color="auto"/>
        <w:left w:val="none" w:sz="0" w:space="0" w:color="auto"/>
        <w:bottom w:val="none" w:sz="0" w:space="0" w:color="auto"/>
        <w:right w:val="none" w:sz="0" w:space="0" w:color="auto"/>
      </w:divBdr>
    </w:div>
    <w:div w:id="422267782">
      <w:bodyDiv w:val="1"/>
      <w:marLeft w:val="0"/>
      <w:marRight w:val="0"/>
      <w:marTop w:val="0"/>
      <w:marBottom w:val="0"/>
      <w:divBdr>
        <w:top w:val="none" w:sz="0" w:space="0" w:color="auto"/>
        <w:left w:val="none" w:sz="0" w:space="0" w:color="auto"/>
        <w:bottom w:val="none" w:sz="0" w:space="0" w:color="auto"/>
        <w:right w:val="none" w:sz="0" w:space="0" w:color="auto"/>
      </w:divBdr>
    </w:div>
    <w:div w:id="423234003">
      <w:bodyDiv w:val="1"/>
      <w:marLeft w:val="0"/>
      <w:marRight w:val="0"/>
      <w:marTop w:val="0"/>
      <w:marBottom w:val="0"/>
      <w:divBdr>
        <w:top w:val="none" w:sz="0" w:space="0" w:color="auto"/>
        <w:left w:val="none" w:sz="0" w:space="0" w:color="auto"/>
        <w:bottom w:val="none" w:sz="0" w:space="0" w:color="auto"/>
        <w:right w:val="none" w:sz="0" w:space="0" w:color="auto"/>
      </w:divBdr>
    </w:div>
    <w:div w:id="432434381">
      <w:bodyDiv w:val="1"/>
      <w:marLeft w:val="0"/>
      <w:marRight w:val="0"/>
      <w:marTop w:val="0"/>
      <w:marBottom w:val="0"/>
      <w:divBdr>
        <w:top w:val="none" w:sz="0" w:space="0" w:color="auto"/>
        <w:left w:val="none" w:sz="0" w:space="0" w:color="auto"/>
        <w:bottom w:val="none" w:sz="0" w:space="0" w:color="auto"/>
        <w:right w:val="none" w:sz="0" w:space="0" w:color="auto"/>
      </w:divBdr>
    </w:div>
    <w:div w:id="433206417">
      <w:bodyDiv w:val="1"/>
      <w:marLeft w:val="0"/>
      <w:marRight w:val="0"/>
      <w:marTop w:val="0"/>
      <w:marBottom w:val="0"/>
      <w:divBdr>
        <w:top w:val="none" w:sz="0" w:space="0" w:color="auto"/>
        <w:left w:val="none" w:sz="0" w:space="0" w:color="auto"/>
        <w:bottom w:val="none" w:sz="0" w:space="0" w:color="auto"/>
        <w:right w:val="none" w:sz="0" w:space="0" w:color="auto"/>
      </w:divBdr>
    </w:div>
    <w:div w:id="434524108">
      <w:bodyDiv w:val="1"/>
      <w:marLeft w:val="0"/>
      <w:marRight w:val="0"/>
      <w:marTop w:val="0"/>
      <w:marBottom w:val="0"/>
      <w:divBdr>
        <w:top w:val="none" w:sz="0" w:space="0" w:color="auto"/>
        <w:left w:val="none" w:sz="0" w:space="0" w:color="auto"/>
        <w:bottom w:val="none" w:sz="0" w:space="0" w:color="auto"/>
        <w:right w:val="none" w:sz="0" w:space="0" w:color="auto"/>
      </w:divBdr>
    </w:div>
    <w:div w:id="438062727">
      <w:bodyDiv w:val="1"/>
      <w:marLeft w:val="0"/>
      <w:marRight w:val="0"/>
      <w:marTop w:val="0"/>
      <w:marBottom w:val="0"/>
      <w:divBdr>
        <w:top w:val="none" w:sz="0" w:space="0" w:color="auto"/>
        <w:left w:val="none" w:sz="0" w:space="0" w:color="auto"/>
        <w:bottom w:val="none" w:sz="0" w:space="0" w:color="auto"/>
        <w:right w:val="none" w:sz="0" w:space="0" w:color="auto"/>
      </w:divBdr>
    </w:div>
    <w:div w:id="443112167">
      <w:bodyDiv w:val="1"/>
      <w:marLeft w:val="0"/>
      <w:marRight w:val="0"/>
      <w:marTop w:val="0"/>
      <w:marBottom w:val="0"/>
      <w:divBdr>
        <w:top w:val="none" w:sz="0" w:space="0" w:color="auto"/>
        <w:left w:val="none" w:sz="0" w:space="0" w:color="auto"/>
        <w:bottom w:val="none" w:sz="0" w:space="0" w:color="auto"/>
        <w:right w:val="none" w:sz="0" w:space="0" w:color="auto"/>
      </w:divBdr>
    </w:div>
    <w:div w:id="454100234">
      <w:bodyDiv w:val="1"/>
      <w:marLeft w:val="0"/>
      <w:marRight w:val="0"/>
      <w:marTop w:val="0"/>
      <w:marBottom w:val="0"/>
      <w:divBdr>
        <w:top w:val="none" w:sz="0" w:space="0" w:color="auto"/>
        <w:left w:val="none" w:sz="0" w:space="0" w:color="auto"/>
        <w:bottom w:val="none" w:sz="0" w:space="0" w:color="auto"/>
        <w:right w:val="none" w:sz="0" w:space="0" w:color="auto"/>
      </w:divBdr>
    </w:div>
    <w:div w:id="454104600">
      <w:bodyDiv w:val="1"/>
      <w:marLeft w:val="0"/>
      <w:marRight w:val="0"/>
      <w:marTop w:val="0"/>
      <w:marBottom w:val="0"/>
      <w:divBdr>
        <w:top w:val="none" w:sz="0" w:space="0" w:color="auto"/>
        <w:left w:val="none" w:sz="0" w:space="0" w:color="auto"/>
        <w:bottom w:val="none" w:sz="0" w:space="0" w:color="auto"/>
        <w:right w:val="none" w:sz="0" w:space="0" w:color="auto"/>
      </w:divBdr>
    </w:div>
    <w:div w:id="463231143">
      <w:bodyDiv w:val="1"/>
      <w:marLeft w:val="0"/>
      <w:marRight w:val="0"/>
      <w:marTop w:val="0"/>
      <w:marBottom w:val="0"/>
      <w:divBdr>
        <w:top w:val="none" w:sz="0" w:space="0" w:color="auto"/>
        <w:left w:val="none" w:sz="0" w:space="0" w:color="auto"/>
        <w:bottom w:val="none" w:sz="0" w:space="0" w:color="auto"/>
        <w:right w:val="none" w:sz="0" w:space="0" w:color="auto"/>
      </w:divBdr>
    </w:div>
    <w:div w:id="464196654">
      <w:bodyDiv w:val="1"/>
      <w:marLeft w:val="0"/>
      <w:marRight w:val="0"/>
      <w:marTop w:val="0"/>
      <w:marBottom w:val="0"/>
      <w:divBdr>
        <w:top w:val="none" w:sz="0" w:space="0" w:color="auto"/>
        <w:left w:val="none" w:sz="0" w:space="0" w:color="auto"/>
        <w:bottom w:val="none" w:sz="0" w:space="0" w:color="auto"/>
        <w:right w:val="none" w:sz="0" w:space="0" w:color="auto"/>
      </w:divBdr>
    </w:div>
    <w:div w:id="464544946">
      <w:bodyDiv w:val="1"/>
      <w:marLeft w:val="0"/>
      <w:marRight w:val="0"/>
      <w:marTop w:val="0"/>
      <w:marBottom w:val="0"/>
      <w:divBdr>
        <w:top w:val="none" w:sz="0" w:space="0" w:color="auto"/>
        <w:left w:val="none" w:sz="0" w:space="0" w:color="auto"/>
        <w:bottom w:val="none" w:sz="0" w:space="0" w:color="auto"/>
        <w:right w:val="none" w:sz="0" w:space="0" w:color="auto"/>
      </w:divBdr>
    </w:div>
    <w:div w:id="469250348">
      <w:bodyDiv w:val="1"/>
      <w:marLeft w:val="0"/>
      <w:marRight w:val="0"/>
      <w:marTop w:val="0"/>
      <w:marBottom w:val="0"/>
      <w:divBdr>
        <w:top w:val="none" w:sz="0" w:space="0" w:color="auto"/>
        <w:left w:val="none" w:sz="0" w:space="0" w:color="auto"/>
        <w:bottom w:val="none" w:sz="0" w:space="0" w:color="auto"/>
        <w:right w:val="none" w:sz="0" w:space="0" w:color="auto"/>
      </w:divBdr>
    </w:div>
    <w:div w:id="476191066">
      <w:bodyDiv w:val="1"/>
      <w:marLeft w:val="0"/>
      <w:marRight w:val="0"/>
      <w:marTop w:val="0"/>
      <w:marBottom w:val="0"/>
      <w:divBdr>
        <w:top w:val="none" w:sz="0" w:space="0" w:color="auto"/>
        <w:left w:val="none" w:sz="0" w:space="0" w:color="auto"/>
        <w:bottom w:val="none" w:sz="0" w:space="0" w:color="auto"/>
        <w:right w:val="none" w:sz="0" w:space="0" w:color="auto"/>
      </w:divBdr>
    </w:div>
    <w:div w:id="479274793">
      <w:bodyDiv w:val="1"/>
      <w:marLeft w:val="0"/>
      <w:marRight w:val="0"/>
      <w:marTop w:val="0"/>
      <w:marBottom w:val="0"/>
      <w:divBdr>
        <w:top w:val="none" w:sz="0" w:space="0" w:color="auto"/>
        <w:left w:val="none" w:sz="0" w:space="0" w:color="auto"/>
        <w:bottom w:val="none" w:sz="0" w:space="0" w:color="auto"/>
        <w:right w:val="none" w:sz="0" w:space="0" w:color="auto"/>
      </w:divBdr>
    </w:div>
    <w:div w:id="480006426">
      <w:bodyDiv w:val="1"/>
      <w:marLeft w:val="0"/>
      <w:marRight w:val="0"/>
      <w:marTop w:val="0"/>
      <w:marBottom w:val="0"/>
      <w:divBdr>
        <w:top w:val="none" w:sz="0" w:space="0" w:color="auto"/>
        <w:left w:val="none" w:sz="0" w:space="0" w:color="auto"/>
        <w:bottom w:val="none" w:sz="0" w:space="0" w:color="auto"/>
        <w:right w:val="none" w:sz="0" w:space="0" w:color="auto"/>
      </w:divBdr>
    </w:div>
    <w:div w:id="484855783">
      <w:bodyDiv w:val="1"/>
      <w:marLeft w:val="0"/>
      <w:marRight w:val="0"/>
      <w:marTop w:val="0"/>
      <w:marBottom w:val="0"/>
      <w:divBdr>
        <w:top w:val="none" w:sz="0" w:space="0" w:color="auto"/>
        <w:left w:val="none" w:sz="0" w:space="0" w:color="auto"/>
        <w:bottom w:val="none" w:sz="0" w:space="0" w:color="auto"/>
        <w:right w:val="none" w:sz="0" w:space="0" w:color="auto"/>
      </w:divBdr>
    </w:div>
    <w:div w:id="489637823">
      <w:bodyDiv w:val="1"/>
      <w:marLeft w:val="0"/>
      <w:marRight w:val="0"/>
      <w:marTop w:val="0"/>
      <w:marBottom w:val="0"/>
      <w:divBdr>
        <w:top w:val="none" w:sz="0" w:space="0" w:color="auto"/>
        <w:left w:val="none" w:sz="0" w:space="0" w:color="auto"/>
        <w:bottom w:val="none" w:sz="0" w:space="0" w:color="auto"/>
        <w:right w:val="none" w:sz="0" w:space="0" w:color="auto"/>
      </w:divBdr>
    </w:div>
    <w:div w:id="502090719">
      <w:bodyDiv w:val="1"/>
      <w:marLeft w:val="0"/>
      <w:marRight w:val="0"/>
      <w:marTop w:val="0"/>
      <w:marBottom w:val="0"/>
      <w:divBdr>
        <w:top w:val="none" w:sz="0" w:space="0" w:color="auto"/>
        <w:left w:val="none" w:sz="0" w:space="0" w:color="auto"/>
        <w:bottom w:val="none" w:sz="0" w:space="0" w:color="auto"/>
        <w:right w:val="none" w:sz="0" w:space="0" w:color="auto"/>
      </w:divBdr>
    </w:div>
    <w:div w:id="503325236">
      <w:bodyDiv w:val="1"/>
      <w:marLeft w:val="0"/>
      <w:marRight w:val="0"/>
      <w:marTop w:val="0"/>
      <w:marBottom w:val="0"/>
      <w:divBdr>
        <w:top w:val="none" w:sz="0" w:space="0" w:color="auto"/>
        <w:left w:val="none" w:sz="0" w:space="0" w:color="auto"/>
        <w:bottom w:val="none" w:sz="0" w:space="0" w:color="auto"/>
        <w:right w:val="none" w:sz="0" w:space="0" w:color="auto"/>
      </w:divBdr>
    </w:div>
    <w:div w:id="506096546">
      <w:bodyDiv w:val="1"/>
      <w:marLeft w:val="0"/>
      <w:marRight w:val="0"/>
      <w:marTop w:val="0"/>
      <w:marBottom w:val="0"/>
      <w:divBdr>
        <w:top w:val="none" w:sz="0" w:space="0" w:color="auto"/>
        <w:left w:val="none" w:sz="0" w:space="0" w:color="auto"/>
        <w:bottom w:val="none" w:sz="0" w:space="0" w:color="auto"/>
        <w:right w:val="none" w:sz="0" w:space="0" w:color="auto"/>
      </w:divBdr>
    </w:div>
    <w:div w:id="506333697">
      <w:bodyDiv w:val="1"/>
      <w:marLeft w:val="0"/>
      <w:marRight w:val="0"/>
      <w:marTop w:val="0"/>
      <w:marBottom w:val="0"/>
      <w:divBdr>
        <w:top w:val="none" w:sz="0" w:space="0" w:color="auto"/>
        <w:left w:val="none" w:sz="0" w:space="0" w:color="auto"/>
        <w:bottom w:val="none" w:sz="0" w:space="0" w:color="auto"/>
        <w:right w:val="none" w:sz="0" w:space="0" w:color="auto"/>
      </w:divBdr>
    </w:div>
    <w:div w:id="509686930">
      <w:bodyDiv w:val="1"/>
      <w:marLeft w:val="0"/>
      <w:marRight w:val="0"/>
      <w:marTop w:val="0"/>
      <w:marBottom w:val="0"/>
      <w:divBdr>
        <w:top w:val="none" w:sz="0" w:space="0" w:color="auto"/>
        <w:left w:val="none" w:sz="0" w:space="0" w:color="auto"/>
        <w:bottom w:val="none" w:sz="0" w:space="0" w:color="auto"/>
        <w:right w:val="none" w:sz="0" w:space="0" w:color="auto"/>
      </w:divBdr>
    </w:div>
    <w:div w:id="512257879">
      <w:bodyDiv w:val="1"/>
      <w:marLeft w:val="0"/>
      <w:marRight w:val="0"/>
      <w:marTop w:val="0"/>
      <w:marBottom w:val="0"/>
      <w:divBdr>
        <w:top w:val="none" w:sz="0" w:space="0" w:color="auto"/>
        <w:left w:val="none" w:sz="0" w:space="0" w:color="auto"/>
        <w:bottom w:val="none" w:sz="0" w:space="0" w:color="auto"/>
        <w:right w:val="none" w:sz="0" w:space="0" w:color="auto"/>
      </w:divBdr>
    </w:div>
    <w:div w:id="532572255">
      <w:bodyDiv w:val="1"/>
      <w:marLeft w:val="0"/>
      <w:marRight w:val="0"/>
      <w:marTop w:val="0"/>
      <w:marBottom w:val="0"/>
      <w:divBdr>
        <w:top w:val="none" w:sz="0" w:space="0" w:color="auto"/>
        <w:left w:val="none" w:sz="0" w:space="0" w:color="auto"/>
        <w:bottom w:val="none" w:sz="0" w:space="0" w:color="auto"/>
        <w:right w:val="none" w:sz="0" w:space="0" w:color="auto"/>
      </w:divBdr>
    </w:div>
    <w:div w:id="534541466">
      <w:bodyDiv w:val="1"/>
      <w:marLeft w:val="0"/>
      <w:marRight w:val="0"/>
      <w:marTop w:val="0"/>
      <w:marBottom w:val="0"/>
      <w:divBdr>
        <w:top w:val="none" w:sz="0" w:space="0" w:color="auto"/>
        <w:left w:val="none" w:sz="0" w:space="0" w:color="auto"/>
        <w:bottom w:val="none" w:sz="0" w:space="0" w:color="auto"/>
        <w:right w:val="none" w:sz="0" w:space="0" w:color="auto"/>
      </w:divBdr>
    </w:div>
    <w:div w:id="541018887">
      <w:bodyDiv w:val="1"/>
      <w:marLeft w:val="0"/>
      <w:marRight w:val="0"/>
      <w:marTop w:val="0"/>
      <w:marBottom w:val="0"/>
      <w:divBdr>
        <w:top w:val="none" w:sz="0" w:space="0" w:color="auto"/>
        <w:left w:val="none" w:sz="0" w:space="0" w:color="auto"/>
        <w:bottom w:val="none" w:sz="0" w:space="0" w:color="auto"/>
        <w:right w:val="none" w:sz="0" w:space="0" w:color="auto"/>
      </w:divBdr>
    </w:div>
    <w:div w:id="553470907">
      <w:bodyDiv w:val="1"/>
      <w:marLeft w:val="0"/>
      <w:marRight w:val="0"/>
      <w:marTop w:val="0"/>
      <w:marBottom w:val="0"/>
      <w:divBdr>
        <w:top w:val="none" w:sz="0" w:space="0" w:color="auto"/>
        <w:left w:val="none" w:sz="0" w:space="0" w:color="auto"/>
        <w:bottom w:val="none" w:sz="0" w:space="0" w:color="auto"/>
        <w:right w:val="none" w:sz="0" w:space="0" w:color="auto"/>
      </w:divBdr>
    </w:div>
    <w:div w:id="556013436">
      <w:bodyDiv w:val="1"/>
      <w:marLeft w:val="0"/>
      <w:marRight w:val="0"/>
      <w:marTop w:val="0"/>
      <w:marBottom w:val="0"/>
      <w:divBdr>
        <w:top w:val="none" w:sz="0" w:space="0" w:color="auto"/>
        <w:left w:val="none" w:sz="0" w:space="0" w:color="auto"/>
        <w:bottom w:val="none" w:sz="0" w:space="0" w:color="auto"/>
        <w:right w:val="none" w:sz="0" w:space="0" w:color="auto"/>
      </w:divBdr>
    </w:div>
    <w:div w:id="557134837">
      <w:bodyDiv w:val="1"/>
      <w:marLeft w:val="0"/>
      <w:marRight w:val="0"/>
      <w:marTop w:val="0"/>
      <w:marBottom w:val="0"/>
      <w:divBdr>
        <w:top w:val="none" w:sz="0" w:space="0" w:color="auto"/>
        <w:left w:val="none" w:sz="0" w:space="0" w:color="auto"/>
        <w:bottom w:val="none" w:sz="0" w:space="0" w:color="auto"/>
        <w:right w:val="none" w:sz="0" w:space="0" w:color="auto"/>
      </w:divBdr>
    </w:div>
    <w:div w:id="560025047">
      <w:bodyDiv w:val="1"/>
      <w:marLeft w:val="0"/>
      <w:marRight w:val="0"/>
      <w:marTop w:val="0"/>
      <w:marBottom w:val="0"/>
      <w:divBdr>
        <w:top w:val="none" w:sz="0" w:space="0" w:color="auto"/>
        <w:left w:val="none" w:sz="0" w:space="0" w:color="auto"/>
        <w:bottom w:val="none" w:sz="0" w:space="0" w:color="auto"/>
        <w:right w:val="none" w:sz="0" w:space="0" w:color="auto"/>
      </w:divBdr>
    </w:div>
    <w:div w:id="561453787">
      <w:bodyDiv w:val="1"/>
      <w:marLeft w:val="0"/>
      <w:marRight w:val="0"/>
      <w:marTop w:val="0"/>
      <w:marBottom w:val="0"/>
      <w:divBdr>
        <w:top w:val="none" w:sz="0" w:space="0" w:color="auto"/>
        <w:left w:val="none" w:sz="0" w:space="0" w:color="auto"/>
        <w:bottom w:val="none" w:sz="0" w:space="0" w:color="auto"/>
        <w:right w:val="none" w:sz="0" w:space="0" w:color="auto"/>
      </w:divBdr>
    </w:div>
    <w:div w:id="570386812">
      <w:bodyDiv w:val="1"/>
      <w:marLeft w:val="0"/>
      <w:marRight w:val="0"/>
      <w:marTop w:val="0"/>
      <w:marBottom w:val="0"/>
      <w:divBdr>
        <w:top w:val="none" w:sz="0" w:space="0" w:color="auto"/>
        <w:left w:val="none" w:sz="0" w:space="0" w:color="auto"/>
        <w:bottom w:val="none" w:sz="0" w:space="0" w:color="auto"/>
        <w:right w:val="none" w:sz="0" w:space="0" w:color="auto"/>
      </w:divBdr>
    </w:div>
    <w:div w:id="576669987">
      <w:bodyDiv w:val="1"/>
      <w:marLeft w:val="0"/>
      <w:marRight w:val="0"/>
      <w:marTop w:val="0"/>
      <w:marBottom w:val="0"/>
      <w:divBdr>
        <w:top w:val="none" w:sz="0" w:space="0" w:color="auto"/>
        <w:left w:val="none" w:sz="0" w:space="0" w:color="auto"/>
        <w:bottom w:val="none" w:sz="0" w:space="0" w:color="auto"/>
        <w:right w:val="none" w:sz="0" w:space="0" w:color="auto"/>
      </w:divBdr>
    </w:div>
    <w:div w:id="577058627">
      <w:bodyDiv w:val="1"/>
      <w:marLeft w:val="0"/>
      <w:marRight w:val="0"/>
      <w:marTop w:val="0"/>
      <w:marBottom w:val="0"/>
      <w:divBdr>
        <w:top w:val="none" w:sz="0" w:space="0" w:color="auto"/>
        <w:left w:val="none" w:sz="0" w:space="0" w:color="auto"/>
        <w:bottom w:val="none" w:sz="0" w:space="0" w:color="auto"/>
        <w:right w:val="none" w:sz="0" w:space="0" w:color="auto"/>
      </w:divBdr>
    </w:div>
    <w:div w:id="581574051">
      <w:bodyDiv w:val="1"/>
      <w:marLeft w:val="0"/>
      <w:marRight w:val="0"/>
      <w:marTop w:val="0"/>
      <w:marBottom w:val="0"/>
      <w:divBdr>
        <w:top w:val="none" w:sz="0" w:space="0" w:color="auto"/>
        <w:left w:val="none" w:sz="0" w:space="0" w:color="auto"/>
        <w:bottom w:val="none" w:sz="0" w:space="0" w:color="auto"/>
        <w:right w:val="none" w:sz="0" w:space="0" w:color="auto"/>
      </w:divBdr>
    </w:div>
    <w:div w:id="599608100">
      <w:bodyDiv w:val="1"/>
      <w:marLeft w:val="0"/>
      <w:marRight w:val="0"/>
      <w:marTop w:val="0"/>
      <w:marBottom w:val="0"/>
      <w:divBdr>
        <w:top w:val="none" w:sz="0" w:space="0" w:color="auto"/>
        <w:left w:val="none" w:sz="0" w:space="0" w:color="auto"/>
        <w:bottom w:val="none" w:sz="0" w:space="0" w:color="auto"/>
        <w:right w:val="none" w:sz="0" w:space="0" w:color="auto"/>
      </w:divBdr>
      <w:divsChild>
        <w:div w:id="381364743">
          <w:marLeft w:val="1166"/>
          <w:marRight w:val="0"/>
          <w:marTop w:val="200"/>
          <w:marBottom w:val="0"/>
          <w:divBdr>
            <w:top w:val="none" w:sz="0" w:space="0" w:color="auto"/>
            <w:left w:val="none" w:sz="0" w:space="0" w:color="auto"/>
            <w:bottom w:val="none" w:sz="0" w:space="0" w:color="auto"/>
            <w:right w:val="none" w:sz="0" w:space="0" w:color="auto"/>
          </w:divBdr>
        </w:div>
        <w:div w:id="116998139">
          <w:marLeft w:val="1166"/>
          <w:marRight w:val="0"/>
          <w:marTop w:val="200"/>
          <w:marBottom w:val="0"/>
          <w:divBdr>
            <w:top w:val="none" w:sz="0" w:space="0" w:color="auto"/>
            <w:left w:val="none" w:sz="0" w:space="0" w:color="auto"/>
            <w:bottom w:val="none" w:sz="0" w:space="0" w:color="auto"/>
            <w:right w:val="none" w:sz="0" w:space="0" w:color="auto"/>
          </w:divBdr>
        </w:div>
        <w:div w:id="446432925">
          <w:marLeft w:val="1166"/>
          <w:marRight w:val="0"/>
          <w:marTop w:val="200"/>
          <w:marBottom w:val="0"/>
          <w:divBdr>
            <w:top w:val="none" w:sz="0" w:space="0" w:color="auto"/>
            <w:left w:val="none" w:sz="0" w:space="0" w:color="auto"/>
            <w:bottom w:val="none" w:sz="0" w:space="0" w:color="auto"/>
            <w:right w:val="none" w:sz="0" w:space="0" w:color="auto"/>
          </w:divBdr>
        </w:div>
        <w:div w:id="296961697">
          <w:marLeft w:val="1166"/>
          <w:marRight w:val="0"/>
          <w:marTop w:val="200"/>
          <w:marBottom w:val="0"/>
          <w:divBdr>
            <w:top w:val="none" w:sz="0" w:space="0" w:color="auto"/>
            <w:left w:val="none" w:sz="0" w:space="0" w:color="auto"/>
            <w:bottom w:val="none" w:sz="0" w:space="0" w:color="auto"/>
            <w:right w:val="none" w:sz="0" w:space="0" w:color="auto"/>
          </w:divBdr>
        </w:div>
        <w:div w:id="658733744">
          <w:marLeft w:val="1166"/>
          <w:marRight w:val="0"/>
          <w:marTop w:val="200"/>
          <w:marBottom w:val="0"/>
          <w:divBdr>
            <w:top w:val="none" w:sz="0" w:space="0" w:color="auto"/>
            <w:left w:val="none" w:sz="0" w:space="0" w:color="auto"/>
            <w:bottom w:val="none" w:sz="0" w:space="0" w:color="auto"/>
            <w:right w:val="none" w:sz="0" w:space="0" w:color="auto"/>
          </w:divBdr>
        </w:div>
        <w:div w:id="1456366691">
          <w:marLeft w:val="1166"/>
          <w:marRight w:val="0"/>
          <w:marTop w:val="200"/>
          <w:marBottom w:val="0"/>
          <w:divBdr>
            <w:top w:val="none" w:sz="0" w:space="0" w:color="auto"/>
            <w:left w:val="none" w:sz="0" w:space="0" w:color="auto"/>
            <w:bottom w:val="none" w:sz="0" w:space="0" w:color="auto"/>
            <w:right w:val="none" w:sz="0" w:space="0" w:color="auto"/>
          </w:divBdr>
        </w:div>
        <w:div w:id="410397420">
          <w:marLeft w:val="1166"/>
          <w:marRight w:val="0"/>
          <w:marTop w:val="200"/>
          <w:marBottom w:val="0"/>
          <w:divBdr>
            <w:top w:val="none" w:sz="0" w:space="0" w:color="auto"/>
            <w:left w:val="none" w:sz="0" w:space="0" w:color="auto"/>
            <w:bottom w:val="none" w:sz="0" w:space="0" w:color="auto"/>
            <w:right w:val="none" w:sz="0" w:space="0" w:color="auto"/>
          </w:divBdr>
        </w:div>
      </w:divsChild>
    </w:div>
    <w:div w:id="604191294">
      <w:bodyDiv w:val="1"/>
      <w:marLeft w:val="0"/>
      <w:marRight w:val="0"/>
      <w:marTop w:val="0"/>
      <w:marBottom w:val="0"/>
      <w:divBdr>
        <w:top w:val="none" w:sz="0" w:space="0" w:color="auto"/>
        <w:left w:val="none" w:sz="0" w:space="0" w:color="auto"/>
        <w:bottom w:val="none" w:sz="0" w:space="0" w:color="auto"/>
        <w:right w:val="none" w:sz="0" w:space="0" w:color="auto"/>
      </w:divBdr>
    </w:div>
    <w:div w:id="609513271">
      <w:bodyDiv w:val="1"/>
      <w:marLeft w:val="0"/>
      <w:marRight w:val="0"/>
      <w:marTop w:val="0"/>
      <w:marBottom w:val="0"/>
      <w:divBdr>
        <w:top w:val="none" w:sz="0" w:space="0" w:color="auto"/>
        <w:left w:val="none" w:sz="0" w:space="0" w:color="auto"/>
        <w:bottom w:val="none" w:sz="0" w:space="0" w:color="auto"/>
        <w:right w:val="none" w:sz="0" w:space="0" w:color="auto"/>
      </w:divBdr>
    </w:div>
    <w:div w:id="617491562">
      <w:bodyDiv w:val="1"/>
      <w:marLeft w:val="0"/>
      <w:marRight w:val="0"/>
      <w:marTop w:val="0"/>
      <w:marBottom w:val="0"/>
      <w:divBdr>
        <w:top w:val="none" w:sz="0" w:space="0" w:color="auto"/>
        <w:left w:val="none" w:sz="0" w:space="0" w:color="auto"/>
        <w:bottom w:val="none" w:sz="0" w:space="0" w:color="auto"/>
        <w:right w:val="none" w:sz="0" w:space="0" w:color="auto"/>
      </w:divBdr>
    </w:div>
    <w:div w:id="622659941">
      <w:bodyDiv w:val="1"/>
      <w:marLeft w:val="0"/>
      <w:marRight w:val="0"/>
      <w:marTop w:val="0"/>
      <w:marBottom w:val="0"/>
      <w:divBdr>
        <w:top w:val="none" w:sz="0" w:space="0" w:color="auto"/>
        <w:left w:val="none" w:sz="0" w:space="0" w:color="auto"/>
        <w:bottom w:val="none" w:sz="0" w:space="0" w:color="auto"/>
        <w:right w:val="none" w:sz="0" w:space="0" w:color="auto"/>
      </w:divBdr>
    </w:div>
    <w:div w:id="625432955">
      <w:bodyDiv w:val="1"/>
      <w:marLeft w:val="0"/>
      <w:marRight w:val="0"/>
      <w:marTop w:val="0"/>
      <w:marBottom w:val="0"/>
      <w:divBdr>
        <w:top w:val="none" w:sz="0" w:space="0" w:color="auto"/>
        <w:left w:val="none" w:sz="0" w:space="0" w:color="auto"/>
        <w:bottom w:val="none" w:sz="0" w:space="0" w:color="auto"/>
        <w:right w:val="none" w:sz="0" w:space="0" w:color="auto"/>
      </w:divBdr>
    </w:div>
    <w:div w:id="631205299">
      <w:bodyDiv w:val="1"/>
      <w:marLeft w:val="0"/>
      <w:marRight w:val="0"/>
      <w:marTop w:val="0"/>
      <w:marBottom w:val="0"/>
      <w:divBdr>
        <w:top w:val="none" w:sz="0" w:space="0" w:color="auto"/>
        <w:left w:val="none" w:sz="0" w:space="0" w:color="auto"/>
        <w:bottom w:val="none" w:sz="0" w:space="0" w:color="auto"/>
        <w:right w:val="none" w:sz="0" w:space="0" w:color="auto"/>
      </w:divBdr>
    </w:div>
    <w:div w:id="636878862">
      <w:bodyDiv w:val="1"/>
      <w:marLeft w:val="0"/>
      <w:marRight w:val="0"/>
      <w:marTop w:val="0"/>
      <w:marBottom w:val="0"/>
      <w:divBdr>
        <w:top w:val="none" w:sz="0" w:space="0" w:color="auto"/>
        <w:left w:val="none" w:sz="0" w:space="0" w:color="auto"/>
        <w:bottom w:val="none" w:sz="0" w:space="0" w:color="auto"/>
        <w:right w:val="none" w:sz="0" w:space="0" w:color="auto"/>
      </w:divBdr>
    </w:div>
    <w:div w:id="637035102">
      <w:bodyDiv w:val="1"/>
      <w:marLeft w:val="0"/>
      <w:marRight w:val="0"/>
      <w:marTop w:val="0"/>
      <w:marBottom w:val="0"/>
      <w:divBdr>
        <w:top w:val="none" w:sz="0" w:space="0" w:color="auto"/>
        <w:left w:val="none" w:sz="0" w:space="0" w:color="auto"/>
        <w:bottom w:val="none" w:sz="0" w:space="0" w:color="auto"/>
        <w:right w:val="none" w:sz="0" w:space="0" w:color="auto"/>
      </w:divBdr>
    </w:div>
    <w:div w:id="637496580">
      <w:bodyDiv w:val="1"/>
      <w:marLeft w:val="0"/>
      <w:marRight w:val="0"/>
      <w:marTop w:val="0"/>
      <w:marBottom w:val="0"/>
      <w:divBdr>
        <w:top w:val="none" w:sz="0" w:space="0" w:color="auto"/>
        <w:left w:val="none" w:sz="0" w:space="0" w:color="auto"/>
        <w:bottom w:val="none" w:sz="0" w:space="0" w:color="auto"/>
        <w:right w:val="none" w:sz="0" w:space="0" w:color="auto"/>
      </w:divBdr>
    </w:div>
    <w:div w:id="650984342">
      <w:bodyDiv w:val="1"/>
      <w:marLeft w:val="0"/>
      <w:marRight w:val="0"/>
      <w:marTop w:val="0"/>
      <w:marBottom w:val="0"/>
      <w:divBdr>
        <w:top w:val="none" w:sz="0" w:space="0" w:color="auto"/>
        <w:left w:val="none" w:sz="0" w:space="0" w:color="auto"/>
        <w:bottom w:val="none" w:sz="0" w:space="0" w:color="auto"/>
        <w:right w:val="none" w:sz="0" w:space="0" w:color="auto"/>
      </w:divBdr>
    </w:div>
    <w:div w:id="654070851">
      <w:bodyDiv w:val="1"/>
      <w:marLeft w:val="0"/>
      <w:marRight w:val="0"/>
      <w:marTop w:val="0"/>
      <w:marBottom w:val="0"/>
      <w:divBdr>
        <w:top w:val="none" w:sz="0" w:space="0" w:color="auto"/>
        <w:left w:val="none" w:sz="0" w:space="0" w:color="auto"/>
        <w:bottom w:val="none" w:sz="0" w:space="0" w:color="auto"/>
        <w:right w:val="none" w:sz="0" w:space="0" w:color="auto"/>
      </w:divBdr>
    </w:div>
    <w:div w:id="659966043">
      <w:bodyDiv w:val="1"/>
      <w:marLeft w:val="0"/>
      <w:marRight w:val="0"/>
      <w:marTop w:val="0"/>
      <w:marBottom w:val="0"/>
      <w:divBdr>
        <w:top w:val="none" w:sz="0" w:space="0" w:color="auto"/>
        <w:left w:val="none" w:sz="0" w:space="0" w:color="auto"/>
        <w:bottom w:val="none" w:sz="0" w:space="0" w:color="auto"/>
        <w:right w:val="none" w:sz="0" w:space="0" w:color="auto"/>
      </w:divBdr>
    </w:div>
    <w:div w:id="671372677">
      <w:bodyDiv w:val="1"/>
      <w:marLeft w:val="0"/>
      <w:marRight w:val="0"/>
      <w:marTop w:val="0"/>
      <w:marBottom w:val="0"/>
      <w:divBdr>
        <w:top w:val="none" w:sz="0" w:space="0" w:color="auto"/>
        <w:left w:val="none" w:sz="0" w:space="0" w:color="auto"/>
        <w:bottom w:val="none" w:sz="0" w:space="0" w:color="auto"/>
        <w:right w:val="none" w:sz="0" w:space="0" w:color="auto"/>
      </w:divBdr>
    </w:div>
    <w:div w:id="675423886">
      <w:bodyDiv w:val="1"/>
      <w:marLeft w:val="0"/>
      <w:marRight w:val="0"/>
      <w:marTop w:val="0"/>
      <w:marBottom w:val="0"/>
      <w:divBdr>
        <w:top w:val="none" w:sz="0" w:space="0" w:color="auto"/>
        <w:left w:val="none" w:sz="0" w:space="0" w:color="auto"/>
        <w:bottom w:val="none" w:sz="0" w:space="0" w:color="auto"/>
        <w:right w:val="none" w:sz="0" w:space="0" w:color="auto"/>
      </w:divBdr>
    </w:div>
    <w:div w:id="689376628">
      <w:bodyDiv w:val="1"/>
      <w:marLeft w:val="0"/>
      <w:marRight w:val="0"/>
      <w:marTop w:val="0"/>
      <w:marBottom w:val="0"/>
      <w:divBdr>
        <w:top w:val="none" w:sz="0" w:space="0" w:color="auto"/>
        <w:left w:val="none" w:sz="0" w:space="0" w:color="auto"/>
        <w:bottom w:val="none" w:sz="0" w:space="0" w:color="auto"/>
        <w:right w:val="none" w:sz="0" w:space="0" w:color="auto"/>
      </w:divBdr>
    </w:div>
    <w:div w:id="704142006">
      <w:bodyDiv w:val="1"/>
      <w:marLeft w:val="0"/>
      <w:marRight w:val="0"/>
      <w:marTop w:val="0"/>
      <w:marBottom w:val="0"/>
      <w:divBdr>
        <w:top w:val="none" w:sz="0" w:space="0" w:color="auto"/>
        <w:left w:val="none" w:sz="0" w:space="0" w:color="auto"/>
        <w:bottom w:val="none" w:sz="0" w:space="0" w:color="auto"/>
        <w:right w:val="none" w:sz="0" w:space="0" w:color="auto"/>
      </w:divBdr>
    </w:div>
    <w:div w:id="717434170">
      <w:bodyDiv w:val="1"/>
      <w:marLeft w:val="0"/>
      <w:marRight w:val="0"/>
      <w:marTop w:val="0"/>
      <w:marBottom w:val="0"/>
      <w:divBdr>
        <w:top w:val="none" w:sz="0" w:space="0" w:color="auto"/>
        <w:left w:val="none" w:sz="0" w:space="0" w:color="auto"/>
        <w:bottom w:val="none" w:sz="0" w:space="0" w:color="auto"/>
        <w:right w:val="none" w:sz="0" w:space="0" w:color="auto"/>
      </w:divBdr>
    </w:div>
    <w:div w:id="725957983">
      <w:bodyDiv w:val="1"/>
      <w:marLeft w:val="0"/>
      <w:marRight w:val="0"/>
      <w:marTop w:val="0"/>
      <w:marBottom w:val="0"/>
      <w:divBdr>
        <w:top w:val="none" w:sz="0" w:space="0" w:color="auto"/>
        <w:left w:val="none" w:sz="0" w:space="0" w:color="auto"/>
        <w:bottom w:val="none" w:sz="0" w:space="0" w:color="auto"/>
        <w:right w:val="none" w:sz="0" w:space="0" w:color="auto"/>
      </w:divBdr>
    </w:div>
    <w:div w:id="730036138">
      <w:bodyDiv w:val="1"/>
      <w:marLeft w:val="0"/>
      <w:marRight w:val="0"/>
      <w:marTop w:val="0"/>
      <w:marBottom w:val="0"/>
      <w:divBdr>
        <w:top w:val="none" w:sz="0" w:space="0" w:color="auto"/>
        <w:left w:val="none" w:sz="0" w:space="0" w:color="auto"/>
        <w:bottom w:val="none" w:sz="0" w:space="0" w:color="auto"/>
        <w:right w:val="none" w:sz="0" w:space="0" w:color="auto"/>
      </w:divBdr>
    </w:div>
    <w:div w:id="731197404">
      <w:bodyDiv w:val="1"/>
      <w:marLeft w:val="0"/>
      <w:marRight w:val="0"/>
      <w:marTop w:val="0"/>
      <w:marBottom w:val="0"/>
      <w:divBdr>
        <w:top w:val="none" w:sz="0" w:space="0" w:color="auto"/>
        <w:left w:val="none" w:sz="0" w:space="0" w:color="auto"/>
        <w:bottom w:val="none" w:sz="0" w:space="0" w:color="auto"/>
        <w:right w:val="none" w:sz="0" w:space="0" w:color="auto"/>
      </w:divBdr>
    </w:div>
    <w:div w:id="758453896">
      <w:bodyDiv w:val="1"/>
      <w:marLeft w:val="0"/>
      <w:marRight w:val="0"/>
      <w:marTop w:val="0"/>
      <w:marBottom w:val="0"/>
      <w:divBdr>
        <w:top w:val="none" w:sz="0" w:space="0" w:color="auto"/>
        <w:left w:val="none" w:sz="0" w:space="0" w:color="auto"/>
        <w:bottom w:val="none" w:sz="0" w:space="0" w:color="auto"/>
        <w:right w:val="none" w:sz="0" w:space="0" w:color="auto"/>
      </w:divBdr>
    </w:div>
    <w:div w:id="761143626">
      <w:bodyDiv w:val="1"/>
      <w:marLeft w:val="0"/>
      <w:marRight w:val="0"/>
      <w:marTop w:val="0"/>
      <w:marBottom w:val="0"/>
      <w:divBdr>
        <w:top w:val="none" w:sz="0" w:space="0" w:color="auto"/>
        <w:left w:val="none" w:sz="0" w:space="0" w:color="auto"/>
        <w:bottom w:val="none" w:sz="0" w:space="0" w:color="auto"/>
        <w:right w:val="none" w:sz="0" w:space="0" w:color="auto"/>
      </w:divBdr>
    </w:div>
    <w:div w:id="762651109">
      <w:bodyDiv w:val="1"/>
      <w:marLeft w:val="0"/>
      <w:marRight w:val="0"/>
      <w:marTop w:val="0"/>
      <w:marBottom w:val="0"/>
      <w:divBdr>
        <w:top w:val="none" w:sz="0" w:space="0" w:color="auto"/>
        <w:left w:val="none" w:sz="0" w:space="0" w:color="auto"/>
        <w:bottom w:val="none" w:sz="0" w:space="0" w:color="auto"/>
        <w:right w:val="none" w:sz="0" w:space="0" w:color="auto"/>
      </w:divBdr>
    </w:div>
    <w:div w:id="762919276">
      <w:bodyDiv w:val="1"/>
      <w:marLeft w:val="0"/>
      <w:marRight w:val="0"/>
      <w:marTop w:val="0"/>
      <w:marBottom w:val="0"/>
      <w:divBdr>
        <w:top w:val="none" w:sz="0" w:space="0" w:color="auto"/>
        <w:left w:val="none" w:sz="0" w:space="0" w:color="auto"/>
        <w:bottom w:val="none" w:sz="0" w:space="0" w:color="auto"/>
        <w:right w:val="none" w:sz="0" w:space="0" w:color="auto"/>
      </w:divBdr>
    </w:div>
    <w:div w:id="765152083">
      <w:bodyDiv w:val="1"/>
      <w:marLeft w:val="0"/>
      <w:marRight w:val="0"/>
      <w:marTop w:val="0"/>
      <w:marBottom w:val="0"/>
      <w:divBdr>
        <w:top w:val="none" w:sz="0" w:space="0" w:color="auto"/>
        <w:left w:val="none" w:sz="0" w:space="0" w:color="auto"/>
        <w:bottom w:val="none" w:sz="0" w:space="0" w:color="auto"/>
        <w:right w:val="none" w:sz="0" w:space="0" w:color="auto"/>
      </w:divBdr>
    </w:div>
    <w:div w:id="767579417">
      <w:bodyDiv w:val="1"/>
      <w:marLeft w:val="0"/>
      <w:marRight w:val="0"/>
      <w:marTop w:val="0"/>
      <w:marBottom w:val="0"/>
      <w:divBdr>
        <w:top w:val="none" w:sz="0" w:space="0" w:color="auto"/>
        <w:left w:val="none" w:sz="0" w:space="0" w:color="auto"/>
        <w:bottom w:val="none" w:sz="0" w:space="0" w:color="auto"/>
        <w:right w:val="none" w:sz="0" w:space="0" w:color="auto"/>
      </w:divBdr>
    </w:div>
    <w:div w:id="774519821">
      <w:bodyDiv w:val="1"/>
      <w:marLeft w:val="0"/>
      <w:marRight w:val="0"/>
      <w:marTop w:val="0"/>
      <w:marBottom w:val="0"/>
      <w:divBdr>
        <w:top w:val="none" w:sz="0" w:space="0" w:color="auto"/>
        <w:left w:val="none" w:sz="0" w:space="0" w:color="auto"/>
        <w:bottom w:val="none" w:sz="0" w:space="0" w:color="auto"/>
        <w:right w:val="none" w:sz="0" w:space="0" w:color="auto"/>
      </w:divBdr>
    </w:div>
    <w:div w:id="777530519">
      <w:bodyDiv w:val="1"/>
      <w:marLeft w:val="0"/>
      <w:marRight w:val="0"/>
      <w:marTop w:val="0"/>
      <w:marBottom w:val="0"/>
      <w:divBdr>
        <w:top w:val="none" w:sz="0" w:space="0" w:color="auto"/>
        <w:left w:val="none" w:sz="0" w:space="0" w:color="auto"/>
        <w:bottom w:val="none" w:sz="0" w:space="0" w:color="auto"/>
        <w:right w:val="none" w:sz="0" w:space="0" w:color="auto"/>
      </w:divBdr>
    </w:div>
    <w:div w:id="785319115">
      <w:bodyDiv w:val="1"/>
      <w:marLeft w:val="0"/>
      <w:marRight w:val="0"/>
      <w:marTop w:val="0"/>
      <w:marBottom w:val="0"/>
      <w:divBdr>
        <w:top w:val="none" w:sz="0" w:space="0" w:color="auto"/>
        <w:left w:val="none" w:sz="0" w:space="0" w:color="auto"/>
        <w:bottom w:val="none" w:sz="0" w:space="0" w:color="auto"/>
        <w:right w:val="none" w:sz="0" w:space="0" w:color="auto"/>
      </w:divBdr>
    </w:div>
    <w:div w:id="795760208">
      <w:bodyDiv w:val="1"/>
      <w:marLeft w:val="0"/>
      <w:marRight w:val="0"/>
      <w:marTop w:val="0"/>
      <w:marBottom w:val="0"/>
      <w:divBdr>
        <w:top w:val="none" w:sz="0" w:space="0" w:color="auto"/>
        <w:left w:val="none" w:sz="0" w:space="0" w:color="auto"/>
        <w:bottom w:val="none" w:sz="0" w:space="0" w:color="auto"/>
        <w:right w:val="none" w:sz="0" w:space="0" w:color="auto"/>
      </w:divBdr>
    </w:div>
    <w:div w:id="801076523">
      <w:bodyDiv w:val="1"/>
      <w:marLeft w:val="0"/>
      <w:marRight w:val="0"/>
      <w:marTop w:val="0"/>
      <w:marBottom w:val="0"/>
      <w:divBdr>
        <w:top w:val="none" w:sz="0" w:space="0" w:color="auto"/>
        <w:left w:val="none" w:sz="0" w:space="0" w:color="auto"/>
        <w:bottom w:val="none" w:sz="0" w:space="0" w:color="auto"/>
        <w:right w:val="none" w:sz="0" w:space="0" w:color="auto"/>
      </w:divBdr>
    </w:div>
    <w:div w:id="806095816">
      <w:bodyDiv w:val="1"/>
      <w:marLeft w:val="0"/>
      <w:marRight w:val="0"/>
      <w:marTop w:val="0"/>
      <w:marBottom w:val="0"/>
      <w:divBdr>
        <w:top w:val="none" w:sz="0" w:space="0" w:color="auto"/>
        <w:left w:val="none" w:sz="0" w:space="0" w:color="auto"/>
        <w:bottom w:val="none" w:sz="0" w:space="0" w:color="auto"/>
        <w:right w:val="none" w:sz="0" w:space="0" w:color="auto"/>
      </w:divBdr>
    </w:div>
    <w:div w:id="814227349">
      <w:bodyDiv w:val="1"/>
      <w:marLeft w:val="0"/>
      <w:marRight w:val="0"/>
      <w:marTop w:val="0"/>
      <w:marBottom w:val="0"/>
      <w:divBdr>
        <w:top w:val="none" w:sz="0" w:space="0" w:color="auto"/>
        <w:left w:val="none" w:sz="0" w:space="0" w:color="auto"/>
        <w:bottom w:val="none" w:sz="0" w:space="0" w:color="auto"/>
        <w:right w:val="none" w:sz="0" w:space="0" w:color="auto"/>
      </w:divBdr>
    </w:div>
    <w:div w:id="818036437">
      <w:bodyDiv w:val="1"/>
      <w:marLeft w:val="0"/>
      <w:marRight w:val="0"/>
      <w:marTop w:val="0"/>
      <w:marBottom w:val="0"/>
      <w:divBdr>
        <w:top w:val="none" w:sz="0" w:space="0" w:color="auto"/>
        <w:left w:val="none" w:sz="0" w:space="0" w:color="auto"/>
        <w:bottom w:val="none" w:sz="0" w:space="0" w:color="auto"/>
        <w:right w:val="none" w:sz="0" w:space="0" w:color="auto"/>
      </w:divBdr>
    </w:div>
    <w:div w:id="827408114">
      <w:bodyDiv w:val="1"/>
      <w:marLeft w:val="0"/>
      <w:marRight w:val="0"/>
      <w:marTop w:val="0"/>
      <w:marBottom w:val="0"/>
      <w:divBdr>
        <w:top w:val="none" w:sz="0" w:space="0" w:color="auto"/>
        <w:left w:val="none" w:sz="0" w:space="0" w:color="auto"/>
        <w:bottom w:val="none" w:sz="0" w:space="0" w:color="auto"/>
        <w:right w:val="none" w:sz="0" w:space="0" w:color="auto"/>
      </w:divBdr>
    </w:div>
    <w:div w:id="829440754">
      <w:bodyDiv w:val="1"/>
      <w:marLeft w:val="0"/>
      <w:marRight w:val="0"/>
      <w:marTop w:val="0"/>
      <w:marBottom w:val="0"/>
      <w:divBdr>
        <w:top w:val="none" w:sz="0" w:space="0" w:color="auto"/>
        <w:left w:val="none" w:sz="0" w:space="0" w:color="auto"/>
        <w:bottom w:val="none" w:sz="0" w:space="0" w:color="auto"/>
        <w:right w:val="none" w:sz="0" w:space="0" w:color="auto"/>
      </w:divBdr>
    </w:div>
    <w:div w:id="832067770">
      <w:bodyDiv w:val="1"/>
      <w:marLeft w:val="0"/>
      <w:marRight w:val="0"/>
      <w:marTop w:val="0"/>
      <w:marBottom w:val="0"/>
      <w:divBdr>
        <w:top w:val="none" w:sz="0" w:space="0" w:color="auto"/>
        <w:left w:val="none" w:sz="0" w:space="0" w:color="auto"/>
        <w:bottom w:val="none" w:sz="0" w:space="0" w:color="auto"/>
        <w:right w:val="none" w:sz="0" w:space="0" w:color="auto"/>
      </w:divBdr>
    </w:div>
    <w:div w:id="847018125">
      <w:bodyDiv w:val="1"/>
      <w:marLeft w:val="0"/>
      <w:marRight w:val="0"/>
      <w:marTop w:val="0"/>
      <w:marBottom w:val="0"/>
      <w:divBdr>
        <w:top w:val="none" w:sz="0" w:space="0" w:color="auto"/>
        <w:left w:val="none" w:sz="0" w:space="0" w:color="auto"/>
        <w:bottom w:val="none" w:sz="0" w:space="0" w:color="auto"/>
        <w:right w:val="none" w:sz="0" w:space="0" w:color="auto"/>
      </w:divBdr>
    </w:div>
    <w:div w:id="858084408">
      <w:bodyDiv w:val="1"/>
      <w:marLeft w:val="0"/>
      <w:marRight w:val="0"/>
      <w:marTop w:val="0"/>
      <w:marBottom w:val="0"/>
      <w:divBdr>
        <w:top w:val="none" w:sz="0" w:space="0" w:color="auto"/>
        <w:left w:val="none" w:sz="0" w:space="0" w:color="auto"/>
        <w:bottom w:val="none" w:sz="0" w:space="0" w:color="auto"/>
        <w:right w:val="none" w:sz="0" w:space="0" w:color="auto"/>
      </w:divBdr>
    </w:div>
    <w:div w:id="858742776">
      <w:bodyDiv w:val="1"/>
      <w:marLeft w:val="0"/>
      <w:marRight w:val="0"/>
      <w:marTop w:val="0"/>
      <w:marBottom w:val="0"/>
      <w:divBdr>
        <w:top w:val="none" w:sz="0" w:space="0" w:color="auto"/>
        <w:left w:val="none" w:sz="0" w:space="0" w:color="auto"/>
        <w:bottom w:val="none" w:sz="0" w:space="0" w:color="auto"/>
        <w:right w:val="none" w:sz="0" w:space="0" w:color="auto"/>
      </w:divBdr>
    </w:div>
    <w:div w:id="863175201">
      <w:bodyDiv w:val="1"/>
      <w:marLeft w:val="0"/>
      <w:marRight w:val="0"/>
      <w:marTop w:val="0"/>
      <w:marBottom w:val="0"/>
      <w:divBdr>
        <w:top w:val="none" w:sz="0" w:space="0" w:color="auto"/>
        <w:left w:val="none" w:sz="0" w:space="0" w:color="auto"/>
        <w:bottom w:val="none" w:sz="0" w:space="0" w:color="auto"/>
        <w:right w:val="none" w:sz="0" w:space="0" w:color="auto"/>
      </w:divBdr>
    </w:div>
    <w:div w:id="864714496">
      <w:bodyDiv w:val="1"/>
      <w:marLeft w:val="0"/>
      <w:marRight w:val="0"/>
      <w:marTop w:val="0"/>
      <w:marBottom w:val="0"/>
      <w:divBdr>
        <w:top w:val="none" w:sz="0" w:space="0" w:color="auto"/>
        <w:left w:val="none" w:sz="0" w:space="0" w:color="auto"/>
        <w:bottom w:val="none" w:sz="0" w:space="0" w:color="auto"/>
        <w:right w:val="none" w:sz="0" w:space="0" w:color="auto"/>
      </w:divBdr>
    </w:div>
    <w:div w:id="866022879">
      <w:bodyDiv w:val="1"/>
      <w:marLeft w:val="0"/>
      <w:marRight w:val="0"/>
      <w:marTop w:val="0"/>
      <w:marBottom w:val="0"/>
      <w:divBdr>
        <w:top w:val="none" w:sz="0" w:space="0" w:color="auto"/>
        <w:left w:val="none" w:sz="0" w:space="0" w:color="auto"/>
        <w:bottom w:val="none" w:sz="0" w:space="0" w:color="auto"/>
        <w:right w:val="none" w:sz="0" w:space="0" w:color="auto"/>
      </w:divBdr>
    </w:div>
    <w:div w:id="866718748">
      <w:bodyDiv w:val="1"/>
      <w:marLeft w:val="0"/>
      <w:marRight w:val="0"/>
      <w:marTop w:val="0"/>
      <w:marBottom w:val="0"/>
      <w:divBdr>
        <w:top w:val="none" w:sz="0" w:space="0" w:color="auto"/>
        <w:left w:val="none" w:sz="0" w:space="0" w:color="auto"/>
        <w:bottom w:val="none" w:sz="0" w:space="0" w:color="auto"/>
        <w:right w:val="none" w:sz="0" w:space="0" w:color="auto"/>
      </w:divBdr>
    </w:div>
    <w:div w:id="874150097">
      <w:bodyDiv w:val="1"/>
      <w:marLeft w:val="0"/>
      <w:marRight w:val="0"/>
      <w:marTop w:val="0"/>
      <w:marBottom w:val="0"/>
      <w:divBdr>
        <w:top w:val="none" w:sz="0" w:space="0" w:color="auto"/>
        <w:left w:val="none" w:sz="0" w:space="0" w:color="auto"/>
        <w:bottom w:val="none" w:sz="0" w:space="0" w:color="auto"/>
        <w:right w:val="none" w:sz="0" w:space="0" w:color="auto"/>
      </w:divBdr>
    </w:div>
    <w:div w:id="883374267">
      <w:bodyDiv w:val="1"/>
      <w:marLeft w:val="0"/>
      <w:marRight w:val="0"/>
      <w:marTop w:val="0"/>
      <w:marBottom w:val="0"/>
      <w:divBdr>
        <w:top w:val="none" w:sz="0" w:space="0" w:color="auto"/>
        <w:left w:val="none" w:sz="0" w:space="0" w:color="auto"/>
        <w:bottom w:val="none" w:sz="0" w:space="0" w:color="auto"/>
        <w:right w:val="none" w:sz="0" w:space="0" w:color="auto"/>
      </w:divBdr>
    </w:div>
    <w:div w:id="883835348">
      <w:bodyDiv w:val="1"/>
      <w:marLeft w:val="0"/>
      <w:marRight w:val="0"/>
      <w:marTop w:val="0"/>
      <w:marBottom w:val="0"/>
      <w:divBdr>
        <w:top w:val="none" w:sz="0" w:space="0" w:color="auto"/>
        <w:left w:val="none" w:sz="0" w:space="0" w:color="auto"/>
        <w:bottom w:val="none" w:sz="0" w:space="0" w:color="auto"/>
        <w:right w:val="none" w:sz="0" w:space="0" w:color="auto"/>
      </w:divBdr>
    </w:div>
    <w:div w:id="888490981">
      <w:bodyDiv w:val="1"/>
      <w:marLeft w:val="0"/>
      <w:marRight w:val="0"/>
      <w:marTop w:val="0"/>
      <w:marBottom w:val="0"/>
      <w:divBdr>
        <w:top w:val="none" w:sz="0" w:space="0" w:color="auto"/>
        <w:left w:val="none" w:sz="0" w:space="0" w:color="auto"/>
        <w:bottom w:val="none" w:sz="0" w:space="0" w:color="auto"/>
        <w:right w:val="none" w:sz="0" w:space="0" w:color="auto"/>
      </w:divBdr>
    </w:div>
    <w:div w:id="893199303">
      <w:bodyDiv w:val="1"/>
      <w:marLeft w:val="0"/>
      <w:marRight w:val="0"/>
      <w:marTop w:val="0"/>
      <w:marBottom w:val="0"/>
      <w:divBdr>
        <w:top w:val="none" w:sz="0" w:space="0" w:color="auto"/>
        <w:left w:val="none" w:sz="0" w:space="0" w:color="auto"/>
        <w:bottom w:val="none" w:sz="0" w:space="0" w:color="auto"/>
        <w:right w:val="none" w:sz="0" w:space="0" w:color="auto"/>
      </w:divBdr>
    </w:div>
    <w:div w:id="900560919">
      <w:bodyDiv w:val="1"/>
      <w:marLeft w:val="0"/>
      <w:marRight w:val="0"/>
      <w:marTop w:val="0"/>
      <w:marBottom w:val="0"/>
      <w:divBdr>
        <w:top w:val="none" w:sz="0" w:space="0" w:color="auto"/>
        <w:left w:val="none" w:sz="0" w:space="0" w:color="auto"/>
        <w:bottom w:val="none" w:sz="0" w:space="0" w:color="auto"/>
        <w:right w:val="none" w:sz="0" w:space="0" w:color="auto"/>
      </w:divBdr>
    </w:div>
    <w:div w:id="901713888">
      <w:bodyDiv w:val="1"/>
      <w:marLeft w:val="0"/>
      <w:marRight w:val="0"/>
      <w:marTop w:val="0"/>
      <w:marBottom w:val="0"/>
      <w:divBdr>
        <w:top w:val="none" w:sz="0" w:space="0" w:color="auto"/>
        <w:left w:val="none" w:sz="0" w:space="0" w:color="auto"/>
        <w:bottom w:val="none" w:sz="0" w:space="0" w:color="auto"/>
        <w:right w:val="none" w:sz="0" w:space="0" w:color="auto"/>
      </w:divBdr>
    </w:div>
    <w:div w:id="915555478">
      <w:bodyDiv w:val="1"/>
      <w:marLeft w:val="0"/>
      <w:marRight w:val="0"/>
      <w:marTop w:val="0"/>
      <w:marBottom w:val="0"/>
      <w:divBdr>
        <w:top w:val="none" w:sz="0" w:space="0" w:color="auto"/>
        <w:left w:val="none" w:sz="0" w:space="0" w:color="auto"/>
        <w:bottom w:val="none" w:sz="0" w:space="0" w:color="auto"/>
        <w:right w:val="none" w:sz="0" w:space="0" w:color="auto"/>
      </w:divBdr>
    </w:div>
    <w:div w:id="923032548">
      <w:bodyDiv w:val="1"/>
      <w:marLeft w:val="0"/>
      <w:marRight w:val="0"/>
      <w:marTop w:val="0"/>
      <w:marBottom w:val="0"/>
      <w:divBdr>
        <w:top w:val="none" w:sz="0" w:space="0" w:color="auto"/>
        <w:left w:val="none" w:sz="0" w:space="0" w:color="auto"/>
        <w:bottom w:val="none" w:sz="0" w:space="0" w:color="auto"/>
        <w:right w:val="none" w:sz="0" w:space="0" w:color="auto"/>
      </w:divBdr>
    </w:div>
    <w:div w:id="941915004">
      <w:bodyDiv w:val="1"/>
      <w:marLeft w:val="0"/>
      <w:marRight w:val="0"/>
      <w:marTop w:val="0"/>
      <w:marBottom w:val="0"/>
      <w:divBdr>
        <w:top w:val="none" w:sz="0" w:space="0" w:color="auto"/>
        <w:left w:val="none" w:sz="0" w:space="0" w:color="auto"/>
        <w:bottom w:val="none" w:sz="0" w:space="0" w:color="auto"/>
        <w:right w:val="none" w:sz="0" w:space="0" w:color="auto"/>
      </w:divBdr>
    </w:div>
    <w:div w:id="956716122">
      <w:bodyDiv w:val="1"/>
      <w:marLeft w:val="0"/>
      <w:marRight w:val="0"/>
      <w:marTop w:val="0"/>
      <w:marBottom w:val="0"/>
      <w:divBdr>
        <w:top w:val="none" w:sz="0" w:space="0" w:color="auto"/>
        <w:left w:val="none" w:sz="0" w:space="0" w:color="auto"/>
        <w:bottom w:val="none" w:sz="0" w:space="0" w:color="auto"/>
        <w:right w:val="none" w:sz="0" w:space="0" w:color="auto"/>
      </w:divBdr>
    </w:div>
    <w:div w:id="960113196">
      <w:bodyDiv w:val="1"/>
      <w:marLeft w:val="0"/>
      <w:marRight w:val="0"/>
      <w:marTop w:val="0"/>
      <w:marBottom w:val="0"/>
      <w:divBdr>
        <w:top w:val="none" w:sz="0" w:space="0" w:color="auto"/>
        <w:left w:val="none" w:sz="0" w:space="0" w:color="auto"/>
        <w:bottom w:val="none" w:sz="0" w:space="0" w:color="auto"/>
        <w:right w:val="none" w:sz="0" w:space="0" w:color="auto"/>
      </w:divBdr>
    </w:div>
    <w:div w:id="972642289">
      <w:bodyDiv w:val="1"/>
      <w:marLeft w:val="0"/>
      <w:marRight w:val="0"/>
      <w:marTop w:val="0"/>
      <w:marBottom w:val="0"/>
      <w:divBdr>
        <w:top w:val="none" w:sz="0" w:space="0" w:color="auto"/>
        <w:left w:val="none" w:sz="0" w:space="0" w:color="auto"/>
        <w:bottom w:val="none" w:sz="0" w:space="0" w:color="auto"/>
        <w:right w:val="none" w:sz="0" w:space="0" w:color="auto"/>
      </w:divBdr>
    </w:div>
    <w:div w:id="978346478">
      <w:bodyDiv w:val="1"/>
      <w:marLeft w:val="0"/>
      <w:marRight w:val="0"/>
      <w:marTop w:val="0"/>
      <w:marBottom w:val="0"/>
      <w:divBdr>
        <w:top w:val="none" w:sz="0" w:space="0" w:color="auto"/>
        <w:left w:val="none" w:sz="0" w:space="0" w:color="auto"/>
        <w:bottom w:val="none" w:sz="0" w:space="0" w:color="auto"/>
        <w:right w:val="none" w:sz="0" w:space="0" w:color="auto"/>
      </w:divBdr>
    </w:div>
    <w:div w:id="990249630">
      <w:bodyDiv w:val="1"/>
      <w:marLeft w:val="0"/>
      <w:marRight w:val="0"/>
      <w:marTop w:val="0"/>
      <w:marBottom w:val="0"/>
      <w:divBdr>
        <w:top w:val="none" w:sz="0" w:space="0" w:color="auto"/>
        <w:left w:val="none" w:sz="0" w:space="0" w:color="auto"/>
        <w:bottom w:val="none" w:sz="0" w:space="0" w:color="auto"/>
        <w:right w:val="none" w:sz="0" w:space="0" w:color="auto"/>
      </w:divBdr>
    </w:div>
    <w:div w:id="997731121">
      <w:bodyDiv w:val="1"/>
      <w:marLeft w:val="0"/>
      <w:marRight w:val="0"/>
      <w:marTop w:val="0"/>
      <w:marBottom w:val="0"/>
      <w:divBdr>
        <w:top w:val="none" w:sz="0" w:space="0" w:color="auto"/>
        <w:left w:val="none" w:sz="0" w:space="0" w:color="auto"/>
        <w:bottom w:val="none" w:sz="0" w:space="0" w:color="auto"/>
        <w:right w:val="none" w:sz="0" w:space="0" w:color="auto"/>
      </w:divBdr>
    </w:div>
    <w:div w:id="1000935175">
      <w:bodyDiv w:val="1"/>
      <w:marLeft w:val="0"/>
      <w:marRight w:val="0"/>
      <w:marTop w:val="0"/>
      <w:marBottom w:val="0"/>
      <w:divBdr>
        <w:top w:val="none" w:sz="0" w:space="0" w:color="auto"/>
        <w:left w:val="none" w:sz="0" w:space="0" w:color="auto"/>
        <w:bottom w:val="none" w:sz="0" w:space="0" w:color="auto"/>
        <w:right w:val="none" w:sz="0" w:space="0" w:color="auto"/>
      </w:divBdr>
    </w:div>
    <w:div w:id="1001128898">
      <w:bodyDiv w:val="1"/>
      <w:marLeft w:val="0"/>
      <w:marRight w:val="0"/>
      <w:marTop w:val="0"/>
      <w:marBottom w:val="0"/>
      <w:divBdr>
        <w:top w:val="none" w:sz="0" w:space="0" w:color="auto"/>
        <w:left w:val="none" w:sz="0" w:space="0" w:color="auto"/>
        <w:bottom w:val="none" w:sz="0" w:space="0" w:color="auto"/>
        <w:right w:val="none" w:sz="0" w:space="0" w:color="auto"/>
      </w:divBdr>
    </w:div>
    <w:div w:id="1006639845">
      <w:bodyDiv w:val="1"/>
      <w:marLeft w:val="0"/>
      <w:marRight w:val="0"/>
      <w:marTop w:val="0"/>
      <w:marBottom w:val="0"/>
      <w:divBdr>
        <w:top w:val="none" w:sz="0" w:space="0" w:color="auto"/>
        <w:left w:val="none" w:sz="0" w:space="0" w:color="auto"/>
        <w:bottom w:val="none" w:sz="0" w:space="0" w:color="auto"/>
        <w:right w:val="none" w:sz="0" w:space="0" w:color="auto"/>
      </w:divBdr>
    </w:div>
    <w:div w:id="1008143223">
      <w:bodyDiv w:val="1"/>
      <w:marLeft w:val="0"/>
      <w:marRight w:val="0"/>
      <w:marTop w:val="0"/>
      <w:marBottom w:val="0"/>
      <w:divBdr>
        <w:top w:val="none" w:sz="0" w:space="0" w:color="auto"/>
        <w:left w:val="none" w:sz="0" w:space="0" w:color="auto"/>
        <w:bottom w:val="none" w:sz="0" w:space="0" w:color="auto"/>
        <w:right w:val="none" w:sz="0" w:space="0" w:color="auto"/>
      </w:divBdr>
    </w:div>
    <w:div w:id="1009480147">
      <w:bodyDiv w:val="1"/>
      <w:marLeft w:val="0"/>
      <w:marRight w:val="0"/>
      <w:marTop w:val="0"/>
      <w:marBottom w:val="0"/>
      <w:divBdr>
        <w:top w:val="none" w:sz="0" w:space="0" w:color="auto"/>
        <w:left w:val="none" w:sz="0" w:space="0" w:color="auto"/>
        <w:bottom w:val="none" w:sz="0" w:space="0" w:color="auto"/>
        <w:right w:val="none" w:sz="0" w:space="0" w:color="auto"/>
      </w:divBdr>
    </w:div>
    <w:div w:id="1010448488">
      <w:bodyDiv w:val="1"/>
      <w:marLeft w:val="0"/>
      <w:marRight w:val="0"/>
      <w:marTop w:val="0"/>
      <w:marBottom w:val="0"/>
      <w:divBdr>
        <w:top w:val="none" w:sz="0" w:space="0" w:color="auto"/>
        <w:left w:val="none" w:sz="0" w:space="0" w:color="auto"/>
        <w:bottom w:val="none" w:sz="0" w:space="0" w:color="auto"/>
        <w:right w:val="none" w:sz="0" w:space="0" w:color="auto"/>
      </w:divBdr>
    </w:div>
    <w:div w:id="1016426554">
      <w:bodyDiv w:val="1"/>
      <w:marLeft w:val="0"/>
      <w:marRight w:val="0"/>
      <w:marTop w:val="0"/>
      <w:marBottom w:val="0"/>
      <w:divBdr>
        <w:top w:val="none" w:sz="0" w:space="0" w:color="auto"/>
        <w:left w:val="none" w:sz="0" w:space="0" w:color="auto"/>
        <w:bottom w:val="none" w:sz="0" w:space="0" w:color="auto"/>
        <w:right w:val="none" w:sz="0" w:space="0" w:color="auto"/>
      </w:divBdr>
    </w:div>
    <w:div w:id="1016494060">
      <w:bodyDiv w:val="1"/>
      <w:marLeft w:val="0"/>
      <w:marRight w:val="0"/>
      <w:marTop w:val="0"/>
      <w:marBottom w:val="0"/>
      <w:divBdr>
        <w:top w:val="none" w:sz="0" w:space="0" w:color="auto"/>
        <w:left w:val="none" w:sz="0" w:space="0" w:color="auto"/>
        <w:bottom w:val="none" w:sz="0" w:space="0" w:color="auto"/>
        <w:right w:val="none" w:sz="0" w:space="0" w:color="auto"/>
      </w:divBdr>
    </w:div>
    <w:div w:id="1018581877">
      <w:bodyDiv w:val="1"/>
      <w:marLeft w:val="0"/>
      <w:marRight w:val="0"/>
      <w:marTop w:val="0"/>
      <w:marBottom w:val="0"/>
      <w:divBdr>
        <w:top w:val="none" w:sz="0" w:space="0" w:color="auto"/>
        <w:left w:val="none" w:sz="0" w:space="0" w:color="auto"/>
        <w:bottom w:val="none" w:sz="0" w:space="0" w:color="auto"/>
        <w:right w:val="none" w:sz="0" w:space="0" w:color="auto"/>
      </w:divBdr>
    </w:div>
    <w:div w:id="1021663884">
      <w:bodyDiv w:val="1"/>
      <w:marLeft w:val="0"/>
      <w:marRight w:val="0"/>
      <w:marTop w:val="0"/>
      <w:marBottom w:val="0"/>
      <w:divBdr>
        <w:top w:val="none" w:sz="0" w:space="0" w:color="auto"/>
        <w:left w:val="none" w:sz="0" w:space="0" w:color="auto"/>
        <w:bottom w:val="none" w:sz="0" w:space="0" w:color="auto"/>
        <w:right w:val="none" w:sz="0" w:space="0" w:color="auto"/>
      </w:divBdr>
    </w:div>
    <w:div w:id="1022436456">
      <w:bodyDiv w:val="1"/>
      <w:marLeft w:val="0"/>
      <w:marRight w:val="0"/>
      <w:marTop w:val="0"/>
      <w:marBottom w:val="0"/>
      <w:divBdr>
        <w:top w:val="none" w:sz="0" w:space="0" w:color="auto"/>
        <w:left w:val="none" w:sz="0" w:space="0" w:color="auto"/>
        <w:bottom w:val="none" w:sz="0" w:space="0" w:color="auto"/>
        <w:right w:val="none" w:sz="0" w:space="0" w:color="auto"/>
      </w:divBdr>
    </w:div>
    <w:div w:id="1024283623">
      <w:bodyDiv w:val="1"/>
      <w:marLeft w:val="0"/>
      <w:marRight w:val="0"/>
      <w:marTop w:val="0"/>
      <w:marBottom w:val="0"/>
      <w:divBdr>
        <w:top w:val="none" w:sz="0" w:space="0" w:color="auto"/>
        <w:left w:val="none" w:sz="0" w:space="0" w:color="auto"/>
        <w:bottom w:val="none" w:sz="0" w:space="0" w:color="auto"/>
        <w:right w:val="none" w:sz="0" w:space="0" w:color="auto"/>
      </w:divBdr>
    </w:div>
    <w:div w:id="1027365364">
      <w:bodyDiv w:val="1"/>
      <w:marLeft w:val="0"/>
      <w:marRight w:val="0"/>
      <w:marTop w:val="0"/>
      <w:marBottom w:val="0"/>
      <w:divBdr>
        <w:top w:val="none" w:sz="0" w:space="0" w:color="auto"/>
        <w:left w:val="none" w:sz="0" w:space="0" w:color="auto"/>
        <w:bottom w:val="none" w:sz="0" w:space="0" w:color="auto"/>
        <w:right w:val="none" w:sz="0" w:space="0" w:color="auto"/>
      </w:divBdr>
    </w:div>
    <w:div w:id="1034425978">
      <w:bodyDiv w:val="1"/>
      <w:marLeft w:val="0"/>
      <w:marRight w:val="0"/>
      <w:marTop w:val="0"/>
      <w:marBottom w:val="0"/>
      <w:divBdr>
        <w:top w:val="none" w:sz="0" w:space="0" w:color="auto"/>
        <w:left w:val="none" w:sz="0" w:space="0" w:color="auto"/>
        <w:bottom w:val="none" w:sz="0" w:space="0" w:color="auto"/>
        <w:right w:val="none" w:sz="0" w:space="0" w:color="auto"/>
      </w:divBdr>
    </w:div>
    <w:div w:id="1042634022">
      <w:bodyDiv w:val="1"/>
      <w:marLeft w:val="0"/>
      <w:marRight w:val="0"/>
      <w:marTop w:val="0"/>
      <w:marBottom w:val="0"/>
      <w:divBdr>
        <w:top w:val="none" w:sz="0" w:space="0" w:color="auto"/>
        <w:left w:val="none" w:sz="0" w:space="0" w:color="auto"/>
        <w:bottom w:val="none" w:sz="0" w:space="0" w:color="auto"/>
        <w:right w:val="none" w:sz="0" w:space="0" w:color="auto"/>
      </w:divBdr>
    </w:div>
    <w:div w:id="1055352290">
      <w:bodyDiv w:val="1"/>
      <w:marLeft w:val="0"/>
      <w:marRight w:val="0"/>
      <w:marTop w:val="0"/>
      <w:marBottom w:val="0"/>
      <w:divBdr>
        <w:top w:val="none" w:sz="0" w:space="0" w:color="auto"/>
        <w:left w:val="none" w:sz="0" w:space="0" w:color="auto"/>
        <w:bottom w:val="none" w:sz="0" w:space="0" w:color="auto"/>
        <w:right w:val="none" w:sz="0" w:space="0" w:color="auto"/>
      </w:divBdr>
    </w:div>
    <w:div w:id="1063874006">
      <w:bodyDiv w:val="1"/>
      <w:marLeft w:val="0"/>
      <w:marRight w:val="0"/>
      <w:marTop w:val="0"/>
      <w:marBottom w:val="0"/>
      <w:divBdr>
        <w:top w:val="none" w:sz="0" w:space="0" w:color="auto"/>
        <w:left w:val="none" w:sz="0" w:space="0" w:color="auto"/>
        <w:bottom w:val="none" w:sz="0" w:space="0" w:color="auto"/>
        <w:right w:val="none" w:sz="0" w:space="0" w:color="auto"/>
      </w:divBdr>
    </w:div>
    <w:div w:id="1073234846">
      <w:bodyDiv w:val="1"/>
      <w:marLeft w:val="0"/>
      <w:marRight w:val="0"/>
      <w:marTop w:val="0"/>
      <w:marBottom w:val="0"/>
      <w:divBdr>
        <w:top w:val="none" w:sz="0" w:space="0" w:color="auto"/>
        <w:left w:val="none" w:sz="0" w:space="0" w:color="auto"/>
        <w:bottom w:val="none" w:sz="0" w:space="0" w:color="auto"/>
        <w:right w:val="none" w:sz="0" w:space="0" w:color="auto"/>
      </w:divBdr>
    </w:div>
    <w:div w:id="1088649109">
      <w:bodyDiv w:val="1"/>
      <w:marLeft w:val="0"/>
      <w:marRight w:val="0"/>
      <w:marTop w:val="0"/>
      <w:marBottom w:val="0"/>
      <w:divBdr>
        <w:top w:val="none" w:sz="0" w:space="0" w:color="auto"/>
        <w:left w:val="none" w:sz="0" w:space="0" w:color="auto"/>
        <w:bottom w:val="none" w:sz="0" w:space="0" w:color="auto"/>
        <w:right w:val="none" w:sz="0" w:space="0" w:color="auto"/>
      </w:divBdr>
    </w:div>
    <w:div w:id="1089230588">
      <w:bodyDiv w:val="1"/>
      <w:marLeft w:val="0"/>
      <w:marRight w:val="0"/>
      <w:marTop w:val="0"/>
      <w:marBottom w:val="0"/>
      <w:divBdr>
        <w:top w:val="none" w:sz="0" w:space="0" w:color="auto"/>
        <w:left w:val="none" w:sz="0" w:space="0" w:color="auto"/>
        <w:bottom w:val="none" w:sz="0" w:space="0" w:color="auto"/>
        <w:right w:val="none" w:sz="0" w:space="0" w:color="auto"/>
      </w:divBdr>
    </w:div>
    <w:div w:id="1103454577">
      <w:bodyDiv w:val="1"/>
      <w:marLeft w:val="0"/>
      <w:marRight w:val="0"/>
      <w:marTop w:val="0"/>
      <w:marBottom w:val="0"/>
      <w:divBdr>
        <w:top w:val="none" w:sz="0" w:space="0" w:color="auto"/>
        <w:left w:val="none" w:sz="0" w:space="0" w:color="auto"/>
        <w:bottom w:val="none" w:sz="0" w:space="0" w:color="auto"/>
        <w:right w:val="none" w:sz="0" w:space="0" w:color="auto"/>
      </w:divBdr>
    </w:div>
    <w:div w:id="1106778505">
      <w:bodyDiv w:val="1"/>
      <w:marLeft w:val="0"/>
      <w:marRight w:val="0"/>
      <w:marTop w:val="0"/>
      <w:marBottom w:val="0"/>
      <w:divBdr>
        <w:top w:val="none" w:sz="0" w:space="0" w:color="auto"/>
        <w:left w:val="none" w:sz="0" w:space="0" w:color="auto"/>
        <w:bottom w:val="none" w:sz="0" w:space="0" w:color="auto"/>
        <w:right w:val="none" w:sz="0" w:space="0" w:color="auto"/>
      </w:divBdr>
    </w:div>
    <w:div w:id="1107966118">
      <w:bodyDiv w:val="1"/>
      <w:marLeft w:val="0"/>
      <w:marRight w:val="0"/>
      <w:marTop w:val="0"/>
      <w:marBottom w:val="0"/>
      <w:divBdr>
        <w:top w:val="none" w:sz="0" w:space="0" w:color="auto"/>
        <w:left w:val="none" w:sz="0" w:space="0" w:color="auto"/>
        <w:bottom w:val="none" w:sz="0" w:space="0" w:color="auto"/>
        <w:right w:val="none" w:sz="0" w:space="0" w:color="auto"/>
      </w:divBdr>
    </w:div>
    <w:div w:id="1109005572">
      <w:bodyDiv w:val="1"/>
      <w:marLeft w:val="0"/>
      <w:marRight w:val="0"/>
      <w:marTop w:val="0"/>
      <w:marBottom w:val="0"/>
      <w:divBdr>
        <w:top w:val="none" w:sz="0" w:space="0" w:color="auto"/>
        <w:left w:val="none" w:sz="0" w:space="0" w:color="auto"/>
        <w:bottom w:val="none" w:sz="0" w:space="0" w:color="auto"/>
        <w:right w:val="none" w:sz="0" w:space="0" w:color="auto"/>
      </w:divBdr>
    </w:div>
    <w:div w:id="1110929724">
      <w:bodyDiv w:val="1"/>
      <w:marLeft w:val="0"/>
      <w:marRight w:val="0"/>
      <w:marTop w:val="0"/>
      <w:marBottom w:val="0"/>
      <w:divBdr>
        <w:top w:val="none" w:sz="0" w:space="0" w:color="auto"/>
        <w:left w:val="none" w:sz="0" w:space="0" w:color="auto"/>
        <w:bottom w:val="none" w:sz="0" w:space="0" w:color="auto"/>
        <w:right w:val="none" w:sz="0" w:space="0" w:color="auto"/>
      </w:divBdr>
    </w:div>
    <w:div w:id="1114905270">
      <w:bodyDiv w:val="1"/>
      <w:marLeft w:val="0"/>
      <w:marRight w:val="0"/>
      <w:marTop w:val="0"/>
      <w:marBottom w:val="0"/>
      <w:divBdr>
        <w:top w:val="none" w:sz="0" w:space="0" w:color="auto"/>
        <w:left w:val="none" w:sz="0" w:space="0" w:color="auto"/>
        <w:bottom w:val="none" w:sz="0" w:space="0" w:color="auto"/>
        <w:right w:val="none" w:sz="0" w:space="0" w:color="auto"/>
      </w:divBdr>
    </w:div>
    <w:div w:id="1129586913">
      <w:bodyDiv w:val="1"/>
      <w:marLeft w:val="0"/>
      <w:marRight w:val="0"/>
      <w:marTop w:val="0"/>
      <w:marBottom w:val="0"/>
      <w:divBdr>
        <w:top w:val="none" w:sz="0" w:space="0" w:color="auto"/>
        <w:left w:val="none" w:sz="0" w:space="0" w:color="auto"/>
        <w:bottom w:val="none" w:sz="0" w:space="0" w:color="auto"/>
        <w:right w:val="none" w:sz="0" w:space="0" w:color="auto"/>
      </w:divBdr>
    </w:div>
    <w:div w:id="1138844589">
      <w:bodyDiv w:val="1"/>
      <w:marLeft w:val="0"/>
      <w:marRight w:val="0"/>
      <w:marTop w:val="0"/>
      <w:marBottom w:val="0"/>
      <w:divBdr>
        <w:top w:val="none" w:sz="0" w:space="0" w:color="auto"/>
        <w:left w:val="none" w:sz="0" w:space="0" w:color="auto"/>
        <w:bottom w:val="none" w:sz="0" w:space="0" w:color="auto"/>
        <w:right w:val="none" w:sz="0" w:space="0" w:color="auto"/>
      </w:divBdr>
    </w:div>
    <w:div w:id="1142773533">
      <w:bodyDiv w:val="1"/>
      <w:marLeft w:val="0"/>
      <w:marRight w:val="0"/>
      <w:marTop w:val="0"/>
      <w:marBottom w:val="0"/>
      <w:divBdr>
        <w:top w:val="none" w:sz="0" w:space="0" w:color="auto"/>
        <w:left w:val="none" w:sz="0" w:space="0" w:color="auto"/>
        <w:bottom w:val="none" w:sz="0" w:space="0" w:color="auto"/>
        <w:right w:val="none" w:sz="0" w:space="0" w:color="auto"/>
      </w:divBdr>
    </w:div>
    <w:div w:id="1155686109">
      <w:bodyDiv w:val="1"/>
      <w:marLeft w:val="0"/>
      <w:marRight w:val="0"/>
      <w:marTop w:val="0"/>
      <w:marBottom w:val="0"/>
      <w:divBdr>
        <w:top w:val="none" w:sz="0" w:space="0" w:color="auto"/>
        <w:left w:val="none" w:sz="0" w:space="0" w:color="auto"/>
        <w:bottom w:val="none" w:sz="0" w:space="0" w:color="auto"/>
        <w:right w:val="none" w:sz="0" w:space="0" w:color="auto"/>
      </w:divBdr>
    </w:div>
    <w:div w:id="1165365700">
      <w:bodyDiv w:val="1"/>
      <w:marLeft w:val="0"/>
      <w:marRight w:val="0"/>
      <w:marTop w:val="0"/>
      <w:marBottom w:val="0"/>
      <w:divBdr>
        <w:top w:val="none" w:sz="0" w:space="0" w:color="auto"/>
        <w:left w:val="none" w:sz="0" w:space="0" w:color="auto"/>
        <w:bottom w:val="none" w:sz="0" w:space="0" w:color="auto"/>
        <w:right w:val="none" w:sz="0" w:space="0" w:color="auto"/>
      </w:divBdr>
    </w:div>
    <w:div w:id="1172380047">
      <w:bodyDiv w:val="1"/>
      <w:marLeft w:val="0"/>
      <w:marRight w:val="0"/>
      <w:marTop w:val="0"/>
      <w:marBottom w:val="0"/>
      <w:divBdr>
        <w:top w:val="none" w:sz="0" w:space="0" w:color="auto"/>
        <w:left w:val="none" w:sz="0" w:space="0" w:color="auto"/>
        <w:bottom w:val="none" w:sz="0" w:space="0" w:color="auto"/>
        <w:right w:val="none" w:sz="0" w:space="0" w:color="auto"/>
      </w:divBdr>
    </w:div>
    <w:div w:id="1174566163">
      <w:bodyDiv w:val="1"/>
      <w:marLeft w:val="0"/>
      <w:marRight w:val="0"/>
      <w:marTop w:val="0"/>
      <w:marBottom w:val="0"/>
      <w:divBdr>
        <w:top w:val="none" w:sz="0" w:space="0" w:color="auto"/>
        <w:left w:val="none" w:sz="0" w:space="0" w:color="auto"/>
        <w:bottom w:val="none" w:sz="0" w:space="0" w:color="auto"/>
        <w:right w:val="none" w:sz="0" w:space="0" w:color="auto"/>
      </w:divBdr>
    </w:div>
    <w:div w:id="1178348075">
      <w:bodyDiv w:val="1"/>
      <w:marLeft w:val="0"/>
      <w:marRight w:val="0"/>
      <w:marTop w:val="0"/>
      <w:marBottom w:val="0"/>
      <w:divBdr>
        <w:top w:val="none" w:sz="0" w:space="0" w:color="auto"/>
        <w:left w:val="none" w:sz="0" w:space="0" w:color="auto"/>
        <w:bottom w:val="none" w:sz="0" w:space="0" w:color="auto"/>
        <w:right w:val="none" w:sz="0" w:space="0" w:color="auto"/>
      </w:divBdr>
    </w:div>
    <w:div w:id="1179732047">
      <w:bodyDiv w:val="1"/>
      <w:marLeft w:val="0"/>
      <w:marRight w:val="0"/>
      <w:marTop w:val="0"/>
      <w:marBottom w:val="0"/>
      <w:divBdr>
        <w:top w:val="none" w:sz="0" w:space="0" w:color="auto"/>
        <w:left w:val="none" w:sz="0" w:space="0" w:color="auto"/>
        <w:bottom w:val="none" w:sz="0" w:space="0" w:color="auto"/>
        <w:right w:val="none" w:sz="0" w:space="0" w:color="auto"/>
      </w:divBdr>
    </w:div>
    <w:div w:id="1183402440">
      <w:bodyDiv w:val="1"/>
      <w:marLeft w:val="0"/>
      <w:marRight w:val="0"/>
      <w:marTop w:val="0"/>
      <w:marBottom w:val="0"/>
      <w:divBdr>
        <w:top w:val="none" w:sz="0" w:space="0" w:color="auto"/>
        <w:left w:val="none" w:sz="0" w:space="0" w:color="auto"/>
        <w:bottom w:val="none" w:sz="0" w:space="0" w:color="auto"/>
        <w:right w:val="none" w:sz="0" w:space="0" w:color="auto"/>
      </w:divBdr>
    </w:div>
    <w:div w:id="1185632730">
      <w:bodyDiv w:val="1"/>
      <w:marLeft w:val="0"/>
      <w:marRight w:val="0"/>
      <w:marTop w:val="0"/>
      <w:marBottom w:val="0"/>
      <w:divBdr>
        <w:top w:val="none" w:sz="0" w:space="0" w:color="auto"/>
        <w:left w:val="none" w:sz="0" w:space="0" w:color="auto"/>
        <w:bottom w:val="none" w:sz="0" w:space="0" w:color="auto"/>
        <w:right w:val="none" w:sz="0" w:space="0" w:color="auto"/>
      </w:divBdr>
    </w:div>
    <w:div w:id="1199465324">
      <w:bodyDiv w:val="1"/>
      <w:marLeft w:val="0"/>
      <w:marRight w:val="0"/>
      <w:marTop w:val="0"/>
      <w:marBottom w:val="0"/>
      <w:divBdr>
        <w:top w:val="none" w:sz="0" w:space="0" w:color="auto"/>
        <w:left w:val="none" w:sz="0" w:space="0" w:color="auto"/>
        <w:bottom w:val="none" w:sz="0" w:space="0" w:color="auto"/>
        <w:right w:val="none" w:sz="0" w:space="0" w:color="auto"/>
      </w:divBdr>
    </w:div>
    <w:div w:id="1203131958">
      <w:bodyDiv w:val="1"/>
      <w:marLeft w:val="0"/>
      <w:marRight w:val="0"/>
      <w:marTop w:val="0"/>
      <w:marBottom w:val="0"/>
      <w:divBdr>
        <w:top w:val="none" w:sz="0" w:space="0" w:color="auto"/>
        <w:left w:val="none" w:sz="0" w:space="0" w:color="auto"/>
        <w:bottom w:val="none" w:sz="0" w:space="0" w:color="auto"/>
        <w:right w:val="none" w:sz="0" w:space="0" w:color="auto"/>
      </w:divBdr>
    </w:div>
    <w:div w:id="1210805365">
      <w:bodyDiv w:val="1"/>
      <w:marLeft w:val="0"/>
      <w:marRight w:val="0"/>
      <w:marTop w:val="0"/>
      <w:marBottom w:val="0"/>
      <w:divBdr>
        <w:top w:val="none" w:sz="0" w:space="0" w:color="auto"/>
        <w:left w:val="none" w:sz="0" w:space="0" w:color="auto"/>
        <w:bottom w:val="none" w:sz="0" w:space="0" w:color="auto"/>
        <w:right w:val="none" w:sz="0" w:space="0" w:color="auto"/>
      </w:divBdr>
    </w:div>
    <w:div w:id="1210916875">
      <w:bodyDiv w:val="1"/>
      <w:marLeft w:val="0"/>
      <w:marRight w:val="0"/>
      <w:marTop w:val="0"/>
      <w:marBottom w:val="0"/>
      <w:divBdr>
        <w:top w:val="none" w:sz="0" w:space="0" w:color="auto"/>
        <w:left w:val="none" w:sz="0" w:space="0" w:color="auto"/>
        <w:bottom w:val="none" w:sz="0" w:space="0" w:color="auto"/>
        <w:right w:val="none" w:sz="0" w:space="0" w:color="auto"/>
      </w:divBdr>
    </w:div>
    <w:div w:id="1212226850">
      <w:bodyDiv w:val="1"/>
      <w:marLeft w:val="0"/>
      <w:marRight w:val="0"/>
      <w:marTop w:val="0"/>
      <w:marBottom w:val="0"/>
      <w:divBdr>
        <w:top w:val="none" w:sz="0" w:space="0" w:color="auto"/>
        <w:left w:val="none" w:sz="0" w:space="0" w:color="auto"/>
        <w:bottom w:val="none" w:sz="0" w:space="0" w:color="auto"/>
        <w:right w:val="none" w:sz="0" w:space="0" w:color="auto"/>
      </w:divBdr>
    </w:div>
    <w:div w:id="1212614401">
      <w:bodyDiv w:val="1"/>
      <w:marLeft w:val="0"/>
      <w:marRight w:val="0"/>
      <w:marTop w:val="0"/>
      <w:marBottom w:val="0"/>
      <w:divBdr>
        <w:top w:val="none" w:sz="0" w:space="0" w:color="auto"/>
        <w:left w:val="none" w:sz="0" w:space="0" w:color="auto"/>
        <w:bottom w:val="none" w:sz="0" w:space="0" w:color="auto"/>
        <w:right w:val="none" w:sz="0" w:space="0" w:color="auto"/>
      </w:divBdr>
    </w:div>
    <w:div w:id="1221870534">
      <w:bodyDiv w:val="1"/>
      <w:marLeft w:val="0"/>
      <w:marRight w:val="0"/>
      <w:marTop w:val="0"/>
      <w:marBottom w:val="0"/>
      <w:divBdr>
        <w:top w:val="none" w:sz="0" w:space="0" w:color="auto"/>
        <w:left w:val="none" w:sz="0" w:space="0" w:color="auto"/>
        <w:bottom w:val="none" w:sz="0" w:space="0" w:color="auto"/>
        <w:right w:val="none" w:sz="0" w:space="0" w:color="auto"/>
      </w:divBdr>
    </w:div>
    <w:div w:id="1222450250">
      <w:bodyDiv w:val="1"/>
      <w:marLeft w:val="0"/>
      <w:marRight w:val="0"/>
      <w:marTop w:val="0"/>
      <w:marBottom w:val="0"/>
      <w:divBdr>
        <w:top w:val="none" w:sz="0" w:space="0" w:color="auto"/>
        <w:left w:val="none" w:sz="0" w:space="0" w:color="auto"/>
        <w:bottom w:val="none" w:sz="0" w:space="0" w:color="auto"/>
        <w:right w:val="none" w:sz="0" w:space="0" w:color="auto"/>
      </w:divBdr>
    </w:div>
    <w:div w:id="1223564821">
      <w:bodyDiv w:val="1"/>
      <w:marLeft w:val="0"/>
      <w:marRight w:val="0"/>
      <w:marTop w:val="0"/>
      <w:marBottom w:val="0"/>
      <w:divBdr>
        <w:top w:val="none" w:sz="0" w:space="0" w:color="auto"/>
        <w:left w:val="none" w:sz="0" w:space="0" w:color="auto"/>
        <w:bottom w:val="none" w:sz="0" w:space="0" w:color="auto"/>
        <w:right w:val="none" w:sz="0" w:space="0" w:color="auto"/>
      </w:divBdr>
    </w:div>
    <w:div w:id="1230968909">
      <w:bodyDiv w:val="1"/>
      <w:marLeft w:val="0"/>
      <w:marRight w:val="0"/>
      <w:marTop w:val="0"/>
      <w:marBottom w:val="0"/>
      <w:divBdr>
        <w:top w:val="none" w:sz="0" w:space="0" w:color="auto"/>
        <w:left w:val="none" w:sz="0" w:space="0" w:color="auto"/>
        <w:bottom w:val="none" w:sz="0" w:space="0" w:color="auto"/>
        <w:right w:val="none" w:sz="0" w:space="0" w:color="auto"/>
      </w:divBdr>
    </w:div>
    <w:div w:id="1235898121">
      <w:bodyDiv w:val="1"/>
      <w:marLeft w:val="0"/>
      <w:marRight w:val="0"/>
      <w:marTop w:val="0"/>
      <w:marBottom w:val="0"/>
      <w:divBdr>
        <w:top w:val="none" w:sz="0" w:space="0" w:color="auto"/>
        <w:left w:val="none" w:sz="0" w:space="0" w:color="auto"/>
        <w:bottom w:val="none" w:sz="0" w:space="0" w:color="auto"/>
        <w:right w:val="none" w:sz="0" w:space="0" w:color="auto"/>
      </w:divBdr>
    </w:div>
    <w:div w:id="1238977851">
      <w:bodyDiv w:val="1"/>
      <w:marLeft w:val="0"/>
      <w:marRight w:val="0"/>
      <w:marTop w:val="0"/>
      <w:marBottom w:val="0"/>
      <w:divBdr>
        <w:top w:val="none" w:sz="0" w:space="0" w:color="auto"/>
        <w:left w:val="none" w:sz="0" w:space="0" w:color="auto"/>
        <w:bottom w:val="none" w:sz="0" w:space="0" w:color="auto"/>
        <w:right w:val="none" w:sz="0" w:space="0" w:color="auto"/>
      </w:divBdr>
    </w:div>
    <w:div w:id="1239442342">
      <w:bodyDiv w:val="1"/>
      <w:marLeft w:val="0"/>
      <w:marRight w:val="0"/>
      <w:marTop w:val="0"/>
      <w:marBottom w:val="0"/>
      <w:divBdr>
        <w:top w:val="none" w:sz="0" w:space="0" w:color="auto"/>
        <w:left w:val="none" w:sz="0" w:space="0" w:color="auto"/>
        <w:bottom w:val="none" w:sz="0" w:space="0" w:color="auto"/>
        <w:right w:val="none" w:sz="0" w:space="0" w:color="auto"/>
      </w:divBdr>
    </w:div>
    <w:div w:id="1241214378">
      <w:bodyDiv w:val="1"/>
      <w:marLeft w:val="0"/>
      <w:marRight w:val="0"/>
      <w:marTop w:val="0"/>
      <w:marBottom w:val="0"/>
      <w:divBdr>
        <w:top w:val="none" w:sz="0" w:space="0" w:color="auto"/>
        <w:left w:val="none" w:sz="0" w:space="0" w:color="auto"/>
        <w:bottom w:val="none" w:sz="0" w:space="0" w:color="auto"/>
        <w:right w:val="none" w:sz="0" w:space="0" w:color="auto"/>
      </w:divBdr>
    </w:div>
    <w:div w:id="1247809482">
      <w:bodyDiv w:val="1"/>
      <w:marLeft w:val="0"/>
      <w:marRight w:val="0"/>
      <w:marTop w:val="0"/>
      <w:marBottom w:val="0"/>
      <w:divBdr>
        <w:top w:val="none" w:sz="0" w:space="0" w:color="auto"/>
        <w:left w:val="none" w:sz="0" w:space="0" w:color="auto"/>
        <w:bottom w:val="none" w:sz="0" w:space="0" w:color="auto"/>
        <w:right w:val="none" w:sz="0" w:space="0" w:color="auto"/>
      </w:divBdr>
    </w:div>
    <w:div w:id="1256013033">
      <w:bodyDiv w:val="1"/>
      <w:marLeft w:val="0"/>
      <w:marRight w:val="0"/>
      <w:marTop w:val="0"/>
      <w:marBottom w:val="0"/>
      <w:divBdr>
        <w:top w:val="none" w:sz="0" w:space="0" w:color="auto"/>
        <w:left w:val="none" w:sz="0" w:space="0" w:color="auto"/>
        <w:bottom w:val="none" w:sz="0" w:space="0" w:color="auto"/>
        <w:right w:val="none" w:sz="0" w:space="0" w:color="auto"/>
      </w:divBdr>
    </w:div>
    <w:div w:id="1260261126">
      <w:bodyDiv w:val="1"/>
      <w:marLeft w:val="0"/>
      <w:marRight w:val="0"/>
      <w:marTop w:val="0"/>
      <w:marBottom w:val="0"/>
      <w:divBdr>
        <w:top w:val="none" w:sz="0" w:space="0" w:color="auto"/>
        <w:left w:val="none" w:sz="0" w:space="0" w:color="auto"/>
        <w:bottom w:val="none" w:sz="0" w:space="0" w:color="auto"/>
        <w:right w:val="none" w:sz="0" w:space="0" w:color="auto"/>
      </w:divBdr>
    </w:div>
    <w:div w:id="1263877136">
      <w:bodyDiv w:val="1"/>
      <w:marLeft w:val="0"/>
      <w:marRight w:val="0"/>
      <w:marTop w:val="0"/>
      <w:marBottom w:val="0"/>
      <w:divBdr>
        <w:top w:val="none" w:sz="0" w:space="0" w:color="auto"/>
        <w:left w:val="none" w:sz="0" w:space="0" w:color="auto"/>
        <w:bottom w:val="none" w:sz="0" w:space="0" w:color="auto"/>
        <w:right w:val="none" w:sz="0" w:space="0" w:color="auto"/>
      </w:divBdr>
    </w:div>
    <w:div w:id="1265262242">
      <w:bodyDiv w:val="1"/>
      <w:marLeft w:val="0"/>
      <w:marRight w:val="0"/>
      <w:marTop w:val="0"/>
      <w:marBottom w:val="0"/>
      <w:divBdr>
        <w:top w:val="none" w:sz="0" w:space="0" w:color="auto"/>
        <w:left w:val="none" w:sz="0" w:space="0" w:color="auto"/>
        <w:bottom w:val="none" w:sz="0" w:space="0" w:color="auto"/>
        <w:right w:val="none" w:sz="0" w:space="0" w:color="auto"/>
      </w:divBdr>
    </w:div>
    <w:div w:id="1267230703">
      <w:bodyDiv w:val="1"/>
      <w:marLeft w:val="0"/>
      <w:marRight w:val="0"/>
      <w:marTop w:val="0"/>
      <w:marBottom w:val="0"/>
      <w:divBdr>
        <w:top w:val="none" w:sz="0" w:space="0" w:color="auto"/>
        <w:left w:val="none" w:sz="0" w:space="0" w:color="auto"/>
        <w:bottom w:val="none" w:sz="0" w:space="0" w:color="auto"/>
        <w:right w:val="none" w:sz="0" w:space="0" w:color="auto"/>
      </w:divBdr>
    </w:div>
    <w:div w:id="1267467562">
      <w:bodyDiv w:val="1"/>
      <w:marLeft w:val="0"/>
      <w:marRight w:val="0"/>
      <w:marTop w:val="0"/>
      <w:marBottom w:val="0"/>
      <w:divBdr>
        <w:top w:val="none" w:sz="0" w:space="0" w:color="auto"/>
        <w:left w:val="none" w:sz="0" w:space="0" w:color="auto"/>
        <w:bottom w:val="none" w:sz="0" w:space="0" w:color="auto"/>
        <w:right w:val="none" w:sz="0" w:space="0" w:color="auto"/>
      </w:divBdr>
    </w:div>
    <w:div w:id="1268926955">
      <w:bodyDiv w:val="1"/>
      <w:marLeft w:val="0"/>
      <w:marRight w:val="0"/>
      <w:marTop w:val="0"/>
      <w:marBottom w:val="0"/>
      <w:divBdr>
        <w:top w:val="none" w:sz="0" w:space="0" w:color="auto"/>
        <w:left w:val="none" w:sz="0" w:space="0" w:color="auto"/>
        <w:bottom w:val="none" w:sz="0" w:space="0" w:color="auto"/>
        <w:right w:val="none" w:sz="0" w:space="0" w:color="auto"/>
      </w:divBdr>
    </w:div>
    <w:div w:id="1276013320">
      <w:bodyDiv w:val="1"/>
      <w:marLeft w:val="0"/>
      <w:marRight w:val="0"/>
      <w:marTop w:val="0"/>
      <w:marBottom w:val="0"/>
      <w:divBdr>
        <w:top w:val="none" w:sz="0" w:space="0" w:color="auto"/>
        <w:left w:val="none" w:sz="0" w:space="0" w:color="auto"/>
        <w:bottom w:val="none" w:sz="0" w:space="0" w:color="auto"/>
        <w:right w:val="none" w:sz="0" w:space="0" w:color="auto"/>
      </w:divBdr>
    </w:div>
    <w:div w:id="1296984584">
      <w:bodyDiv w:val="1"/>
      <w:marLeft w:val="0"/>
      <w:marRight w:val="0"/>
      <w:marTop w:val="0"/>
      <w:marBottom w:val="0"/>
      <w:divBdr>
        <w:top w:val="none" w:sz="0" w:space="0" w:color="auto"/>
        <w:left w:val="none" w:sz="0" w:space="0" w:color="auto"/>
        <w:bottom w:val="none" w:sz="0" w:space="0" w:color="auto"/>
        <w:right w:val="none" w:sz="0" w:space="0" w:color="auto"/>
      </w:divBdr>
    </w:div>
    <w:div w:id="1300770514">
      <w:bodyDiv w:val="1"/>
      <w:marLeft w:val="0"/>
      <w:marRight w:val="0"/>
      <w:marTop w:val="0"/>
      <w:marBottom w:val="0"/>
      <w:divBdr>
        <w:top w:val="none" w:sz="0" w:space="0" w:color="auto"/>
        <w:left w:val="none" w:sz="0" w:space="0" w:color="auto"/>
        <w:bottom w:val="none" w:sz="0" w:space="0" w:color="auto"/>
        <w:right w:val="none" w:sz="0" w:space="0" w:color="auto"/>
      </w:divBdr>
    </w:div>
    <w:div w:id="1307130342">
      <w:bodyDiv w:val="1"/>
      <w:marLeft w:val="0"/>
      <w:marRight w:val="0"/>
      <w:marTop w:val="0"/>
      <w:marBottom w:val="0"/>
      <w:divBdr>
        <w:top w:val="none" w:sz="0" w:space="0" w:color="auto"/>
        <w:left w:val="none" w:sz="0" w:space="0" w:color="auto"/>
        <w:bottom w:val="none" w:sz="0" w:space="0" w:color="auto"/>
        <w:right w:val="none" w:sz="0" w:space="0" w:color="auto"/>
      </w:divBdr>
    </w:div>
    <w:div w:id="1327319913">
      <w:bodyDiv w:val="1"/>
      <w:marLeft w:val="0"/>
      <w:marRight w:val="0"/>
      <w:marTop w:val="0"/>
      <w:marBottom w:val="0"/>
      <w:divBdr>
        <w:top w:val="none" w:sz="0" w:space="0" w:color="auto"/>
        <w:left w:val="none" w:sz="0" w:space="0" w:color="auto"/>
        <w:bottom w:val="none" w:sz="0" w:space="0" w:color="auto"/>
        <w:right w:val="none" w:sz="0" w:space="0" w:color="auto"/>
      </w:divBdr>
    </w:div>
    <w:div w:id="1335184988">
      <w:bodyDiv w:val="1"/>
      <w:marLeft w:val="0"/>
      <w:marRight w:val="0"/>
      <w:marTop w:val="0"/>
      <w:marBottom w:val="0"/>
      <w:divBdr>
        <w:top w:val="none" w:sz="0" w:space="0" w:color="auto"/>
        <w:left w:val="none" w:sz="0" w:space="0" w:color="auto"/>
        <w:bottom w:val="none" w:sz="0" w:space="0" w:color="auto"/>
        <w:right w:val="none" w:sz="0" w:space="0" w:color="auto"/>
      </w:divBdr>
    </w:div>
    <w:div w:id="1335767969">
      <w:bodyDiv w:val="1"/>
      <w:marLeft w:val="0"/>
      <w:marRight w:val="0"/>
      <w:marTop w:val="0"/>
      <w:marBottom w:val="0"/>
      <w:divBdr>
        <w:top w:val="none" w:sz="0" w:space="0" w:color="auto"/>
        <w:left w:val="none" w:sz="0" w:space="0" w:color="auto"/>
        <w:bottom w:val="none" w:sz="0" w:space="0" w:color="auto"/>
        <w:right w:val="none" w:sz="0" w:space="0" w:color="auto"/>
      </w:divBdr>
    </w:div>
    <w:div w:id="1355109674">
      <w:bodyDiv w:val="1"/>
      <w:marLeft w:val="0"/>
      <w:marRight w:val="0"/>
      <w:marTop w:val="0"/>
      <w:marBottom w:val="0"/>
      <w:divBdr>
        <w:top w:val="none" w:sz="0" w:space="0" w:color="auto"/>
        <w:left w:val="none" w:sz="0" w:space="0" w:color="auto"/>
        <w:bottom w:val="none" w:sz="0" w:space="0" w:color="auto"/>
        <w:right w:val="none" w:sz="0" w:space="0" w:color="auto"/>
      </w:divBdr>
    </w:div>
    <w:div w:id="1360426385">
      <w:bodyDiv w:val="1"/>
      <w:marLeft w:val="0"/>
      <w:marRight w:val="0"/>
      <w:marTop w:val="0"/>
      <w:marBottom w:val="0"/>
      <w:divBdr>
        <w:top w:val="none" w:sz="0" w:space="0" w:color="auto"/>
        <w:left w:val="none" w:sz="0" w:space="0" w:color="auto"/>
        <w:bottom w:val="none" w:sz="0" w:space="0" w:color="auto"/>
        <w:right w:val="none" w:sz="0" w:space="0" w:color="auto"/>
      </w:divBdr>
    </w:div>
    <w:div w:id="1360426808">
      <w:bodyDiv w:val="1"/>
      <w:marLeft w:val="0"/>
      <w:marRight w:val="0"/>
      <w:marTop w:val="0"/>
      <w:marBottom w:val="0"/>
      <w:divBdr>
        <w:top w:val="none" w:sz="0" w:space="0" w:color="auto"/>
        <w:left w:val="none" w:sz="0" w:space="0" w:color="auto"/>
        <w:bottom w:val="none" w:sz="0" w:space="0" w:color="auto"/>
        <w:right w:val="none" w:sz="0" w:space="0" w:color="auto"/>
      </w:divBdr>
    </w:div>
    <w:div w:id="1376075504">
      <w:bodyDiv w:val="1"/>
      <w:marLeft w:val="0"/>
      <w:marRight w:val="0"/>
      <w:marTop w:val="0"/>
      <w:marBottom w:val="0"/>
      <w:divBdr>
        <w:top w:val="none" w:sz="0" w:space="0" w:color="auto"/>
        <w:left w:val="none" w:sz="0" w:space="0" w:color="auto"/>
        <w:bottom w:val="none" w:sz="0" w:space="0" w:color="auto"/>
        <w:right w:val="none" w:sz="0" w:space="0" w:color="auto"/>
      </w:divBdr>
    </w:div>
    <w:div w:id="1379352980">
      <w:bodyDiv w:val="1"/>
      <w:marLeft w:val="0"/>
      <w:marRight w:val="0"/>
      <w:marTop w:val="0"/>
      <w:marBottom w:val="0"/>
      <w:divBdr>
        <w:top w:val="none" w:sz="0" w:space="0" w:color="auto"/>
        <w:left w:val="none" w:sz="0" w:space="0" w:color="auto"/>
        <w:bottom w:val="none" w:sz="0" w:space="0" w:color="auto"/>
        <w:right w:val="none" w:sz="0" w:space="0" w:color="auto"/>
      </w:divBdr>
    </w:div>
    <w:div w:id="1387148688">
      <w:bodyDiv w:val="1"/>
      <w:marLeft w:val="0"/>
      <w:marRight w:val="0"/>
      <w:marTop w:val="0"/>
      <w:marBottom w:val="0"/>
      <w:divBdr>
        <w:top w:val="none" w:sz="0" w:space="0" w:color="auto"/>
        <w:left w:val="none" w:sz="0" w:space="0" w:color="auto"/>
        <w:bottom w:val="none" w:sz="0" w:space="0" w:color="auto"/>
        <w:right w:val="none" w:sz="0" w:space="0" w:color="auto"/>
      </w:divBdr>
    </w:div>
    <w:div w:id="1397972620">
      <w:bodyDiv w:val="1"/>
      <w:marLeft w:val="0"/>
      <w:marRight w:val="0"/>
      <w:marTop w:val="0"/>
      <w:marBottom w:val="0"/>
      <w:divBdr>
        <w:top w:val="none" w:sz="0" w:space="0" w:color="auto"/>
        <w:left w:val="none" w:sz="0" w:space="0" w:color="auto"/>
        <w:bottom w:val="none" w:sz="0" w:space="0" w:color="auto"/>
        <w:right w:val="none" w:sz="0" w:space="0" w:color="auto"/>
      </w:divBdr>
    </w:div>
    <w:div w:id="1418789719">
      <w:bodyDiv w:val="1"/>
      <w:marLeft w:val="0"/>
      <w:marRight w:val="0"/>
      <w:marTop w:val="0"/>
      <w:marBottom w:val="0"/>
      <w:divBdr>
        <w:top w:val="none" w:sz="0" w:space="0" w:color="auto"/>
        <w:left w:val="none" w:sz="0" w:space="0" w:color="auto"/>
        <w:bottom w:val="none" w:sz="0" w:space="0" w:color="auto"/>
        <w:right w:val="none" w:sz="0" w:space="0" w:color="auto"/>
      </w:divBdr>
    </w:div>
    <w:div w:id="1429081003">
      <w:bodyDiv w:val="1"/>
      <w:marLeft w:val="0"/>
      <w:marRight w:val="0"/>
      <w:marTop w:val="0"/>
      <w:marBottom w:val="0"/>
      <w:divBdr>
        <w:top w:val="none" w:sz="0" w:space="0" w:color="auto"/>
        <w:left w:val="none" w:sz="0" w:space="0" w:color="auto"/>
        <w:bottom w:val="none" w:sz="0" w:space="0" w:color="auto"/>
        <w:right w:val="none" w:sz="0" w:space="0" w:color="auto"/>
      </w:divBdr>
    </w:div>
    <w:div w:id="1429807185">
      <w:bodyDiv w:val="1"/>
      <w:marLeft w:val="0"/>
      <w:marRight w:val="0"/>
      <w:marTop w:val="0"/>
      <w:marBottom w:val="0"/>
      <w:divBdr>
        <w:top w:val="none" w:sz="0" w:space="0" w:color="auto"/>
        <w:left w:val="none" w:sz="0" w:space="0" w:color="auto"/>
        <w:bottom w:val="none" w:sz="0" w:space="0" w:color="auto"/>
        <w:right w:val="none" w:sz="0" w:space="0" w:color="auto"/>
      </w:divBdr>
    </w:div>
    <w:div w:id="1430084814">
      <w:bodyDiv w:val="1"/>
      <w:marLeft w:val="0"/>
      <w:marRight w:val="0"/>
      <w:marTop w:val="0"/>
      <w:marBottom w:val="0"/>
      <w:divBdr>
        <w:top w:val="none" w:sz="0" w:space="0" w:color="auto"/>
        <w:left w:val="none" w:sz="0" w:space="0" w:color="auto"/>
        <w:bottom w:val="none" w:sz="0" w:space="0" w:color="auto"/>
        <w:right w:val="none" w:sz="0" w:space="0" w:color="auto"/>
      </w:divBdr>
    </w:div>
    <w:div w:id="1430154507">
      <w:bodyDiv w:val="1"/>
      <w:marLeft w:val="0"/>
      <w:marRight w:val="0"/>
      <w:marTop w:val="0"/>
      <w:marBottom w:val="0"/>
      <w:divBdr>
        <w:top w:val="none" w:sz="0" w:space="0" w:color="auto"/>
        <w:left w:val="none" w:sz="0" w:space="0" w:color="auto"/>
        <w:bottom w:val="none" w:sz="0" w:space="0" w:color="auto"/>
        <w:right w:val="none" w:sz="0" w:space="0" w:color="auto"/>
      </w:divBdr>
    </w:div>
    <w:div w:id="1430925390">
      <w:bodyDiv w:val="1"/>
      <w:marLeft w:val="0"/>
      <w:marRight w:val="0"/>
      <w:marTop w:val="0"/>
      <w:marBottom w:val="0"/>
      <w:divBdr>
        <w:top w:val="none" w:sz="0" w:space="0" w:color="auto"/>
        <w:left w:val="none" w:sz="0" w:space="0" w:color="auto"/>
        <w:bottom w:val="none" w:sz="0" w:space="0" w:color="auto"/>
        <w:right w:val="none" w:sz="0" w:space="0" w:color="auto"/>
      </w:divBdr>
    </w:div>
    <w:div w:id="1432895460">
      <w:bodyDiv w:val="1"/>
      <w:marLeft w:val="0"/>
      <w:marRight w:val="0"/>
      <w:marTop w:val="0"/>
      <w:marBottom w:val="0"/>
      <w:divBdr>
        <w:top w:val="none" w:sz="0" w:space="0" w:color="auto"/>
        <w:left w:val="none" w:sz="0" w:space="0" w:color="auto"/>
        <w:bottom w:val="none" w:sz="0" w:space="0" w:color="auto"/>
        <w:right w:val="none" w:sz="0" w:space="0" w:color="auto"/>
      </w:divBdr>
    </w:div>
    <w:div w:id="1434591631">
      <w:bodyDiv w:val="1"/>
      <w:marLeft w:val="0"/>
      <w:marRight w:val="0"/>
      <w:marTop w:val="0"/>
      <w:marBottom w:val="0"/>
      <w:divBdr>
        <w:top w:val="none" w:sz="0" w:space="0" w:color="auto"/>
        <w:left w:val="none" w:sz="0" w:space="0" w:color="auto"/>
        <w:bottom w:val="none" w:sz="0" w:space="0" w:color="auto"/>
        <w:right w:val="none" w:sz="0" w:space="0" w:color="auto"/>
      </w:divBdr>
    </w:div>
    <w:div w:id="1436318777">
      <w:bodyDiv w:val="1"/>
      <w:marLeft w:val="0"/>
      <w:marRight w:val="0"/>
      <w:marTop w:val="0"/>
      <w:marBottom w:val="0"/>
      <w:divBdr>
        <w:top w:val="none" w:sz="0" w:space="0" w:color="auto"/>
        <w:left w:val="none" w:sz="0" w:space="0" w:color="auto"/>
        <w:bottom w:val="none" w:sz="0" w:space="0" w:color="auto"/>
        <w:right w:val="none" w:sz="0" w:space="0" w:color="auto"/>
      </w:divBdr>
    </w:div>
    <w:div w:id="1437170937">
      <w:bodyDiv w:val="1"/>
      <w:marLeft w:val="0"/>
      <w:marRight w:val="0"/>
      <w:marTop w:val="0"/>
      <w:marBottom w:val="0"/>
      <w:divBdr>
        <w:top w:val="none" w:sz="0" w:space="0" w:color="auto"/>
        <w:left w:val="none" w:sz="0" w:space="0" w:color="auto"/>
        <w:bottom w:val="none" w:sz="0" w:space="0" w:color="auto"/>
        <w:right w:val="none" w:sz="0" w:space="0" w:color="auto"/>
      </w:divBdr>
    </w:div>
    <w:div w:id="1441993182">
      <w:bodyDiv w:val="1"/>
      <w:marLeft w:val="0"/>
      <w:marRight w:val="0"/>
      <w:marTop w:val="0"/>
      <w:marBottom w:val="0"/>
      <w:divBdr>
        <w:top w:val="none" w:sz="0" w:space="0" w:color="auto"/>
        <w:left w:val="none" w:sz="0" w:space="0" w:color="auto"/>
        <w:bottom w:val="none" w:sz="0" w:space="0" w:color="auto"/>
        <w:right w:val="none" w:sz="0" w:space="0" w:color="auto"/>
      </w:divBdr>
    </w:div>
    <w:div w:id="1442915996">
      <w:bodyDiv w:val="1"/>
      <w:marLeft w:val="0"/>
      <w:marRight w:val="0"/>
      <w:marTop w:val="0"/>
      <w:marBottom w:val="0"/>
      <w:divBdr>
        <w:top w:val="none" w:sz="0" w:space="0" w:color="auto"/>
        <w:left w:val="none" w:sz="0" w:space="0" w:color="auto"/>
        <w:bottom w:val="none" w:sz="0" w:space="0" w:color="auto"/>
        <w:right w:val="none" w:sz="0" w:space="0" w:color="auto"/>
      </w:divBdr>
    </w:div>
    <w:div w:id="1452089129">
      <w:bodyDiv w:val="1"/>
      <w:marLeft w:val="0"/>
      <w:marRight w:val="0"/>
      <w:marTop w:val="0"/>
      <w:marBottom w:val="0"/>
      <w:divBdr>
        <w:top w:val="none" w:sz="0" w:space="0" w:color="auto"/>
        <w:left w:val="none" w:sz="0" w:space="0" w:color="auto"/>
        <w:bottom w:val="none" w:sz="0" w:space="0" w:color="auto"/>
        <w:right w:val="none" w:sz="0" w:space="0" w:color="auto"/>
      </w:divBdr>
    </w:div>
    <w:div w:id="1467353540">
      <w:bodyDiv w:val="1"/>
      <w:marLeft w:val="0"/>
      <w:marRight w:val="0"/>
      <w:marTop w:val="0"/>
      <w:marBottom w:val="0"/>
      <w:divBdr>
        <w:top w:val="none" w:sz="0" w:space="0" w:color="auto"/>
        <w:left w:val="none" w:sz="0" w:space="0" w:color="auto"/>
        <w:bottom w:val="none" w:sz="0" w:space="0" w:color="auto"/>
        <w:right w:val="none" w:sz="0" w:space="0" w:color="auto"/>
      </w:divBdr>
    </w:div>
    <w:div w:id="1467427406">
      <w:bodyDiv w:val="1"/>
      <w:marLeft w:val="0"/>
      <w:marRight w:val="0"/>
      <w:marTop w:val="0"/>
      <w:marBottom w:val="0"/>
      <w:divBdr>
        <w:top w:val="none" w:sz="0" w:space="0" w:color="auto"/>
        <w:left w:val="none" w:sz="0" w:space="0" w:color="auto"/>
        <w:bottom w:val="none" w:sz="0" w:space="0" w:color="auto"/>
        <w:right w:val="none" w:sz="0" w:space="0" w:color="auto"/>
      </w:divBdr>
    </w:div>
    <w:div w:id="1470778215">
      <w:bodyDiv w:val="1"/>
      <w:marLeft w:val="0"/>
      <w:marRight w:val="0"/>
      <w:marTop w:val="0"/>
      <w:marBottom w:val="0"/>
      <w:divBdr>
        <w:top w:val="none" w:sz="0" w:space="0" w:color="auto"/>
        <w:left w:val="none" w:sz="0" w:space="0" w:color="auto"/>
        <w:bottom w:val="none" w:sz="0" w:space="0" w:color="auto"/>
        <w:right w:val="none" w:sz="0" w:space="0" w:color="auto"/>
      </w:divBdr>
    </w:div>
    <w:div w:id="1478110533">
      <w:bodyDiv w:val="1"/>
      <w:marLeft w:val="0"/>
      <w:marRight w:val="0"/>
      <w:marTop w:val="0"/>
      <w:marBottom w:val="0"/>
      <w:divBdr>
        <w:top w:val="none" w:sz="0" w:space="0" w:color="auto"/>
        <w:left w:val="none" w:sz="0" w:space="0" w:color="auto"/>
        <w:bottom w:val="none" w:sz="0" w:space="0" w:color="auto"/>
        <w:right w:val="none" w:sz="0" w:space="0" w:color="auto"/>
      </w:divBdr>
    </w:div>
    <w:div w:id="1494024848">
      <w:bodyDiv w:val="1"/>
      <w:marLeft w:val="0"/>
      <w:marRight w:val="0"/>
      <w:marTop w:val="0"/>
      <w:marBottom w:val="0"/>
      <w:divBdr>
        <w:top w:val="none" w:sz="0" w:space="0" w:color="auto"/>
        <w:left w:val="none" w:sz="0" w:space="0" w:color="auto"/>
        <w:bottom w:val="none" w:sz="0" w:space="0" w:color="auto"/>
        <w:right w:val="none" w:sz="0" w:space="0" w:color="auto"/>
      </w:divBdr>
    </w:div>
    <w:div w:id="1495871994">
      <w:bodyDiv w:val="1"/>
      <w:marLeft w:val="0"/>
      <w:marRight w:val="0"/>
      <w:marTop w:val="0"/>
      <w:marBottom w:val="0"/>
      <w:divBdr>
        <w:top w:val="none" w:sz="0" w:space="0" w:color="auto"/>
        <w:left w:val="none" w:sz="0" w:space="0" w:color="auto"/>
        <w:bottom w:val="none" w:sz="0" w:space="0" w:color="auto"/>
        <w:right w:val="none" w:sz="0" w:space="0" w:color="auto"/>
      </w:divBdr>
    </w:div>
    <w:div w:id="1505438423">
      <w:bodyDiv w:val="1"/>
      <w:marLeft w:val="0"/>
      <w:marRight w:val="0"/>
      <w:marTop w:val="0"/>
      <w:marBottom w:val="0"/>
      <w:divBdr>
        <w:top w:val="none" w:sz="0" w:space="0" w:color="auto"/>
        <w:left w:val="none" w:sz="0" w:space="0" w:color="auto"/>
        <w:bottom w:val="none" w:sz="0" w:space="0" w:color="auto"/>
        <w:right w:val="none" w:sz="0" w:space="0" w:color="auto"/>
      </w:divBdr>
    </w:div>
    <w:div w:id="1505851436">
      <w:bodyDiv w:val="1"/>
      <w:marLeft w:val="0"/>
      <w:marRight w:val="0"/>
      <w:marTop w:val="0"/>
      <w:marBottom w:val="0"/>
      <w:divBdr>
        <w:top w:val="none" w:sz="0" w:space="0" w:color="auto"/>
        <w:left w:val="none" w:sz="0" w:space="0" w:color="auto"/>
        <w:bottom w:val="none" w:sz="0" w:space="0" w:color="auto"/>
        <w:right w:val="none" w:sz="0" w:space="0" w:color="auto"/>
      </w:divBdr>
    </w:div>
    <w:div w:id="1506440692">
      <w:bodyDiv w:val="1"/>
      <w:marLeft w:val="0"/>
      <w:marRight w:val="0"/>
      <w:marTop w:val="0"/>
      <w:marBottom w:val="0"/>
      <w:divBdr>
        <w:top w:val="none" w:sz="0" w:space="0" w:color="auto"/>
        <w:left w:val="none" w:sz="0" w:space="0" w:color="auto"/>
        <w:bottom w:val="none" w:sz="0" w:space="0" w:color="auto"/>
        <w:right w:val="none" w:sz="0" w:space="0" w:color="auto"/>
      </w:divBdr>
    </w:div>
    <w:div w:id="1506827332">
      <w:bodyDiv w:val="1"/>
      <w:marLeft w:val="0"/>
      <w:marRight w:val="0"/>
      <w:marTop w:val="0"/>
      <w:marBottom w:val="0"/>
      <w:divBdr>
        <w:top w:val="none" w:sz="0" w:space="0" w:color="auto"/>
        <w:left w:val="none" w:sz="0" w:space="0" w:color="auto"/>
        <w:bottom w:val="none" w:sz="0" w:space="0" w:color="auto"/>
        <w:right w:val="none" w:sz="0" w:space="0" w:color="auto"/>
      </w:divBdr>
    </w:div>
    <w:div w:id="1507672001">
      <w:bodyDiv w:val="1"/>
      <w:marLeft w:val="0"/>
      <w:marRight w:val="0"/>
      <w:marTop w:val="0"/>
      <w:marBottom w:val="0"/>
      <w:divBdr>
        <w:top w:val="none" w:sz="0" w:space="0" w:color="auto"/>
        <w:left w:val="none" w:sz="0" w:space="0" w:color="auto"/>
        <w:bottom w:val="none" w:sz="0" w:space="0" w:color="auto"/>
        <w:right w:val="none" w:sz="0" w:space="0" w:color="auto"/>
      </w:divBdr>
    </w:div>
    <w:div w:id="1510020940">
      <w:bodyDiv w:val="1"/>
      <w:marLeft w:val="0"/>
      <w:marRight w:val="0"/>
      <w:marTop w:val="0"/>
      <w:marBottom w:val="0"/>
      <w:divBdr>
        <w:top w:val="none" w:sz="0" w:space="0" w:color="auto"/>
        <w:left w:val="none" w:sz="0" w:space="0" w:color="auto"/>
        <w:bottom w:val="none" w:sz="0" w:space="0" w:color="auto"/>
        <w:right w:val="none" w:sz="0" w:space="0" w:color="auto"/>
      </w:divBdr>
    </w:div>
    <w:div w:id="1520125648">
      <w:bodyDiv w:val="1"/>
      <w:marLeft w:val="0"/>
      <w:marRight w:val="0"/>
      <w:marTop w:val="0"/>
      <w:marBottom w:val="0"/>
      <w:divBdr>
        <w:top w:val="none" w:sz="0" w:space="0" w:color="auto"/>
        <w:left w:val="none" w:sz="0" w:space="0" w:color="auto"/>
        <w:bottom w:val="none" w:sz="0" w:space="0" w:color="auto"/>
        <w:right w:val="none" w:sz="0" w:space="0" w:color="auto"/>
      </w:divBdr>
    </w:div>
    <w:div w:id="1530676563">
      <w:bodyDiv w:val="1"/>
      <w:marLeft w:val="0"/>
      <w:marRight w:val="0"/>
      <w:marTop w:val="0"/>
      <w:marBottom w:val="0"/>
      <w:divBdr>
        <w:top w:val="none" w:sz="0" w:space="0" w:color="auto"/>
        <w:left w:val="none" w:sz="0" w:space="0" w:color="auto"/>
        <w:bottom w:val="none" w:sz="0" w:space="0" w:color="auto"/>
        <w:right w:val="none" w:sz="0" w:space="0" w:color="auto"/>
      </w:divBdr>
    </w:div>
    <w:div w:id="1531257256">
      <w:bodyDiv w:val="1"/>
      <w:marLeft w:val="0"/>
      <w:marRight w:val="0"/>
      <w:marTop w:val="0"/>
      <w:marBottom w:val="0"/>
      <w:divBdr>
        <w:top w:val="none" w:sz="0" w:space="0" w:color="auto"/>
        <w:left w:val="none" w:sz="0" w:space="0" w:color="auto"/>
        <w:bottom w:val="none" w:sz="0" w:space="0" w:color="auto"/>
        <w:right w:val="none" w:sz="0" w:space="0" w:color="auto"/>
      </w:divBdr>
    </w:div>
    <w:div w:id="1533686527">
      <w:bodyDiv w:val="1"/>
      <w:marLeft w:val="0"/>
      <w:marRight w:val="0"/>
      <w:marTop w:val="0"/>
      <w:marBottom w:val="0"/>
      <w:divBdr>
        <w:top w:val="none" w:sz="0" w:space="0" w:color="auto"/>
        <w:left w:val="none" w:sz="0" w:space="0" w:color="auto"/>
        <w:bottom w:val="none" w:sz="0" w:space="0" w:color="auto"/>
        <w:right w:val="none" w:sz="0" w:space="0" w:color="auto"/>
      </w:divBdr>
    </w:div>
    <w:div w:id="1536428306">
      <w:bodyDiv w:val="1"/>
      <w:marLeft w:val="0"/>
      <w:marRight w:val="0"/>
      <w:marTop w:val="0"/>
      <w:marBottom w:val="0"/>
      <w:divBdr>
        <w:top w:val="none" w:sz="0" w:space="0" w:color="auto"/>
        <w:left w:val="none" w:sz="0" w:space="0" w:color="auto"/>
        <w:bottom w:val="none" w:sz="0" w:space="0" w:color="auto"/>
        <w:right w:val="none" w:sz="0" w:space="0" w:color="auto"/>
      </w:divBdr>
    </w:div>
    <w:div w:id="1539582144">
      <w:bodyDiv w:val="1"/>
      <w:marLeft w:val="0"/>
      <w:marRight w:val="0"/>
      <w:marTop w:val="0"/>
      <w:marBottom w:val="0"/>
      <w:divBdr>
        <w:top w:val="none" w:sz="0" w:space="0" w:color="auto"/>
        <w:left w:val="none" w:sz="0" w:space="0" w:color="auto"/>
        <w:bottom w:val="none" w:sz="0" w:space="0" w:color="auto"/>
        <w:right w:val="none" w:sz="0" w:space="0" w:color="auto"/>
      </w:divBdr>
    </w:div>
    <w:div w:id="1547060603">
      <w:bodyDiv w:val="1"/>
      <w:marLeft w:val="0"/>
      <w:marRight w:val="0"/>
      <w:marTop w:val="0"/>
      <w:marBottom w:val="0"/>
      <w:divBdr>
        <w:top w:val="none" w:sz="0" w:space="0" w:color="auto"/>
        <w:left w:val="none" w:sz="0" w:space="0" w:color="auto"/>
        <w:bottom w:val="none" w:sz="0" w:space="0" w:color="auto"/>
        <w:right w:val="none" w:sz="0" w:space="0" w:color="auto"/>
      </w:divBdr>
    </w:div>
    <w:div w:id="1547792264">
      <w:bodyDiv w:val="1"/>
      <w:marLeft w:val="0"/>
      <w:marRight w:val="0"/>
      <w:marTop w:val="0"/>
      <w:marBottom w:val="0"/>
      <w:divBdr>
        <w:top w:val="none" w:sz="0" w:space="0" w:color="auto"/>
        <w:left w:val="none" w:sz="0" w:space="0" w:color="auto"/>
        <w:bottom w:val="none" w:sz="0" w:space="0" w:color="auto"/>
        <w:right w:val="none" w:sz="0" w:space="0" w:color="auto"/>
      </w:divBdr>
    </w:div>
    <w:div w:id="1551842249">
      <w:bodyDiv w:val="1"/>
      <w:marLeft w:val="0"/>
      <w:marRight w:val="0"/>
      <w:marTop w:val="0"/>
      <w:marBottom w:val="0"/>
      <w:divBdr>
        <w:top w:val="none" w:sz="0" w:space="0" w:color="auto"/>
        <w:left w:val="none" w:sz="0" w:space="0" w:color="auto"/>
        <w:bottom w:val="none" w:sz="0" w:space="0" w:color="auto"/>
        <w:right w:val="none" w:sz="0" w:space="0" w:color="auto"/>
      </w:divBdr>
    </w:div>
    <w:div w:id="1553424789">
      <w:bodyDiv w:val="1"/>
      <w:marLeft w:val="0"/>
      <w:marRight w:val="0"/>
      <w:marTop w:val="0"/>
      <w:marBottom w:val="0"/>
      <w:divBdr>
        <w:top w:val="none" w:sz="0" w:space="0" w:color="auto"/>
        <w:left w:val="none" w:sz="0" w:space="0" w:color="auto"/>
        <w:bottom w:val="none" w:sz="0" w:space="0" w:color="auto"/>
        <w:right w:val="none" w:sz="0" w:space="0" w:color="auto"/>
      </w:divBdr>
    </w:div>
    <w:div w:id="1554196813">
      <w:bodyDiv w:val="1"/>
      <w:marLeft w:val="0"/>
      <w:marRight w:val="0"/>
      <w:marTop w:val="0"/>
      <w:marBottom w:val="0"/>
      <w:divBdr>
        <w:top w:val="none" w:sz="0" w:space="0" w:color="auto"/>
        <w:left w:val="none" w:sz="0" w:space="0" w:color="auto"/>
        <w:bottom w:val="none" w:sz="0" w:space="0" w:color="auto"/>
        <w:right w:val="none" w:sz="0" w:space="0" w:color="auto"/>
      </w:divBdr>
    </w:div>
    <w:div w:id="1555853056">
      <w:bodyDiv w:val="1"/>
      <w:marLeft w:val="0"/>
      <w:marRight w:val="0"/>
      <w:marTop w:val="0"/>
      <w:marBottom w:val="0"/>
      <w:divBdr>
        <w:top w:val="none" w:sz="0" w:space="0" w:color="auto"/>
        <w:left w:val="none" w:sz="0" w:space="0" w:color="auto"/>
        <w:bottom w:val="none" w:sz="0" w:space="0" w:color="auto"/>
        <w:right w:val="none" w:sz="0" w:space="0" w:color="auto"/>
      </w:divBdr>
    </w:div>
    <w:div w:id="1559781763">
      <w:bodyDiv w:val="1"/>
      <w:marLeft w:val="0"/>
      <w:marRight w:val="0"/>
      <w:marTop w:val="0"/>
      <w:marBottom w:val="0"/>
      <w:divBdr>
        <w:top w:val="none" w:sz="0" w:space="0" w:color="auto"/>
        <w:left w:val="none" w:sz="0" w:space="0" w:color="auto"/>
        <w:bottom w:val="none" w:sz="0" w:space="0" w:color="auto"/>
        <w:right w:val="none" w:sz="0" w:space="0" w:color="auto"/>
      </w:divBdr>
    </w:div>
    <w:div w:id="1566834736">
      <w:bodyDiv w:val="1"/>
      <w:marLeft w:val="0"/>
      <w:marRight w:val="0"/>
      <w:marTop w:val="0"/>
      <w:marBottom w:val="0"/>
      <w:divBdr>
        <w:top w:val="none" w:sz="0" w:space="0" w:color="auto"/>
        <w:left w:val="none" w:sz="0" w:space="0" w:color="auto"/>
        <w:bottom w:val="none" w:sz="0" w:space="0" w:color="auto"/>
        <w:right w:val="none" w:sz="0" w:space="0" w:color="auto"/>
      </w:divBdr>
    </w:div>
    <w:div w:id="1581018914">
      <w:bodyDiv w:val="1"/>
      <w:marLeft w:val="0"/>
      <w:marRight w:val="0"/>
      <w:marTop w:val="0"/>
      <w:marBottom w:val="0"/>
      <w:divBdr>
        <w:top w:val="none" w:sz="0" w:space="0" w:color="auto"/>
        <w:left w:val="none" w:sz="0" w:space="0" w:color="auto"/>
        <w:bottom w:val="none" w:sz="0" w:space="0" w:color="auto"/>
        <w:right w:val="none" w:sz="0" w:space="0" w:color="auto"/>
      </w:divBdr>
    </w:div>
    <w:div w:id="1585071110">
      <w:bodyDiv w:val="1"/>
      <w:marLeft w:val="0"/>
      <w:marRight w:val="0"/>
      <w:marTop w:val="0"/>
      <w:marBottom w:val="0"/>
      <w:divBdr>
        <w:top w:val="none" w:sz="0" w:space="0" w:color="auto"/>
        <w:left w:val="none" w:sz="0" w:space="0" w:color="auto"/>
        <w:bottom w:val="none" w:sz="0" w:space="0" w:color="auto"/>
        <w:right w:val="none" w:sz="0" w:space="0" w:color="auto"/>
      </w:divBdr>
    </w:div>
    <w:div w:id="1587687000">
      <w:bodyDiv w:val="1"/>
      <w:marLeft w:val="0"/>
      <w:marRight w:val="0"/>
      <w:marTop w:val="0"/>
      <w:marBottom w:val="0"/>
      <w:divBdr>
        <w:top w:val="none" w:sz="0" w:space="0" w:color="auto"/>
        <w:left w:val="none" w:sz="0" w:space="0" w:color="auto"/>
        <w:bottom w:val="none" w:sz="0" w:space="0" w:color="auto"/>
        <w:right w:val="none" w:sz="0" w:space="0" w:color="auto"/>
      </w:divBdr>
    </w:div>
    <w:div w:id="1593469900">
      <w:bodyDiv w:val="1"/>
      <w:marLeft w:val="0"/>
      <w:marRight w:val="0"/>
      <w:marTop w:val="0"/>
      <w:marBottom w:val="0"/>
      <w:divBdr>
        <w:top w:val="none" w:sz="0" w:space="0" w:color="auto"/>
        <w:left w:val="none" w:sz="0" w:space="0" w:color="auto"/>
        <w:bottom w:val="none" w:sz="0" w:space="0" w:color="auto"/>
        <w:right w:val="none" w:sz="0" w:space="0" w:color="auto"/>
      </w:divBdr>
    </w:div>
    <w:div w:id="1594432411">
      <w:bodyDiv w:val="1"/>
      <w:marLeft w:val="0"/>
      <w:marRight w:val="0"/>
      <w:marTop w:val="0"/>
      <w:marBottom w:val="0"/>
      <w:divBdr>
        <w:top w:val="none" w:sz="0" w:space="0" w:color="auto"/>
        <w:left w:val="none" w:sz="0" w:space="0" w:color="auto"/>
        <w:bottom w:val="none" w:sz="0" w:space="0" w:color="auto"/>
        <w:right w:val="none" w:sz="0" w:space="0" w:color="auto"/>
      </w:divBdr>
    </w:div>
    <w:div w:id="1595935520">
      <w:bodyDiv w:val="1"/>
      <w:marLeft w:val="0"/>
      <w:marRight w:val="0"/>
      <w:marTop w:val="0"/>
      <w:marBottom w:val="0"/>
      <w:divBdr>
        <w:top w:val="none" w:sz="0" w:space="0" w:color="auto"/>
        <w:left w:val="none" w:sz="0" w:space="0" w:color="auto"/>
        <w:bottom w:val="none" w:sz="0" w:space="0" w:color="auto"/>
        <w:right w:val="none" w:sz="0" w:space="0" w:color="auto"/>
      </w:divBdr>
    </w:div>
    <w:div w:id="1598519704">
      <w:bodyDiv w:val="1"/>
      <w:marLeft w:val="0"/>
      <w:marRight w:val="0"/>
      <w:marTop w:val="0"/>
      <w:marBottom w:val="0"/>
      <w:divBdr>
        <w:top w:val="none" w:sz="0" w:space="0" w:color="auto"/>
        <w:left w:val="none" w:sz="0" w:space="0" w:color="auto"/>
        <w:bottom w:val="none" w:sz="0" w:space="0" w:color="auto"/>
        <w:right w:val="none" w:sz="0" w:space="0" w:color="auto"/>
      </w:divBdr>
    </w:div>
    <w:div w:id="1609850009">
      <w:bodyDiv w:val="1"/>
      <w:marLeft w:val="0"/>
      <w:marRight w:val="0"/>
      <w:marTop w:val="0"/>
      <w:marBottom w:val="0"/>
      <w:divBdr>
        <w:top w:val="none" w:sz="0" w:space="0" w:color="auto"/>
        <w:left w:val="none" w:sz="0" w:space="0" w:color="auto"/>
        <w:bottom w:val="none" w:sz="0" w:space="0" w:color="auto"/>
        <w:right w:val="none" w:sz="0" w:space="0" w:color="auto"/>
      </w:divBdr>
    </w:div>
    <w:div w:id="1611621095">
      <w:bodyDiv w:val="1"/>
      <w:marLeft w:val="0"/>
      <w:marRight w:val="0"/>
      <w:marTop w:val="0"/>
      <w:marBottom w:val="0"/>
      <w:divBdr>
        <w:top w:val="none" w:sz="0" w:space="0" w:color="auto"/>
        <w:left w:val="none" w:sz="0" w:space="0" w:color="auto"/>
        <w:bottom w:val="none" w:sz="0" w:space="0" w:color="auto"/>
        <w:right w:val="none" w:sz="0" w:space="0" w:color="auto"/>
      </w:divBdr>
    </w:div>
    <w:div w:id="1614627527">
      <w:bodyDiv w:val="1"/>
      <w:marLeft w:val="0"/>
      <w:marRight w:val="0"/>
      <w:marTop w:val="0"/>
      <w:marBottom w:val="0"/>
      <w:divBdr>
        <w:top w:val="none" w:sz="0" w:space="0" w:color="auto"/>
        <w:left w:val="none" w:sz="0" w:space="0" w:color="auto"/>
        <w:bottom w:val="none" w:sz="0" w:space="0" w:color="auto"/>
        <w:right w:val="none" w:sz="0" w:space="0" w:color="auto"/>
      </w:divBdr>
    </w:div>
    <w:div w:id="1616719026">
      <w:bodyDiv w:val="1"/>
      <w:marLeft w:val="0"/>
      <w:marRight w:val="0"/>
      <w:marTop w:val="0"/>
      <w:marBottom w:val="0"/>
      <w:divBdr>
        <w:top w:val="none" w:sz="0" w:space="0" w:color="auto"/>
        <w:left w:val="none" w:sz="0" w:space="0" w:color="auto"/>
        <w:bottom w:val="none" w:sz="0" w:space="0" w:color="auto"/>
        <w:right w:val="none" w:sz="0" w:space="0" w:color="auto"/>
      </w:divBdr>
    </w:div>
    <w:div w:id="1622804856">
      <w:bodyDiv w:val="1"/>
      <w:marLeft w:val="0"/>
      <w:marRight w:val="0"/>
      <w:marTop w:val="0"/>
      <w:marBottom w:val="0"/>
      <w:divBdr>
        <w:top w:val="none" w:sz="0" w:space="0" w:color="auto"/>
        <w:left w:val="none" w:sz="0" w:space="0" w:color="auto"/>
        <w:bottom w:val="none" w:sz="0" w:space="0" w:color="auto"/>
        <w:right w:val="none" w:sz="0" w:space="0" w:color="auto"/>
      </w:divBdr>
    </w:div>
    <w:div w:id="1634141234">
      <w:bodyDiv w:val="1"/>
      <w:marLeft w:val="0"/>
      <w:marRight w:val="0"/>
      <w:marTop w:val="0"/>
      <w:marBottom w:val="0"/>
      <w:divBdr>
        <w:top w:val="none" w:sz="0" w:space="0" w:color="auto"/>
        <w:left w:val="none" w:sz="0" w:space="0" w:color="auto"/>
        <w:bottom w:val="none" w:sz="0" w:space="0" w:color="auto"/>
        <w:right w:val="none" w:sz="0" w:space="0" w:color="auto"/>
      </w:divBdr>
    </w:div>
    <w:div w:id="1641039190">
      <w:bodyDiv w:val="1"/>
      <w:marLeft w:val="0"/>
      <w:marRight w:val="0"/>
      <w:marTop w:val="0"/>
      <w:marBottom w:val="0"/>
      <w:divBdr>
        <w:top w:val="none" w:sz="0" w:space="0" w:color="auto"/>
        <w:left w:val="none" w:sz="0" w:space="0" w:color="auto"/>
        <w:bottom w:val="none" w:sz="0" w:space="0" w:color="auto"/>
        <w:right w:val="none" w:sz="0" w:space="0" w:color="auto"/>
      </w:divBdr>
    </w:div>
    <w:div w:id="1647582753">
      <w:bodyDiv w:val="1"/>
      <w:marLeft w:val="0"/>
      <w:marRight w:val="0"/>
      <w:marTop w:val="0"/>
      <w:marBottom w:val="0"/>
      <w:divBdr>
        <w:top w:val="none" w:sz="0" w:space="0" w:color="auto"/>
        <w:left w:val="none" w:sz="0" w:space="0" w:color="auto"/>
        <w:bottom w:val="none" w:sz="0" w:space="0" w:color="auto"/>
        <w:right w:val="none" w:sz="0" w:space="0" w:color="auto"/>
      </w:divBdr>
    </w:div>
    <w:div w:id="1653366276">
      <w:bodyDiv w:val="1"/>
      <w:marLeft w:val="0"/>
      <w:marRight w:val="0"/>
      <w:marTop w:val="0"/>
      <w:marBottom w:val="0"/>
      <w:divBdr>
        <w:top w:val="none" w:sz="0" w:space="0" w:color="auto"/>
        <w:left w:val="none" w:sz="0" w:space="0" w:color="auto"/>
        <w:bottom w:val="none" w:sz="0" w:space="0" w:color="auto"/>
        <w:right w:val="none" w:sz="0" w:space="0" w:color="auto"/>
      </w:divBdr>
    </w:div>
    <w:div w:id="1657223314">
      <w:bodyDiv w:val="1"/>
      <w:marLeft w:val="0"/>
      <w:marRight w:val="0"/>
      <w:marTop w:val="0"/>
      <w:marBottom w:val="0"/>
      <w:divBdr>
        <w:top w:val="none" w:sz="0" w:space="0" w:color="auto"/>
        <w:left w:val="none" w:sz="0" w:space="0" w:color="auto"/>
        <w:bottom w:val="none" w:sz="0" w:space="0" w:color="auto"/>
        <w:right w:val="none" w:sz="0" w:space="0" w:color="auto"/>
      </w:divBdr>
    </w:div>
    <w:div w:id="1659460377">
      <w:bodyDiv w:val="1"/>
      <w:marLeft w:val="0"/>
      <w:marRight w:val="0"/>
      <w:marTop w:val="0"/>
      <w:marBottom w:val="0"/>
      <w:divBdr>
        <w:top w:val="none" w:sz="0" w:space="0" w:color="auto"/>
        <w:left w:val="none" w:sz="0" w:space="0" w:color="auto"/>
        <w:bottom w:val="none" w:sz="0" w:space="0" w:color="auto"/>
        <w:right w:val="none" w:sz="0" w:space="0" w:color="auto"/>
      </w:divBdr>
    </w:div>
    <w:div w:id="1669140752">
      <w:bodyDiv w:val="1"/>
      <w:marLeft w:val="0"/>
      <w:marRight w:val="0"/>
      <w:marTop w:val="0"/>
      <w:marBottom w:val="0"/>
      <w:divBdr>
        <w:top w:val="none" w:sz="0" w:space="0" w:color="auto"/>
        <w:left w:val="none" w:sz="0" w:space="0" w:color="auto"/>
        <w:bottom w:val="none" w:sz="0" w:space="0" w:color="auto"/>
        <w:right w:val="none" w:sz="0" w:space="0" w:color="auto"/>
      </w:divBdr>
    </w:div>
    <w:div w:id="1678851763">
      <w:bodyDiv w:val="1"/>
      <w:marLeft w:val="0"/>
      <w:marRight w:val="0"/>
      <w:marTop w:val="0"/>
      <w:marBottom w:val="0"/>
      <w:divBdr>
        <w:top w:val="none" w:sz="0" w:space="0" w:color="auto"/>
        <w:left w:val="none" w:sz="0" w:space="0" w:color="auto"/>
        <w:bottom w:val="none" w:sz="0" w:space="0" w:color="auto"/>
        <w:right w:val="none" w:sz="0" w:space="0" w:color="auto"/>
      </w:divBdr>
    </w:div>
    <w:div w:id="1687322371">
      <w:bodyDiv w:val="1"/>
      <w:marLeft w:val="0"/>
      <w:marRight w:val="0"/>
      <w:marTop w:val="0"/>
      <w:marBottom w:val="0"/>
      <w:divBdr>
        <w:top w:val="none" w:sz="0" w:space="0" w:color="auto"/>
        <w:left w:val="none" w:sz="0" w:space="0" w:color="auto"/>
        <w:bottom w:val="none" w:sz="0" w:space="0" w:color="auto"/>
        <w:right w:val="none" w:sz="0" w:space="0" w:color="auto"/>
      </w:divBdr>
    </w:div>
    <w:div w:id="1690520693">
      <w:bodyDiv w:val="1"/>
      <w:marLeft w:val="0"/>
      <w:marRight w:val="0"/>
      <w:marTop w:val="0"/>
      <w:marBottom w:val="0"/>
      <w:divBdr>
        <w:top w:val="none" w:sz="0" w:space="0" w:color="auto"/>
        <w:left w:val="none" w:sz="0" w:space="0" w:color="auto"/>
        <w:bottom w:val="none" w:sz="0" w:space="0" w:color="auto"/>
        <w:right w:val="none" w:sz="0" w:space="0" w:color="auto"/>
      </w:divBdr>
    </w:div>
    <w:div w:id="1692099897">
      <w:bodyDiv w:val="1"/>
      <w:marLeft w:val="0"/>
      <w:marRight w:val="0"/>
      <w:marTop w:val="0"/>
      <w:marBottom w:val="0"/>
      <w:divBdr>
        <w:top w:val="none" w:sz="0" w:space="0" w:color="auto"/>
        <w:left w:val="none" w:sz="0" w:space="0" w:color="auto"/>
        <w:bottom w:val="none" w:sz="0" w:space="0" w:color="auto"/>
        <w:right w:val="none" w:sz="0" w:space="0" w:color="auto"/>
      </w:divBdr>
    </w:div>
    <w:div w:id="1700617048">
      <w:bodyDiv w:val="1"/>
      <w:marLeft w:val="0"/>
      <w:marRight w:val="0"/>
      <w:marTop w:val="0"/>
      <w:marBottom w:val="0"/>
      <w:divBdr>
        <w:top w:val="none" w:sz="0" w:space="0" w:color="auto"/>
        <w:left w:val="none" w:sz="0" w:space="0" w:color="auto"/>
        <w:bottom w:val="none" w:sz="0" w:space="0" w:color="auto"/>
        <w:right w:val="none" w:sz="0" w:space="0" w:color="auto"/>
      </w:divBdr>
    </w:div>
    <w:div w:id="1701585268">
      <w:bodyDiv w:val="1"/>
      <w:marLeft w:val="0"/>
      <w:marRight w:val="0"/>
      <w:marTop w:val="0"/>
      <w:marBottom w:val="0"/>
      <w:divBdr>
        <w:top w:val="none" w:sz="0" w:space="0" w:color="auto"/>
        <w:left w:val="none" w:sz="0" w:space="0" w:color="auto"/>
        <w:bottom w:val="none" w:sz="0" w:space="0" w:color="auto"/>
        <w:right w:val="none" w:sz="0" w:space="0" w:color="auto"/>
      </w:divBdr>
    </w:div>
    <w:div w:id="1704356845">
      <w:bodyDiv w:val="1"/>
      <w:marLeft w:val="0"/>
      <w:marRight w:val="0"/>
      <w:marTop w:val="0"/>
      <w:marBottom w:val="0"/>
      <w:divBdr>
        <w:top w:val="none" w:sz="0" w:space="0" w:color="auto"/>
        <w:left w:val="none" w:sz="0" w:space="0" w:color="auto"/>
        <w:bottom w:val="none" w:sz="0" w:space="0" w:color="auto"/>
        <w:right w:val="none" w:sz="0" w:space="0" w:color="auto"/>
      </w:divBdr>
    </w:div>
    <w:div w:id="1713118137">
      <w:bodyDiv w:val="1"/>
      <w:marLeft w:val="0"/>
      <w:marRight w:val="0"/>
      <w:marTop w:val="0"/>
      <w:marBottom w:val="0"/>
      <w:divBdr>
        <w:top w:val="none" w:sz="0" w:space="0" w:color="auto"/>
        <w:left w:val="none" w:sz="0" w:space="0" w:color="auto"/>
        <w:bottom w:val="none" w:sz="0" w:space="0" w:color="auto"/>
        <w:right w:val="none" w:sz="0" w:space="0" w:color="auto"/>
      </w:divBdr>
    </w:div>
    <w:div w:id="1713384185">
      <w:bodyDiv w:val="1"/>
      <w:marLeft w:val="0"/>
      <w:marRight w:val="0"/>
      <w:marTop w:val="0"/>
      <w:marBottom w:val="0"/>
      <w:divBdr>
        <w:top w:val="none" w:sz="0" w:space="0" w:color="auto"/>
        <w:left w:val="none" w:sz="0" w:space="0" w:color="auto"/>
        <w:bottom w:val="none" w:sz="0" w:space="0" w:color="auto"/>
        <w:right w:val="none" w:sz="0" w:space="0" w:color="auto"/>
      </w:divBdr>
    </w:div>
    <w:div w:id="1716343784">
      <w:bodyDiv w:val="1"/>
      <w:marLeft w:val="0"/>
      <w:marRight w:val="0"/>
      <w:marTop w:val="0"/>
      <w:marBottom w:val="0"/>
      <w:divBdr>
        <w:top w:val="none" w:sz="0" w:space="0" w:color="auto"/>
        <w:left w:val="none" w:sz="0" w:space="0" w:color="auto"/>
        <w:bottom w:val="none" w:sz="0" w:space="0" w:color="auto"/>
        <w:right w:val="none" w:sz="0" w:space="0" w:color="auto"/>
      </w:divBdr>
    </w:div>
    <w:div w:id="1717268012">
      <w:bodyDiv w:val="1"/>
      <w:marLeft w:val="0"/>
      <w:marRight w:val="0"/>
      <w:marTop w:val="0"/>
      <w:marBottom w:val="0"/>
      <w:divBdr>
        <w:top w:val="none" w:sz="0" w:space="0" w:color="auto"/>
        <w:left w:val="none" w:sz="0" w:space="0" w:color="auto"/>
        <w:bottom w:val="none" w:sz="0" w:space="0" w:color="auto"/>
        <w:right w:val="none" w:sz="0" w:space="0" w:color="auto"/>
      </w:divBdr>
    </w:div>
    <w:div w:id="1735084435">
      <w:bodyDiv w:val="1"/>
      <w:marLeft w:val="0"/>
      <w:marRight w:val="0"/>
      <w:marTop w:val="0"/>
      <w:marBottom w:val="0"/>
      <w:divBdr>
        <w:top w:val="none" w:sz="0" w:space="0" w:color="auto"/>
        <w:left w:val="none" w:sz="0" w:space="0" w:color="auto"/>
        <w:bottom w:val="none" w:sz="0" w:space="0" w:color="auto"/>
        <w:right w:val="none" w:sz="0" w:space="0" w:color="auto"/>
      </w:divBdr>
    </w:div>
    <w:div w:id="1741175960">
      <w:bodyDiv w:val="1"/>
      <w:marLeft w:val="0"/>
      <w:marRight w:val="0"/>
      <w:marTop w:val="0"/>
      <w:marBottom w:val="0"/>
      <w:divBdr>
        <w:top w:val="none" w:sz="0" w:space="0" w:color="auto"/>
        <w:left w:val="none" w:sz="0" w:space="0" w:color="auto"/>
        <w:bottom w:val="none" w:sz="0" w:space="0" w:color="auto"/>
        <w:right w:val="none" w:sz="0" w:space="0" w:color="auto"/>
      </w:divBdr>
    </w:div>
    <w:div w:id="1743602884">
      <w:bodyDiv w:val="1"/>
      <w:marLeft w:val="0"/>
      <w:marRight w:val="0"/>
      <w:marTop w:val="0"/>
      <w:marBottom w:val="0"/>
      <w:divBdr>
        <w:top w:val="none" w:sz="0" w:space="0" w:color="auto"/>
        <w:left w:val="none" w:sz="0" w:space="0" w:color="auto"/>
        <w:bottom w:val="none" w:sz="0" w:space="0" w:color="auto"/>
        <w:right w:val="none" w:sz="0" w:space="0" w:color="auto"/>
      </w:divBdr>
    </w:div>
    <w:div w:id="1746494473">
      <w:bodyDiv w:val="1"/>
      <w:marLeft w:val="0"/>
      <w:marRight w:val="0"/>
      <w:marTop w:val="0"/>
      <w:marBottom w:val="0"/>
      <w:divBdr>
        <w:top w:val="none" w:sz="0" w:space="0" w:color="auto"/>
        <w:left w:val="none" w:sz="0" w:space="0" w:color="auto"/>
        <w:bottom w:val="none" w:sz="0" w:space="0" w:color="auto"/>
        <w:right w:val="none" w:sz="0" w:space="0" w:color="auto"/>
      </w:divBdr>
    </w:div>
    <w:div w:id="1755320629">
      <w:bodyDiv w:val="1"/>
      <w:marLeft w:val="0"/>
      <w:marRight w:val="0"/>
      <w:marTop w:val="0"/>
      <w:marBottom w:val="0"/>
      <w:divBdr>
        <w:top w:val="none" w:sz="0" w:space="0" w:color="auto"/>
        <w:left w:val="none" w:sz="0" w:space="0" w:color="auto"/>
        <w:bottom w:val="none" w:sz="0" w:space="0" w:color="auto"/>
        <w:right w:val="none" w:sz="0" w:space="0" w:color="auto"/>
      </w:divBdr>
    </w:div>
    <w:div w:id="1759983770">
      <w:bodyDiv w:val="1"/>
      <w:marLeft w:val="0"/>
      <w:marRight w:val="0"/>
      <w:marTop w:val="0"/>
      <w:marBottom w:val="0"/>
      <w:divBdr>
        <w:top w:val="none" w:sz="0" w:space="0" w:color="auto"/>
        <w:left w:val="none" w:sz="0" w:space="0" w:color="auto"/>
        <w:bottom w:val="none" w:sz="0" w:space="0" w:color="auto"/>
        <w:right w:val="none" w:sz="0" w:space="0" w:color="auto"/>
      </w:divBdr>
    </w:div>
    <w:div w:id="1768042490">
      <w:bodyDiv w:val="1"/>
      <w:marLeft w:val="0"/>
      <w:marRight w:val="0"/>
      <w:marTop w:val="0"/>
      <w:marBottom w:val="0"/>
      <w:divBdr>
        <w:top w:val="none" w:sz="0" w:space="0" w:color="auto"/>
        <w:left w:val="none" w:sz="0" w:space="0" w:color="auto"/>
        <w:bottom w:val="none" w:sz="0" w:space="0" w:color="auto"/>
        <w:right w:val="none" w:sz="0" w:space="0" w:color="auto"/>
      </w:divBdr>
    </w:div>
    <w:div w:id="1769765769">
      <w:bodyDiv w:val="1"/>
      <w:marLeft w:val="0"/>
      <w:marRight w:val="0"/>
      <w:marTop w:val="0"/>
      <w:marBottom w:val="0"/>
      <w:divBdr>
        <w:top w:val="none" w:sz="0" w:space="0" w:color="auto"/>
        <w:left w:val="none" w:sz="0" w:space="0" w:color="auto"/>
        <w:bottom w:val="none" w:sz="0" w:space="0" w:color="auto"/>
        <w:right w:val="none" w:sz="0" w:space="0" w:color="auto"/>
      </w:divBdr>
    </w:div>
    <w:div w:id="1776824734">
      <w:bodyDiv w:val="1"/>
      <w:marLeft w:val="0"/>
      <w:marRight w:val="0"/>
      <w:marTop w:val="0"/>
      <w:marBottom w:val="0"/>
      <w:divBdr>
        <w:top w:val="none" w:sz="0" w:space="0" w:color="auto"/>
        <w:left w:val="none" w:sz="0" w:space="0" w:color="auto"/>
        <w:bottom w:val="none" w:sz="0" w:space="0" w:color="auto"/>
        <w:right w:val="none" w:sz="0" w:space="0" w:color="auto"/>
      </w:divBdr>
    </w:div>
    <w:div w:id="1778139901">
      <w:bodyDiv w:val="1"/>
      <w:marLeft w:val="0"/>
      <w:marRight w:val="0"/>
      <w:marTop w:val="0"/>
      <w:marBottom w:val="0"/>
      <w:divBdr>
        <w:top w:val="none" w:sz="0" w:space="0" w:color="auto"/>
        <w:left w:val="none" w:sz="0" w:space="0" w:color="auto"/>
        <w:bottom w:val="none" w:sz="0" w:space="0" w:color="auto"/>
        <w:right w:val="none" w:sz="0" w:space="0" w:color="auto"/>
      </w:divBdr>
    </w:div>
    <w:div w:id="1788769455">
      <w:bodyDiv w:val="1"/>
      <w:marLeft w:val="0"/>
      <w:marRight w:val="0"/>
      <w:marTop w:val="0"/>
      <w:marBottom w:val="0"/>
      <w:divBdr>
        <w:top w:val="none" w:sz="0" w:space="0" w:color="auto"/>
        <w:left w:val="none" w:sz="0" w:space="0" w:color="auto"/>
        <w:bottom w:val="none" w:sz="0" w:space="0" w:color="auto"/>
        <w:right w:val="none" w:sz="0" w:space="0" w:color="auto"/>
      </w:divBdr>
    </w:div>
    <w:div w:id="1791850998">
      <w:bodyDiv w:val="1"/>
      <w:marLeft w:val="0"/>
      <w:marRight w:val="0"/>
      <w:marTop w:val="0"/>
      <w:marBottom w:val="0"/>
      <w:divBdr>
        <w:top w:val="none" w:sz="0" w:space="0" w:color="auto"/>
        <w:left w:val="none" w:sz="0" w:space="0" w:color="auto"/>
        <w:bottom w:val="none" w:sz="0" w:space="0" w:color="auto"/>
        <w:right w:val="none" w:sz="0" w:space="0" w:color="auto"/>
      </w:divBdr>
    </w:div>
    <w:div w:id="1795367748">
      <w:bodyDiv w:val="1"/>
      <w:marLeft w:val="0"/>
      <w:marRight w:val="0"/>
      <w:marTop w:val="0"/>
      <w:marBottom w:val="0"/>
      <w:divBdr>
        <w:top w:val="none" w:sz="0" w:space="0" w:color="auto"/>
        <w:left w:val="none" w:sz="0" w:space="0" w:color="auto"/>
        <w:bottom w:val="none" w:sz="0" w:space="0" w:color="auto"/>
        <w:right w:val="none" w:sz="0" w:space="0" w:color="auto"/>
      </w:divBdr>
    </w:div>
    <w:div w:id="1800757675">
      <w:bodyDiv w:val="1"/>
      <w:marLeft w:val="0"/>
      <w:marRight w:val="0"/>
      <w:marTop w:val="0"/>
      <w:marBottom w:val="0"/>
      <w:divBdr>
        <w:top w:val="none" w:sz="0" w:space="0" w:color="auto"/>
        <w:left w:val="none" w:sz="0" w:space="0" w:color="auto"/>
        <w:bottom w:val="none" w:sz="0" w:space="0" w:color="auto"/>
        <w:right w:val="none" w:sz="0" w:space="0" w:color="auto"/>
      </w:divBdr>
    </w:div>
    <w:div w:id="1804038770">
      <w:bodyDiv w:val="1"/>
      <w:marLeft w:val="0"/>
      <w:marRight w:val="0"/>
      <w:marTop w:val="0"/>
      <w:marBottom w:val="0"/>
      <w:divBdr>
        <w:top w:val="none" w:sz="0" w:space="0" w:color="auto"/>
        <w:left w:val="none" w:sz="0" w:space="0" w:color="auto"/>
        <w:bottom w:val="none" w:sz="0" w:space="0" w:color="auto"/>
        <w:right w:val="none" w:sz="0" w:space="0" w:color="auto"/>
      </w:divBdr>
    </w:div>
    <w:div w:id="1806660685">
      <w:bodyDiv w:val="1"/>
      <w:marLeft w:val="0"/>
      <w:marRight w:val="0"/>
      <w:marTop w:val="0"/>
      <w:marBottom w:val="0"/>
      <w:divBdr>
        <w:top w:val="none" w:sz="0" w:space="0" w:color="auto"/>
        <w:left w:val="none" w:sz="0" w:space="0" w:color="auto"/>
        <w:bottom w:val="none" w:sz="0" w:space="0" w:color="auto"/>
        <w:right w:val="none" w:sz="0" w:space="0" w:color="auto"/>
      </w:divBdr>
    </w:div>
    <w:div w:id="1812400162">
      <w:bodyDiv w:val="1"/>
      <w:marLeft w:val="0"/>
      <w:marRight w:val="0"/>
      <w:marTop w:val="0"/>
      <w:marBottom w:val="0"/>
      <w:divBdr>
        <w:top w:val="none" w:sz="0" w:space="0" w:color="auto"/>
        <w:left w:val="none" w:sz="0" w:space="0" w:color="auto"/>
        <w:bottom w:val="none" w:sz="0" w:space="0" w:color="auto"/>
        <w:right w:val="none" w:sz="0" w:space="0" w:color="auto"/>
      </w:divBdr>
    </w:div>
    <w:div w:id="1814062099">
      <w:bodyDiv w:val="1"/>
      <w:marLeft w:val="0"/>
      <w:marRight w:val="0"/>
      <w:marTop w:val="0"/>
      <w:marBottom w:val="0"/>
      <w:divBdr>
        <w:top w:val="none" w:sz="0" w:space="0" w:color="auto"/>
        <w:left w:val="none" w:sz="0" w:space="0" w:color="auto"/>
        <w:bottom w:val="none" w:sz="0" w:space="0" w:color="auto"/>
        <w:right w:val="none" w:sz="0" w:space="0" w:color="auto"/>
      </w:divBdr>
    </w:div>
    <w:div w:id="1816725488">
      <w:bodyDiv w:val="1"/>
      <w:marLeft w:val="0"/>
      <w:marRight w:val="0"/>
      <w:marTop w:val="0"/>
      <w:marBottom w:val="0"/>
      <w:divBdr>
        <w:top w:val="none" w:sz="0" w:space="0" w:color="auto"/>
        <w:left w:val="none" w:sz="0" w:space="0" w:color="auto"/>
        <w:bottom w:val="none" w:sz="0" w:space="0" w:color="auto"/>
        <w:right w:val="none" w:sz="0" w:space="0" w:color="auto"/>
      </w:divBdr>
    </w:div>
    <w:div w:id="1818763214">
      <w:bodyDiv w:val="1"/>
      <w:marLeft w:val="0"/>
      <w:marRight w:val="0"/>
      <w:marTop w:val="0"/>
      <w:marBottom w:val="0"/>
      <w:divBdr>
        <w:top w:val="none" w:sz="0" w:space="0" w:color="auto"/>
        <w:left w:val="none" w:sz="0" w:space="0" w:color="auto"/>
        <w:bottom w:val="none" w:sz="0" w:space="0" w:color="auto"/>
        <w:right w:val="none" w:sz="0" w:space="0" w:color="auto"/>
      </w:divBdr>
    </w:div>
    <w:div w:id="1825466009">
      <w:bodyDiv w:val="1"/>
      <w:marLeft w:val="0"/>
      <w:marRight w:val="0"/>
      <w:marTop w:val="0"/>
      <w:marBottom w:val="0"/>
      <w:divBdr>
        <w:top w:val="none" w:sz="0" w:space="0" w:color="auto"/>
        <w:left w:val="none" w:sz="0" w:space="0" w:color="auto"/>
        <w:bottom w:val="none" w:sz="0" w:space="0" w:color="auto"/>
        <w:right w:val="none" w:sz="0" w:space="0" w:color="auto"/>
      </w:divBdr>
    </w:div>
    <w:div w:id="1830245840">
      <w:bodyDiv w:val="1"/>
      <w:marLeft w:val="0"/>
      <w:marRight w:val="0"/>
      <w:marTop w:val="0"/>
      <w:marBottom w:val="0"/>
      <w:divBdr>
        <w:top w:val="none" w:sz="0" w:space="0" w:color="auto"/>
        <w:left w:val="none" w:sz="0" w:space="0" w:color="auto"/>
        <w:bottom w:val="none" w:sz="0" w:space="0" w:color="auto"/>
        <w:right w:val="none" w:sz="0" w:space="0" w:color="auto"/>
      </w:divBdr>
    </w:div>
    <w:div w:id="1832334488">
      <w:bodyDiv w:val="1"/>
      <w:marLeft w:val="0"/>
      <w:marRight w:val="0"/>
      <w:marTop w:val="0"/>
      <w:marBottom w:val="0"/>
      <w:divBdr>
        <w:top w:val="none" w:sz="0" w:space="0" w:color="auto"/>
        <w:left w:val="none" w:sz="0" w:space="0" w:color="auto"/>
        <w:bottom w:val="none" w:sz="0" w:space="0" w:color="auto"/>
        <w:right w:val="none" w:sz="0" w:space="0" w:color="auto"/>
      </w:divBdr>
    </w:div>
    <w:div w:id="1837454874">
      <w:bodyDiv w:val="1"/>
      <w:marLeft w:val="0"/>
      <w:marRight w:val="0"/>
      <w:marTop w:val="0"/>
      <w:marBottom w:val="0"/>
      <w:divBdr>
        <w:top w:val="none" w:sz="0" w:space="0" w:color="auto"/>
        <w:left w:val="none" w:sz="0" w:space="0" w:color="auto"/>
        <w:bottom w:val="none" w:sz="0" w:space="0" w:color="auto"/>
        <w:right w:val="none" w:sz="0" w:space="0" w:color="auto"/>
      </w:divBdr>
    </w:div>
    <w:div w:id="1850025840">
      <w:bodyDiv w:val="1"/>
      <w:marLeft w:val="0"/>
      <w:marRight w:val="0"/>
      <w:marTop w:val="0"/>
      <w:marBottom w:val="0"/>
      <w:divBdr>
        <w:top w:val="none" w:sz="0" w:space="0" w:color="auto"/>
        <w:left w:val="none" w:sz="0" w:space="0" w:color="auto"/>
        <w:bottom w:val="none" w:sz="0" w:space="0" w:color="auto"/>
        <w:right w:val="none" w:sz="0" w:space="0" w:color="auto"/>
      </w:divBdr>
    </w:div>
    <w:div w:id="1851479562">
      <w:bodyDiv w:val="1"/>
      <w:marLeft w:val="0"/>
      <w:marRight w:val="0"/>
      <w:marTop w:val="0"/>
      <w:marBottom w:val="0"/>
      <w:divBdr>
        <w:top w:val="none" w:sz="0" w:space="0" w:color="auto"/>
        <w:left w:val="none" w:sz="0" w:space="0" w:color="auto"/>
        <w:bottom w:val="none" w:sz="0" w:space="0" w:color="auto"/>
        <w:right w:val="none" w:sz="0" w:space="0" w:color="auto"/>
      </w:divBdr>
    </w:div>
    <w:div w:id="1858763301">
      <w:bodyDiv w:val="1"/>
      <w:marLeft w:val="0"/>
      <w:marRight w:val="0"/>
      <w:marTop w:val="0"/>
      <w:marBottom w:val="0"/>
      <w:divBdr>
        <w:top w:val="none" w:sz="0" w:space="0" w:color="auto"/>
        <w:left w:val="none" w:sz="0" w:space="0" w:color="auto"/>
        <w:bottom w:val="none" w:sz="0" w:space="0" w:color="auto"/>
        <w:right w:val="none" w:sz="0" w:space="0" w:color="auto"/>
      </w:divBdr>
    </w:div>
    <w:div w:id="1864050701">
      <w:bodyDiv w:val="1"/>
      <w:marLeft w:val="0"/>
      <w:marRight w:val="0"/>
      <w:marTop w:val="0"/>
      <w:marBottom w:val="0"/>
      <w:divBdr>
        <w:top w:val="none" w:sz="0" w:space="0" w:color="auto"/>
        <w:left w:val="none" w:sz="0" w:space="0" w:color="auto"/>
        <w:bottom w:val="none" w:sz="0" w:space="0" w:color="auto"/>
        <w:right w:val="none" w:sz="0" w:space="0" w:color="auto"/>
      </w:divBdr>
    </w:div>
    <w:div w:id="1875922919">
      <w:bodyDiv w:val="1"/>
      <w:marLeft w:val="0"/>
      <w:marRight w:val="0"/>
      <w:marTop w:val="0"/>
      <w:marBottom w:val="0"/>
      <w:divBdr>
        <w:top w:val="none" w:sz="0" w:space="0" w:color="auto"/>
        <w:left w:val="none" w:sz="0" w:space="0" w:color="auto"/>
        <w:bottom w:val="none" w:sz="0" w:space="0" w:color="auto"/>
        <w:right w:val="none" w:sz="0" w:space="0" w:color="auto"/>
      </w:divBdr>
    </w:div>
    <w:div w:id="1880625929">
      <w:bodyDiv w:val="1"/>
      <w:marLeft w:val="0"/>
      <w:marRight w:val="0"/>
      <w:marTop w:val="0"/>
      <w:marBottom w:val="0"/>
      <w:divBdr>
        <w:top w:val="none" w:sz="0" w:space="0" w:color="auto"/>
        <w:left w:val="none" w:sz="0" w:space="0" w:color="auto"/>
        <w:bottom w:val="none" w:sz="0" w:space="0" w:color="auto"/>
        <w:right w:val="none" w:sz="0" w:space="0" w:color="auto"/>
      </w:divBdr>
    </w:div>
    <w:div w:id="1881630730">
      <w:bodyDiv w:val="1"/>
      <w:marLeft w:val="0"/>
      <w:marRight w:val="0"/>
      <w:marTop w:val="0"/>
      <w:marBottom w:val="0"/>
      <w:divBdr>
        <w:top w:val="none" w:sz="0" w:space="0" w:color="auto"/>
        <w:left w:val="none" w:sz="0" w:space="0" w:color="auto"/>
        <w:bottom w:val="none" w:sz="0" w:space="0" w:color="auto"/>
        <w:right w:val="none" w:sz="0" w:space="0" w:color="auto"/>
      </w:divBdr>
    </w:div>
    <w:div w:id="1882667079">
      <w:bodyDiv w:val="1"/>
      <w:marLeft w:val="0"/>
      <w:marRight w:val="0"/>
      <w:marTop w:val="0"/>
      <w:marBottom w:val="0"/>
      <w:divBdr>
        <w:top w:val="none" w:sz="0" w:space="0" w:color="auto"/>
        <w:left w:val="none" w:sz="0" w:space="0" w:color="auto"/>
        <w:bottom w:val="none" w:sz="0" w:space="0" w:color="auto"/>
        <w:right w:val="none" w:sz="0" w:space="0" w:color="auto"/>
      </w:divBdr>
    </w:div>
    <w:div w:id="1883637751">
      <w:bodyDiv w:val="1"/>
      <w:marLeft w:val="0"/>
      <w:marRight w:val="0"/>
      <w:marTop w:val="0"/>
      <w:marBottom w:val="0"/>
      <w:divBdr>
        <w:top w:val="none" w:sz="0" w:space="0" w:color="auto"/>
        <w:left w:val="none" w:sz="0" w:space="0" w:color="auto"/>
        <w:bottom w:val="none" w:sz="0" w:space="0" w:color="auto"/>
        <w:right w:val="none" w:sz="0" w:space="0" w:color="auto"/>
      </w:divBdr>
    </w:div>
    <w:div w:id="1885210550">
      <w:bodyDiv w:val="1"/>
      <w:marLeft w:val="0"/>
      <w:marRight w:val="0"/>
      <w:marTop w:val="0"/>
      <w:marBottom w:val="0"/>
      <w:divBdr>
        <w:top w:val="none" w:sz="0" w:space="0" w:color="auto"/>
        <w:left w:val="none" w:sz="0" w:space="0" w:color="auto"/>
        <w:bottom w:val="none" w:sz="0" w:space="0" w:color="auto"/>
        <w:right w:val="none" w:sz="0" w:space="0" w:color="auto"/>
      </w:divBdr>
    </w:div>
    <w:div w:id="1885407769">
      <w:bodyDiv w:val="1"/>
      <w:marLeft w:val="0"/>
      <w:marRight w:val="0"/>
      <w:marTop w:val="0"/>
      <w:marBottom w:val="0"/>
      <w:divBdr>
        <w:top w:val="none" w:sz="0" w:space="0" w:color="auto"/>
        <w:left w:val="none" w:sz="0" w:space="0" w:color="auto"/>
        <w:bottom w:val="none" w:sz="0" w:space="0" w:color="auto"/>
        <w:right w:val="none" w:sz="0" w:space="0" w:color="auto"/>
      </w:divBdr>
    </w:div>
    <w:div w:id="1886015352">
      <w:bodyDiv w:val="1"/>
      <w:marLeft w:val="0"/>
      <w:marRight w:val="0"/>
      <w:marTop w:val="0"/>
      <w:marBottom w:val="0"/>
      <w:divBdr>
        <w:top w:val="none" w:sz="0" w:space="0" w:color="auto"/>
        <w:left w:val="none" w:sz="0" w:space="0" w:color="auto"/>
        <w:bottom w:val="none" w:sz="0" w:space="0" w:color="auto"/>
        <w:right w:val="none" w:sz="0" w:space="0" w:color="auto"/>
      </w:divBdr>
    </w:div>
    <w:div w:id="1887329662">
      <w:bodyDiv w:val="1"/>
      <w:marLeft w:val="0"/>
      <w:marRight w:val="0"/>
      <w:marTop w:val="0"/>
      <w:marBottom w:val="0"/>
      <w:divBdr>
        <w:top w:val="none" w:sz="0" w:space="0" w:color="auto"/>
        <w:left w:val="none" w:sz="0" w:space="0" w:color="auto"/>
        <w:bottom w:val="none" w:sz="0" w:space="0" w:color="auto"/>
        <w:right w:val="none" w:sz="0" w:space="0" w:color="auto"/>
      </w:divBdr>
    </w:div>
    <w:div w:id="1889292658">
      <w:bodyDiv w:val="1"/>
      <w:marLeft w:val="0"/>
      <w:marRight w:val="0"/>
      <w:marTop w:val="0"/>
      <w:marBottom w:val="0"/>
      <w:divBdr>
        <w:top w:val="none" w:sz="0" w:space="0" w:color="auto"/>
        <w:left w:val="none" w:sz="0" w:space="0" w:color="auto"/>
        <w:bottom w:val="none" w:sz="0" w:space="0" w:color="auto"/>
        <w:right w:val="none" w:sz="0" w:space="0" w:color="auto"/>
      </w:divBdr>
    </w:div>
    <w:div w:id="1901205274">
      <w:bodyDiv w:val="1"/>
      <w:marLeft w:val="0"/>
      <w:marRight w:val="0"/>
      <w:marTop w:val="0"/>
      <w:marBottom w:val="0"/>
      <w:divBdr>
        <w:top w:val="none" w:sz="0" w:space="0" w:color="auto"/>
        <w:left w:val="none" w:sz="0" w:space="0" w:color="auto"/>
        <w:bottom w:val="none" w:sz="0" w:space="0" w:color="auto"/>
        <w:right w:val="none" w:sz="0" w:space="0" w:color="auto"/>
      </w:divBdr>
    </w:div>
    <w:div w:id="1901208451">
      <w:bodyDiv w:val="1"/>
      <w:marLeft w:val="0"/>
      <w:marRight w:val="0"/>
      <w:marTop w:val="0"/>
      <w:marBottom w:val="0"/>
      <w:divBdr>
        <w:top w:val="none" w:sz="0" w:space="0" w:color="auto"/>
        <w:left w:val="none" w:sz="0" w:space="0" w:color="auto"/>
        <w:bottom w:val="none" w:sz="0" w:space="0" w:color="auto"/>
        <w:right w:val="none" w:sz="0" w:space="0" w:color="auto"/>
      </w:divBdr>
    </w:div>
    <w:div w:id="1902590702">
      <w:bodyDiv w:val="1"/>
      <w:marLeft w:val="0"/>
      <w:marRight w:val="0"/>
      <w:marTop w:val="0"/>
      <w:marBottom w:val="0"/>
      <w:divBdr>
        <w:top w:val="none" w:sz="0" w:space="0" w:color="auto"/>
        <w:left w:val="none" w:sz="0" w:space="0" w:color="auto"/>
        <w:bottom w:val="none" w:sz="0" w:space="0" w:color="auto"/>
        <w:right w:val="none" w:sz="0" w:space="0" w:color="auto"/>
      </w:divBdr>
    </w:div>
    <w:div w:id="1906068046">
      <w:bodyDiv w:val="1"/>
      <w:marLeft w:val="0"/>
      <w:marRight w:val="0"/>
      <w:marTop w:val="0"/>
      <w:marBottom w:val="0"/>
      <w:divBdr>
        <w:top w:val="none" w:sz="0" w:space="0" w:color="auto"/>
        <w:left w:val="none" w:sz="0" w:space="0" w:color="auto"/>
        <w:bottom w:val="none" w:sz="0" w:space="0" w:color="auto"/>
        <w:right w:val="none" w:sz="0" w:space="0" w:color="auto"/>
      </w:divBdr>
    </w:div>
    <w:div w:id="1907643804">
      <w:bodyDiv w:val="1"/>
      <w:marLeft w:val="0"/>
      <w:marRight w:val="0"/>
      <w:marTop w:val="0"/>
      <w:marBottom w:val="0"/>
      <w:divBdr>
        <w:top w:val="none" w:sz="0" w:space="0" w:color="auto"/>
        <w:left w:val="none" w:sz="0" w:space="0" w:color="auto"/>
        <w:bottom w:val="none" w:sz="0" w:space="0" w:color="auto"/>
        <w:right w:val="none" w:sz="0" w:space="0" w:color="auto"/>
      </w:divBdr>
    </w:div>
    <w:div w:id="1913546404">
      <w:bodyDiv w:val="1"/>
      <w:marLeft w:val="0"/>
      <w:marRight w:val="0"/>
      <w:marTop w:val="0"/>
      <w:marBottom w:val="0"/>
      <w:divBdr>
        <w:top w:val="none" w:sz="0" w:space="0" w:color="auto"/>
        <w:left w:val="none" w:sz="0" w:space="0" w:color="auto"/>
        <w:bottom w:val="none" w:sz="0" w:space="0" w:color="auto"/>
        <w:right w:val="none" w:sz="0" w:space="0" w:color="auto"/>
      </w:divBdr>
    </w:div>
    <w:div w:id="1915044621">
      <w:bodyDiv w:val="1"/>
      <w:marLeft w:val="0"/>
      <w:marRight w:val="0"/>
      <w:marTop w:val="0"/>
      <w:marBottom w:val="0"/>
      <w:divBdr>
        <w:top w:val="none" w:sz="0" w:space="0" w:color="auto"/>
        <w:left w:val="none" w:sz="0" w:space="0" w:color="auto"/>
        <w:bottom w:val="none" w:sz="0" w:space="0" w:color="auto"/>
        <w:right w:val="none" w:sz="0" w:space="0" w:color="auto"/>
      </w:divBdr>
    </w:div>
    <w:div w:id="1918055949">
      <w:bodyDiv w:val="1"/>
      <w:marLeft w:val="0"/>
      <w:marRight w:val="0"/>
      <w:marTop w:val="0"/>
      <w:marBottom w:val="0"/>
      <w:divBdr>
        <w:top w:val="none" w:sz="0" w:space="0" w:color="auto"/>
        <w:left w:val="none" w:sz="0" w:space="0" w:color="auto"/>
        <w:bottom w:val="none" w:sz="0" w:space="0" w:color="auto"/>
        <w:right w:val="none" w:sz="0" w:space="0" w:color="auto"/>
      </w:divBdr>
    </w:div>
    <w:div w:id="1926067498">
      <w:bodyDiv w:val="1"/>
      <w:marLeft w:val="0"/>
      <w:marRight w:val="0"/>
      <w:marTop w:val="0"/>
      <w:marBottom w:val="0"/>
      <w:divBdr>
        <w:top w:val="none" w:sz="0" w:space="0" w:color="auto"/>
        <w:left w:val="none" w:sz="0" w:space="0" w:color="auto"/>
        <w:bottom w:val="none" w:sz="0" w:space="0" w:color="auto"/>
        <w:right w:val="none" w:sz="0" w:space="0" w:color="auto"/>
      </w:divBdr>
    </w:div>
    <w:div w:id="1929339389">
      <w:bodyDiv w:val="1"/>
      <w:marLeft w:val="0"/>
      <w:marRight w:val="0"/>
      <w:marTop w:val="0"/>
      <w:marBottom w:val="0"/>
      <w:divBdr>
        <w:top w:val="none" w:sz="0" w:space="0" w:color="auto"/>
        <w:left w:val="none" w:sz="0" w:space="0" w:color="auto"/>
        <w:bottom w:val="none" w:sz="0" w:space="0" w:color="auto"/>
        <w:right w:val="none" w:sz="0" w:space="0" w:color="auto"/>
      </w:divBdr>
    </w:div>
    <w:div w:id="1930429988">
      <w:bodyDiv w:val="1"/>
      <w:marLeft w:val="0"/>
      <w:marRight w:val="0"/>
      <w:marTop w:val="0"/>
      <w:marBottom w:val="0"/>
      <w:divBdr>
        <w:top w:val="none" w:sz="0" w:space="0" w:color="auto"/>
        <w:left w:val="none" w:sz="0" w:space="0" w:color="auto"/>
        <w:bottom w:val="none" w:sz="0" w:space="0" w:color="auto"/>
        <w:right w:val="none" w:sz="0" w:space="0" w:color="auto"/>
      </w:divBdr>
    </w:div>
    <w:div w:id="1933276590">
      <w:bodyDiv w:val="1"/>
      <w:marLeft w:val="0"/>
      <w:marRight w:val="0"/>
      <w:marTop w:val="0"/>
      <w:marBottom w:val="0"/>
      <w:divBdr>
        <w:top w:val="none" w:sz="0" w:space="0" w:color="auto"/>
        <w:left w:val="none" w:sz="0" w:space="0" w:color="auto"/>
        <w:bottom w:val="none" w:sz="0" w:space="0" w:color="auto"/>
        <w:right w:val="none" w:sz="0" w:space="0" w:color="auto"/>
      </w:divBdr>
    </w:div>
    <w:div w:id="1934505847">
      <w:bodyDiv w:val="1"/>
      <w:marLeft w:val="0"/>
      <w:marRight w:val="0"/>
      <w:marTop w:val="0"/>
      <w:marBottom w:val="0"/>
      <w:divBdr>
        <w:top w:val="none" w:sz="0" w:space="0" w:color="auto"/>
        <w:left w:val="none" w:sz="0" w:space="0" w:color="auto"/>
        <w:bottom w:val="none" w:sz="0" w:space="0" w:color="auto"/>
        <w:right w:val="none" w:sz="0" w:space="0" w:color="auto"/>
      </w:divBdr>
    </w:div>
    <w:div w:id="1936086703">
      <w:bodyDiv w:val="1"/>
      <w:marLeft w:val="0"/>
      <w:marRight w:val="0"/>
      <w:marTop w:val="0"/>
      <w:marBottom w:val="0"/>
      <w:divBdr>
        <w:top w:val="none" w:sz="0" w:space="0" w:color="auto"/>
        <w:left w:val="none" w:sz="0" w:space="0" w:color="auto"/>
        <w:bottom w:val="none" w:sz="0" w:space="0" w:color="auto"/>
        <w:right w:val="none" w:sz="0" w:space="0" w:color="auto"/>
      </w:divBdr>
    </w:div>
    <w:div w:id="1937471144">
      <w:bodyDiv w:val="1"/>
      <w:marLeft w:val="0"/>
      <w:marRight w:val="0"/>
      <w:marTop w:val="0"/>
      <w:marBottom w:val="0"/>
      <w:divBdr>
        <w:top w:val="none" w:sz="0" w:space="0" w:color="auto"/>
        <w:left w:val="none" w:sz="0" w:space="0" w:color="auto"/>
        <w:bottom w:val="none" w:sz="0" w:space="0" w:color="auto"/>
        <w:right w:val="none" w:sz="0" w:space="0" w:color="auto"/>
      </w:divBdr>
    </w:div>
    <w:div w:id="1937715573">
      <w:bodyDiv w:val="1"/>
      <w:marLeft w:val="0"/>
      <w:marRight w:val="0"/>
      <w:marTop w:val="0"/>
      <w:marBottom w:val="0"/>
      <w:divBdr>
        <w:top w:val="none" w:sz="0" w:space="0" w:color="auto"/>
        <w:left w:val="none" w:sz="0" w:space="0" w:color="auto"/>
        <w:bottom w:val="none" w:sz="0" w:space="0" w:color="auto"/>
        <w:right w:val="none" w:sz="0" w:space="0" w:color="auto"/>
      </w:divBdr>
    </w:div>
    <w:div w:id="1940945076">
      <w:bodyDiv w:val="1"/>
      <w:marLeft w:val="0"/>
      <w:marRight w:val="0"/>
      <w:marTop w:val="0"/>
      <w:marBottom w:val="0"/>
      <w:divBdr>
        <w:top w:val="none" w:sz="0" w:space="0" w:color="auto"/>
        <w:left w:val="none" w:sz="0" w:space="0" w:color="auto"/>
        <w:bottom w:val="none" w:sz="0" w:space="0" w:color="auto"/>
        <w:right w:val="none" w:sz="0" w:space="0" w:color="auto"/>
      </w:divBdr>
    </w:div>
    <w:div w:id="1956474660">
      <w:bodyDiv w:val="1"/>
      <w:marLeft w:val="0"/>
      <w:marRight w:val="0"/>
      <w:marTop w:val="0"/>
      <w:marBottom w:val="0"/>
      <w:divBdr>
        <w:top w:val="none" w:sz="0" w:space="0" w:color="auto"/>
        <w:left w:val="none" w:sz="0" w:space="0" w:color="auto"/>
        <w:bottom w:val="none" w:sz="0" w:space="0" w:color="auto"/>
        <w:right w:val="none" w:sz="0" w:space="0" w:color="auto"/>
      </w:divBdr>
    </w:div>
    <w:div w:id="1971354996">
      <w:bodyDiv w:val="1"/>
      <w:marLeft w:val="0"/>
      <w:marRight w:val="0"/>
      <w:marTop w:val="0"/>
      <w:marBottom w:val="0"/>
      <w:divBdr>
        <w:top w:val="none" w:sz="0" w:space="0" w:color="auto"/>
        <w:left w:val="none" w:sz="0" w:space="0" w:color="auto"/>
        <w:bottom w:val="none" w:sz="0" w:space="0" w:color="auto"/>
        <w:right w:val="none" w:sz="0" w:space="0" w:color="auto"/>
      </w:divBdr>
    </w:div>
    <w:div w:id="1981425542">
      <w:bodyDiv w:val="1"/>
      <w:marLeft w:val="0"/>
      <w:marRight w:val="0"/>
      <w:marTop w:val="0"/>
      <w:marBottom w:val="0"/>
      <w:divBdr>
        <w:top w:val="none" w:sz="0" w:space="0" w:color="auto"/>
        <w:left w:val="none" w:sz="0" w:space="0" w:color="auto"/>
        <w:bottom w:val="none" w:sz="0" w:space="0" w:color="auto"/>
        <w:right w:val="none" w:sz="0" w:space="0" w:color="auto"/>
      </w:divBdr>
    </w:div>
    <w:div w:id="1981955239">
      <w:bodyDiv w:val="1"/>
      <w:marLeft w:val="0"/>
      <w:marRight w:val="0"/>
      <w:marTop w:val="0"/>
      <w:marBottom w:val="0"/>
      <w:divBdr>
        <w:top w:val="none" w:sz="0" w:space="0" w:color="auto"/>
        <w:left w:val="none" w:sz="0" w:space="0" w:color="auto"/>
        <w:bottom w:val="none" w:sz="0" w:space="0" w:color="auto"/>
        <w:right w:val="none" w:sz="0" w:space="0" w:color="auto"/>
      </w:divBdr>
    </w:div>
    <w:div w:id="1987388929">
      <w:bodyDiv w:val="1"/>
      <w:marLeft w:val="0"/>
      <w:marRight w:val="0"/>
      <w:marTop w:val="0"/>
      <w:marBottom w:val="0"/>
      <w:divBdr>
        <w:top w:val="none" w:sz="0" w:space="0" w:color="auto"/>
        <w:left w:val="none" w:sz="0" w:space="0" w:color="auto"/>
        <w:bottom w:val="none" w:sz="0" w:space="0" w:color="auto"/>
        <w:right w:val="none" w:sz="0" w:space="0" w:color="auto"/>
      </w:divBdr>
    </w:div>
    <w:div w:id="1991787621">
      <w:bodyDiv w:val="1"/>
      <w:marLeft w:val="0"/>
      <w:marRight w:val="0"/>
      <w:marTop w:val="0"/>
      <w:marBottom w:val="0"/>
      <w:divBdr>
        <w:top w:val="none" w:sz="0" w:space="0" w:color="auto"/>
        <w:left w:val="none" w:sz="0" w:space="0" w:color="auto"/>
        <w:bottom w:val="none" w:sz="0" w:space="0" w:color="auto"/>
        <w:right w:val="none" w:sz="0" w:space="0" w:color="auto"/>
      </w:divBdr>
    </w:div>
    <w:div w:id="2005812399">
      <w:bodyDiv w:val="1"/>
      <w:marLeft w:val="0"/>
      <w:marRight w:val="0"/>
      <w:marTop w:val="0"/>
      <w:marBottom w:val="0"/>
      <w:divBdr>
        <w:top w:val="none" w:sz="0" w:space="0" w:color="auto"/>
        <w:left w:val="none" w:sz="0" w:space="0" w:color="auto"/>
        <w:bottom w:val="none" w:sz="0" w:space="0" w:color="auto"/>
        <w:right w:val="none" w:sz="0" w:space="0" w:color="auto"/>
      </w:divBdr>
    </w:div>
    <w:div w:id="2008048672">
      <w:bodyDiv w:val="1"/>
      <w:marLeft w:val="0"/>
      <w:marRight w:val="0"/>
      <w:marTop w:val="0"/>
      <w:marBottom w:val="0"/>
      <w:divBdr>
        <w:top w:val="none" w:sz="0" w:space="0" w:color="auto"/>
        <w:left w:val="none" w:sz="0" w:space="0" w:color="auto"/>
        <w:bottom w:val="none" w:sz="0" w:space="0" w:color="auto"/>
        <w:right w:val="none" w:sz="0" w:space="0" w:color="auto"/>
      </w:divBdr>
    </w:div>
    <w:div w:id="2011446237">
      <w:bodyDiv w:val="1"/>
      <w:marLeft w:val="0"/>
      <w:marRight w:val="0"/>
      <w:marTop w:val="0"/>
      <w:marBottom w:val="0"/>
      <w:divBdr>
        <w:top w:val="none" w:sz="0" w:space="0" w:color="auto"/>
        <w:left w:val="none" w:sz="0" w:space="0" w:color="auto"/>
        <w:bottom w:val="none" w:sz="0" w:space="0" w:color="auto"/>
        <w:right w:val="none" w:sz="0" w:space="0" w:color="auto"/>
      </w:divBdr>
    </w:div>
    <w:div w:id="2014263974">
      <w:bodyDiv w:val="1"/>
      <w:marLeft w:val="0"/>
      <w:marRight w:val="0"/>
      <w:marTop w:val="0"/>
      <w:marBottom w:val="0"/>
      <w:divBdr>
        <w:top w:val="none" w:sz="0" w:space="0" w:color="auto"/>
        <w:left w:val="none" w:sz="0" w:space="0" w:color="auto"/>
        <w:bottom w:val="none" w:sz="0" w:space="0" w:color="auto"/>
        <w:right w:val="none" w:sz="0" w:space="0" w:color="auto"/>
      </w:divBdr>
    </w:div>
    <w:div w:id="2014526555">
      <w:bodyDiv w:val="1"/>
      <w:marLeft w:val="0"/>
      <w:marRight w:val="0"/>
      <w:marTop w:val="0"/>
      <w:marBottom w:val="0"/>
      <w:divBdr>
        <w:top w:val="none" w:sz="0" w:space="0" w:color="auto"/>
        <w:left w:val="none" w:sz="0" w:space="0" w:color="auto"/>
        <w:bottom w:val="none" w:sz="0" w:space="0" w:color="auto"/>
        <w:right w:val="none" w:sz="0" w:space="0" w:color="auto"/>
      </w:divBdr>
    </w:div>
    <w:div w:id="2029938791">
      <w:bodyDiv w:val="1"/>
      <w:marLeft w:val="0"/>
      <w:marRight w:val="0"/>
      <w:marTop w:val="0"/>
      <w:marBottom w:val="0"/>
      <w:divBdr>
        <w:top w:val="none" w:sz="0" w:space="0" w:color="auto"/>
        <w:left w:val="none" w:sz="0" w:space="0" w:color="auto"/>
        <w:bottom w:val="none" w:sz="0" w:space="0" w:color="auto"/>
        <w:right w:val="none" w:sz="0" w:space="0" w:color="auto"/>
      </w:divBdr>
    </w:div>
    <w:div w:id="2030569247">
      <w:bodyDiv w:val="1"/>
      <w:marLeft w:val="0"/>
      <w:marRight w:val="0"/>
      <w:marTop w:val="0"/>
      <w:marBottom w:val="0"/>
      <w:divBdr>
        <w:top w:val="none" w:sz="0" w:space="0" w:color="auto"/>
        <w:left w:val="none" w:sz="0" w:space="0" w:color="auto"/>
        <w:bottom w:val="none" w:sz="0" w:space="0" w:color="auto"/>
        <w:right w:val="none" w:sz="0" w:space="0" w:color="auto"/>
      </w:divBdr>
    </w:div>
    <w:div w:id="2037192631">
      <w:bodyDiv w:val="1"/>
      <w:marLeft w:val="0"/>
      <w:marRight w:val="0"/>
      <w:marTop w:val="0"/>
      <w:marBottom w:val="0"/>
      <w:divBdr>
        <w:top w:val="none" w:sz="0" w:space="0" w:color="auto"/>
        <w:left w:val="none" w:sz="0" w:space="0" w:color="auto"/>
        <w:bottom w:val="none" w:sz="0" w:space="0" w:color="auto"/>
        <w:right w:val="none" w:sz="0" w:space="0" w:color="auto"/>
      </w:divBdr>
    </w:div>
    <w:div w:id="2037266711">
      <w:bodyDiv w:val="1"/>
      <w:marLeft w:val="0"/>
      <w:marRight w:val="0"/>
      <w:marTop w:val="0"/>
      <w:marBottom w:val="0"/>
      <w:divBdr>
        <w:top w:val="none" w:sz="0" w:space="0" w:color="auto"/>
        <w:left w:val="none" w:sz="0" w:space="0" w:color="auto"/>
        <w:bottom w:val="none" w:sz="0" w:space="0" w:color="auto"/>
        <w:right w:val="none" w:sz="0" w:space="0" w:color="auto"/>
      </w:divBdr>
    </w:div>
    <w:div w:id="2038507727">
      <w:bodyDiv w:val="1"/>
      <w:marLeft w:val="0"/>
      <w:marRight w:val="0"/>
      <w:marTop w:val="0"/>
      <w:marBottom w:val="0"/>
      <w:divBdr>
        <w:top w:val="none" w:sz="0" w:space="0" w:color="auto"/>
        <w:left w:val="none" w:sz="0" w:space="0" w:color="auto"/>
        <w:bottom w:val="none" w:sz="0" w:space="0" w:color="auto"/>
        <w:right w:val="none" w:sz="0" w:space="0" w:color="auto"/>
      </w:divBdr>
    </w:div>
    <w:div w:id="2039623802">
      <w:bodyDiv w:val="1"/>
      <w:marLeft w:val="0"/>
      <w:marRight w:val="0"/>
      <w:marTop w:val="0"/>
      <w:marBottom w:val="0"/>
      <w:divBdr>
        <w:top w:val="none" w:sz="0" w:space="0" w:color="auto"/>
        <w:left w:val="none" w:sz="0" w:space="0" w:color="auto"/>
        <w:bottom w:val="none" w:sz="0" w:space="0" w:color="auto"/>
        <w:right w:val="none" w:sz="0" w:space="0" w:color="auto"/>
      </w:divBdr>
    </w:div>
    <w:div w:id="2046559307">
      <w:bodyDiv w:val="1"/>
      <w:marLeft w:val="0"/>
      <w:marRight w:val="0"/>
      <w:marTop w:val="0"/>
      <w:marBottom w:val="0"/>
      <w:divBdr>
        <w:top w:val="none" w:sz="0" w:space="0" w:color="auto"/>
        <w:left w:val="none" w:sz="0" w:space="0" w:color="auto"/>
        <w:bottom w:val="none" w:sz="0" w:space="0" w:color="auto"/>
        <w:right w:val="none" w:sz="0" w:space="0" w:color="auto"/>
      </w:divBdr>
    </w:div>
    <w:div w:id="2050180980">
      <w:bodyDiv w:val="1"/>
      <w:marLeft w:val="0"/>
      <w:marRight w:val="0"/>
      <w:marTop w:val="0"/>
      <w:marBottom w:val="0"/>
      <w:divBdr>
        <w:top w:val="none" w:sz="0" w:space="0" w:color="auto"/>
        <w:left w:val="none" w:sz="0" w:space="0" w:color="auto"/>
        <w:bottom w:val="none" w:sz="0" w:space="0" w:color="auto"/>
        <w:right w:val="none" w:sz="0" w:space="0" w:color="auto"/>
      </w:divBdr>
    </w:div>
    <w:div w:id="2064597211">
      <w:bodyDiv w:val="1"/>
      <w:marLeft w:val="0"/>
      <w:marRight w:val="0"/>
      <w:marTop w:val="0"/>
      <w:marBottom w:val="0"/>
      <w:divBdr>
        <w:top w:val="none" w:sz="0" w:space="0" w:color="auto"/>
        <w:left w:val="none" w:sz="0" w:space="0" w:color="auto"/>
        <w:bottom w:val="none" w:sz="0" w:space="0" w:color="auto"/>
        <w:right w:val="none" w:sz="0" w:space="0" w:color="auto"/>
      </w:divBdr>
    </w:div>
    <w:div w:id="2065449689">
      <w:bodyDiv w:val="1"/>
      <w:marLeft w:val="0"/>
      <w:marRight w:val="0"/>
      <w:marTop w:val="0"/>
      <w:marBottom w:val="0"/>
      <w:divBdr>
        <w:top w:val="none" w:sz="0" w:space="0" w:color="auto"/>
        <w:left w:val="none" w:sz="0" w:space="0" w:color="auto"/>
        <w:bottom w:val="none" w:sz="0" w:space="0" w:color="auto"/>
        <w:right w:val="none" w:sz="0" w:space="0" w:color="auto"/>
      </w:divBdr>
    </w:div>
    <w:div w:id="2067869819">
      <w:bodyDiv w:val="1"/>
      <w:marLeft w:val="0"/>
      <w:marRight w:val="0"/>
      <w:marTop w:val="0"/>
      <w:marBottom w:val="0"/>
      <w:divBdr>
        <w:top w:val="none" w:sz="0" w:space="0" w:color="auto"/>
        <w:left w:val="none" w:sz="0" w:space="0" w:color="auto"/>
        <w:bottom w:val="none" w:sz="0" w:space="0" w:color="auto"/>
        <w:right w:val="none" w:sz="0" w:space="0" w:color="auto"/>
      </w:divBdr>
    </w:div>
    <w:div w:id="2069302189">
      <w:bodyDiv w:val="1"/>
      <w:marLeft w:val="0"/>
      <w:marRight w:val="0"/>
      <w:marTop w:val="0"/>
      <w:marBottom w:val="0"/>
      <w:divBdr>
        <w:top w:val="none" w:sz="0" w:space="0" w:color="auto"/>
        <w:left w:val="none" w:sz="0" w:space="0" w:color="auto"/>
        <w:bottom w:val="none" w:sz="0" w:space="0" w:color="auto"/>
        <w:right w:val="none" w:sz="0" w:space="0" w:color="auto"/>
      </w:divBdr>
    </w:div>
    <w:div w:id="2069987314">
      <w:bodyDiv w:val="1"/>
      <w:marLeft w:val="0"/>
      <w:marRight w:val="0"/>
      <w:marTop w:val="0"/>
      <w:marBottom w:val="0"/>
      <w:divBdr>
        <w:top w:val="none" w:sz="0" w:space="0" w:color="auto"/>
        <w:left w:val="none" w:sz="0" w:space="0" w:color="auto"/>
        <w:bottom w:val="none" w:sz="0" w:space="0" w:color="auto"/>
        <w:right w:val="none" w:sz="0" w:space="0" w:color="auto"/>
      </w:divBdr>
    </w:div>
    <w:div w:id="2072726566">
      <w:bodyDiv w:val="1"/>
      <w:marLeft w:val="0"/>
      <w:marRight w:val="0"/>
      <w:marTop w:val="0"/>
      <w:marBottom w:val="0"/>
      <w:divBdr>
        <w:top w:val="none" w:sz="0" w:space="0" w:color="auto"/>
        <w:left w:val="none" w:sz="0" w:space="0" w:color="auto"/>
        <w:bottom w:val="none" w:sz="0" w:space="0" w:color="auto"/>
        <w:right w:val="none" w:sz="0" w:space="0" w:color="auto"/>
      </w:divBdr>
    </w:div>
    <w:div w:id="2074306946">
      <w:bodyDiv w:val="1"/>
      <w:marLeft w:val="0"/>
      <w:marRight w:val="0"/>
      <w:marTop w:val="0"/>
      <w:marBottom w:val="0"/>
      <w:divBdr>
        <w:top w:val="none" w:sz="0" w:space="0" w:color="auto"/>
        <w:left w:val="none" w:sz="0" w:space="0" w:color="auto"/>
        <w:bottom w:val="none" w:sz="0" w:space="0" w:color="auto"/>
        <w:right w:val="none" w:sz="0" w:space="0" w:color="auto"/>
      </w:divBdr>
    </w:div>
    <w:div w:id="2087219046">
      <w:bodyDiv w:val="1"/>
      <w:marLeft w:val="0"/>
      <w:marRight w:val="0"/>
      <w:marTop w:val="0"/>
      <w:marBottom w:val="0"/>
      <w:divBdr>
        <w:top w:val="none" w:sz="0" w:space="0" w:color="auto"/>
        <w:left w:val="none" w:sz="0" w:space="0" w:color="auto"/>
        <w:bottom w:val="none" w:sz="0" w:space="0" w:color="auto"/>
        <w:right w:val="none" w:sz="0" w:space="0" w:color="auto"/>
      </w:divBdr>
    </w:div>
    <w:div w:id="2091779227">
      <w:bodyDiv w:val="1"/>
      <w:marLeft w:val="0"/>
      <w:marRight w:val="0"/>
      <w:marTop w:val="0"/>
      <w:marBottom w:val="0"/>
      <w:divBdr>
        <w:top w:val="none" w:sz="0" w:space="0" w:color="auto"/>
        <w:left w:val="none" w:sz="0" w:space="0" w:color="auto"/>
        <w:bottom w:val="none" w:sz="0" w:space="0" w:color="auto"/>
        <w:right w:val="none" w:sz="0" w:space="0" w:color="auto"/>
      </w:divBdr>
    </w:div>
    <w:div w:id="2096127269">
      <w:bodyDiv w:val="1"/>
      <w:marLeft w:val="0"/>
      <w:marRight w:val="0"/>
      <w:marTop w:val="0"/>
      <w:marBottom w:val="0"/>
      <w:divBdr>
        <w:top w:val="none" w:sz="0" w:space="0" w:color="auto"/>
        <w:left w:val="none" w:sz="0" w:space="0" w:color="auto"/>
        <w:bottom w:val="none" w:sz="0" w:space="0" w:color="auto"/>
        <w:right w:val="none" w:sz="0" w:space="0" w:color="auto"/>
      </w:divBdr>
    </w:div>
    <w:div w:id="2098089929">
      <w:bodyDiv w:val="1"/>
      <w:marLeft w:val="0"/>
      <w:marRight w:val="0"/>
      <w:marTop w:val="0"/>
      <w:marBottom w:val="0"/>
      <w:divBdr>
        <w:top w:val="none" w:sz="0" w:space="0" w:color="auto"/>
        <w:left w:val="none" w:sz="0" w:space="0" w:color="auto"/>
        <w:bottom w:val="none" w:sz="0" w:space="0" w:color="auto"/>
        <w:right w:val="none" w:sz="0" w:space="0" w:color="auto"/>
      </w:divBdr>
    </w:div>
    <w:div w:id="2114860301">
      <w:bodyDiv w:val="1"/>
      <w:marLeft w:val="0"/>
      <w:marRight w:val="0"/>
      <w:marTop w:val="0"/>
      <w:marBottom w:val="0"/>
      <w:divBdr>
        <w:top w:val="none" w:sz="0" w:space="0" w:color="auto"/>
        <w:left w:val="none" w:sz="0" w:space="0" w:color="auto"/>
        <w:bottom w:val="none" w:sz="0" w:space="0" w:color="auto"/>
        <w:right w:val="none" w:sz="0" w:space="0" w:color="auto"/>
      </w:divBdr>
    </w:div>
    <w:div w:id="2125267730">
      <w:bodyDiv w:val="1"/>
      <w:marLeft w:val="0"/>
      <w:marRight w:val="0"/>
      <w:marTop w:val="0"/>
      <w:marBottom w:val="0"/>
      <w:divBdr>
        <w:top w:val="none" w:sz="0" w:space="0" w:color="auto"/>
        <w:left w:val="none" w:sz="0" w:space="0" w:color="auto"/>
        <w:bottom w:val="none" w:sz="0" w:space="0" w:color="auto"/>
        <w:right w:val="none" w:sz="0" w:space="0" w:color="auto"/>
      </w:divBdr>
    </w:div>
    <w:div w:id="2126650450">
      <w:bodyDiv w:val="1"/>
      <w:marLeft w:val="0"/>
      <w:marRight w:val="0"/>
      <w:marTop w:val="0"/>
      <w:marBottom w:val="0"/>
      <w:divBdr>
        <w:top w:val="none" w:sz="0" w:space="0" w:color="auto"/>
        <w:left w:val="none" w:sz="0" w:space="0" w:color="auto"/>
        <w:bottom w:val="none" w:sz="0" w:space="0" w:color="auto"/>
        <w:right w:val="none" w:sz="0" w:space="0" w:color="auto"/>
      </w:divBdr>
    </w:div>
    <w:div w:id="2131240624">
      <w:bodyDiv w:val="1"/>
      <w:marLeft w:val="0"/>
      <w:marRight w:val="0"/>
      <w:marTop w:val="0"/>
      <w:marBottom w:val="0"/>
      <w:divBdr>
        <w:top w:val="none" w:sz="0" w:space="0" w:color="auto"/>
        <w:left w:val="none" w:sz="0" w:space="0" w:color="auto"/>
        <w:bottom w:val="none" w:sz="0" w:space="0" w:color="auto"/>
        <w:right w:val="none" w:sz="0" w:space="0" w:color="auto"/>
      </w:divBdr>
    </w:div>
    <w:div w:id="2132090614">
      <w:bodyDiv w:val="1"/>
      <w:marLeft w:val="0"/>
      <w:marRight w:val="0"/>
      <w:marTop w:val="0"/>
      <w:marBottom w:val="0"/>
      <w:divBdr>
        <w:top w:val="none" w:sz="0" w:space="0" w:color="auto"/>
        <w:left w:val="none" w:sz="0" w:space="0" w:color="auto"/>
        <w:bottom w:val="none" w:sz="0" w:space="0" w:color="auto"/>
        <w:right w:val="none" w:sz="0" w:space="0" w:color="auto"/>
      </w:divBdr>
    </w:div>
    <w:div w:id="2132900815">
      <w:bodyDiv w:val="1"/>
      <w:marLeft w:val="0"/>
      <w:marRight w:val="0"/>
      <w:marTop w:val="0"/>
      <w:marBottom w:val="0"/>
      <w:divBdr>
        <w:top w:val="none" w:sz="0" w:space="0" w:color="auto"/>
        <w:left w:val="none" w:sz="0" w:space="0" w:color="auto"/>
        <w:bottom w:val="none" w:sz="0" w:space="0" w:color="auto"/>
        <w:right w:val="none" w:sz="0" w:space="0" w:color="auto"/>
      </w:divBdr>
    </w:div>
    <w:div w:id="2133131709">
      <w:bodyDiv w:val="1"/>
      <w:marLeft w:val="0"/>
      <w:marRight w:val="0"/>
      <w:marTop w:val="0"/>
      <w:marBottom w:val="0"/>
      <w:divBdr>
        <w:top w:val="none" w:sz="0" w:space="0" w:color="auto"/>
        <w:left w:val="none" w:sz="0" w:space="0" w:color="auto"/>
        <w:bottom w:val="none" w:sz="0" w:space="0" w:color="auto"/>
        <w:right w:val="none" w:sz="0" w:space="0" w:color="auto"/>
      </w:divBdr>
    </w:div>
    <w:div w:id="2139835413">
      <w:bodyDiv w:val="1"/>
      <w:marLeft w:val="0"/>
      <w:marRight w:val="0"/>
      <w:marTop w:val="0"/>
      <w:marBottom w:val="0"/>
      <w:divBdr>
        <w:top w:val="none" w:sz="0" w:space="0" w:color="auto"/>
        <w:left w:val="none" w:sz="0" w:space="0" w:color="auto"/>
        <w:bottom w:val="none" w:sz="0" w:space="0" w:color="auto"/>
        <w:right w:val="none" w:sz="0" w:space="0" w:color="auto"/>
      </w:divBdr>
    </w:div>
    <w:div w:id="21451951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2.png"/><Relationship Id="rId21" Type="http://schemas.openxmlformats.org/officeDocument/2006/relationships/image" Target="media/image9.png"/><Relationship Id="rId34" Type="http://schemas.openxmlformats.org/officeDocument/2006/relationships/image" Target="media/image19.png"/><Relationship Id="rId42" Type="http://schemas.openxmlformats.org/officeDocument/2006/relationships/image" Target="media/image24.png"/><Relationship Id="rId47" Type="http://schemas.openxmlformats.org/officeDocument/2006/relationships/chart" Target="charts/chart2.xml"/><Relationship Id="rId50" Type="http://schemas.openxmlformats.org/officeDocument/2006/relationships/chart" Target="charts/chart4.xm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microsoft.com/office/2016/09/relationships/commentsIds" Target="commentsIds.xml"/><Relationship Id="rId29" Type="http://schemas.openxmlformats.org/officeDocument/2006/relationships/image" Target="media/image16.jpeg"/><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18.png"/><Relationship Id="rId37" Type="http://schemas.openxmlformats.org/officeDocument/2006/relationships/image" Target="media/image21.png"/><Relationship Id="rId40" Type="http://schemas.microsoft.com/office/2007/relationships/hdphoto" Target="media/hdphoto5.wdp"/><Relationship Id="rId45" Type="http://schemas.openxmlformats.org/officeDocument/2006/relationships/image" Target="media/image26.jpeg"/><Relationship Id="rId53" Type="http://schemas.openxmlformats.org/officeDocument/2006/relationships/image" Target="media/image30.png"/><Relationship Id="rId5" Type="http://schemas.openxmlformats.org/officeDocument/2006/relationships/webSettings" Target="webSettings.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http://www.efn.uncor.edu/images/logo_nuevo_efn_web.jpg" TargetMode="External"/><Relationship Id="rId14" Type="http://schemas.openxmlformats.org/officeDocument/2006/relationships/comments" Target="comments.xml"/><Relationship Id="rId22" Type="http://schemas.openxmlformats.org/officeDocument/2006/relationships/image" Target="media/image10.png"/><Relationship Id="rId27" Type="http://schemas.microsoft.com/office/2007/relationships/hdphoto" Target="media/hdphoto1.wdp"/><Relationship Id="rId30" Type="http://schemas.openxmlformats.org/officeDocument/2006/relationships/image" Target="media/image17.jpeg"/><Relationship Id="rId35" Type="http://schemas.openxmlformats.org/officeDocument/2006/relationships/image" Target="media/image20.png"/><Relationship Id="rId43" Type="http://schemas.microsoft.com/office/2007/relationships/hdphoto" Target="media/hdphoto6.wdp"/><Relationship Id="rId48" Type="http://schemas.openxmlformats.org/officeDocument/2006/relationships/chart" Target="charts/chart3.xml"/><Relationship Id="rId56" Type="http://schemas.microsoft.com/office/2011/relationships/people" Target="people.xml"/><Relationship Id="rId8" Type="http://schemas.openxmlformats.org/officeDocument/2006/relationships/image" Target="media/image1.jpeg"/><Relationship Id="rId51" Type="http://schemas.openxmlformats.org/officeDocument/2006/relationships/chart" Target="charts/chart5.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5.png"/><Relationship Id="rId25" Type="http://schemas.openxmlformats.org/officeDocument/2006/relationships/image" Target="media/image13.jpeg"/><Relationship Id="rId33" Type="http://schemas.microsoft.com/office/2007/relationships/hdphoto" Target="media/hdphoto2.wdp"/><Relationship Id="rId38" Type="http://schemas.microsoft.com/office/2007/relationships/hdphoto" Target="media/hdphoto4.wdp"/><Relationship Id="rId46" Type="http://schemas.openxmlformats.org/officeDocument/2006/relationships/image" Target="media/image27.jpeg"/><Relationship Id="rId20" Type="http://schemas.openxmlformats.org/officeDocument/2006/relationships/image" Target="media/image8.png"/><Relationship Id="rId41" Type="http://schemas.openxmlformats.org/officeDocument/2006/relationships/image" Target="media/image23.jpeg"/><Relationship Id="rId54"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11/relationships/commentsExtended" Target="commentsExtended.xml"/><Relationship Id="rId23" Type="http://schemas.openxmlformats.org/officeDocument/2006/relationships/image" Target="media/image11.png"/><Relationship Id="rId28" Type="http://schemas.openxmlformats.org/officeDocument/2006/relationships/image" Target="media/image15.jpeg"/><Relationship Id="rId36" Type="http://schemas.microsoft.com/office/2007/relationships/hdphoto" Target="media/hdphoto3.wdp"/><Relationship Id="rId49" Type="http://schemas.openxmlformats.org/officeDocument/2006/relationships/image" Target="media/image28.png"/><Relationship Id="rId57"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chart" Target="charts/chart1.xml"/><Relationship Id="rId44" Type="http://schemas.openxmlformats.org/officeDocument/2006/relationships/image" Target="media/image25.png"/><Relationship Id="rId52" Type="http://schemas.openxmlformats.org/officeDocument/2006/relationships/image" Target="media/image29.png"/></Relationships>
</file>

<file path=word/charts/_rels/chart1.xml.rels><?xml version="1.0" encoding="UTF-8" standalone="yes"?>
<Relationships xmlns="http://schemas.openxmlformats.org/package/2006/relationships"><Relationship Id="rId1" Type="http://schemas.openxmlformats.org/officeDocument/2006/relationships/oleObject" Target="https://d.docs.live.net/641ed88650fe01bd/Facultad/PI/Proyecto%20Integrador%20-%20Benelli%5eJ%20Federico/C&#225;lculo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https://d.docs.live.net/641ed88650fe01bd/Facultad/PI/Proyecto%20Integrador%20-%20Benelli%5eJ%20Federico/C&#225;lculos.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https://d.docs.live.net/641ed88650fe01bd/Facultad/PI/Proyecto%20Integrador%20-%20Benelli%5eJ%20Federico/C&#225;lculos.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https://d.docs.live.net/641ed88650fe01bd/Facultad/PI/Proyecto%20Integrador%20-%20Benelli%5eJ%20Federico/C&#225;lculos.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https://d.docs.live.net/641ed88650fe01bd/Facultad/PI/Proyecto%20Integrador%20-%20Benelli%5eJ%20Federico/C&#225;lculo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scatterChart>
        <c:scatterStyle val="lineMarker"/>
        <c:varyColors val="0"/>
        <c:ser>
          <c:idx val="0"/>
          <c:order val="0"/>
          <c:tx>
            <c:strRef>
              <c:f>'[Cálculos.xlsx]Curvas Calibración'!$B$3</c:f>
              <c:strCache>
                <c:ptCount val="1"/>
                <c:pt idx="0">
                  <c:v>mg/mL</c:v>
                </c:pt>
              </c:strCache>
            </c:strRef>
          </c:tx>
          <c:spPr>
            <a:ln w="19050" cap="rnd">
              <a:noFill/>
              <a:round/>
            </a:ln>
            <a:effectLst/>
          </c:spPr>
          <c:marker>
            <c:symbol val="x"/>
            <c:size val="5"/>
            <c:spPr>
              <a:noFill/>
              <a:ln w="9525">
                <a:solidFill>
                  <a:schemeClr val="dk1">
                    <a:tint val="88500"/>
                  </a:schemeClr>
                </a:solidFill>
              </a:ln>
              <a:effectLst/>
            </c:spPr>
          </c:marker>
          <c:trendline>
            <c:spPr>
              <a:ln w="19050" cap="rnd">
                <a:solidFill>
                  <a:schemeClr val="dk1">
                    <a:tint val="88500"/>
                  </a:schemeClr>
                </a:solidFill>
                <a:prstDash val="sysDot"/>
              </a:ln>
              <a:effectLst/>
            </c:spPr>
            <c:trendlineType val="linear"/>
            <c:dispRSqr val="0"/>
            <c:dispEq val="0"/>
          </c:trendline>
          <c:trendline>
            <c:spPr>
              <a:ln w="19050" cap="rnd">
                <a:solidFill>
                  <a:schemeClr val="dk1">
                    <a:tint val="88500"/>
                  </a:schemeClr>
                </a:solidFill>
                <a:prstDash val="sysDot"/>
              </a:ln>
              <a:effectLst/>
            </c:spPr>
            <c:trendlineType val="linear"/>
            <c:dispRSqr val="1"/>
            <c:dispEq val="1"/>
            <c:trendlineLbl>
              <c:layout>
                <c:manualLayout>
                  <c:x val="7.8191890333901462E-2"/>
                  <c:y val="-6.8586373804883499E-2"/>
                </c:manualLayout>
              </c:layout>
              <c:numFmt formatCode="General" sourceLinked="0"/>
              <c:spPr>
                <a:noFill/>
                <a:ln>
                  <a:noFill/>
                </a:ln>
                <a:effectLst/>
              </c:spPr>
              <c:txPr>
                <a:bodyPr rot="0" spcFirstLastPara="1" vertOverflow="ellipsis" vert="horz" wrap="square" anchor="ctr" anchorCtr="1"/>
                <a:lstStyle/>
                <a:p>
                  <a:pPr>
                    <a:defRPr lang="es-ES"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s-ES"/>
                </a:p>
              </c:txPr>
            </c:trendlineLbl>
          </c:trendline>
          <c:xVal>
            <c:numRef>
              <c:f>'[Cálculos.xlsx]Curvas Calibración'!$A$4:$A$13</c:f>
              <c:numCache>
                <c:formatCode>General</c:formatCode>
                <c:ptCount val="10"/>
                <c:pt idx="0">
                  <c:v>667820</c:v>
                </c:pt>
                <c:pt idx="1">
                  <c:v>1322963</c:v>
                </c:pt>
                <c:pt idx="2">
                  <c:v>1511885</c:v>
                </c:pt>
                <c:pt idx="3">
                  <c:v>2333104</c:v>
                </c:pt>
                <c:pt idx="4">
                  <c:v>2350416</c:v>
                </c:pt>
                <c:pt idx="5">
                  <c:v>3266830</c:v>
                </c:pt>
                <c:pt idx="6">
                  <c:v>3565478</c:v>
                </c:pt>
                <c:pt idx="7">
                  <c:v>4601367</c:v>
                </c:pt>
                <c:pt idx="8">
                  <c:v>4878419</c:v>
                </c:pt>
                <c:pt idx="9">
                  <c:v>7529751</c:v>
                </c:pt>
              </c:numCache>
            </c:numRef>
          </c:xVal>
          <c:yVal>
            <c:numRef>
              <c:f>'[Cálculos.xlsx]Curvas Calibración'!$B$4:$B$13</c:f>
              <c:numCache>
                <c:formatCode>General</c:formatCode>
                <c:ptCount val="10"/>
                <c:pt idx="0">
                  <c:v>1.2500000000000022E-2</c:v>
                </c:pt>
                <c:pt idx="1">
                  <c:v>2.5000000000000029E-2</c:v>
                </c:pt>
                <c:pt idx="2">
                  <c:v>2.5000000000000029E-2</c:v>
                </c:pt>
                <c:pt idx="3">
                  <c:v>5.0000000000000058E-2</c:v>
                </c:pt>
                <c:pt idx="4">
                  <c:v>5.0000000000000058E-2</c:v>
                </c:pt>
                <c:pt idx="5">
                  <c:v>7.5000000000000094E-2</c:v>
                </c:pt>
                <c:pt idx="6">
                  <c:v>7.5000000000000094E-2</c:v>
                </c:pt>
                <c:pt idx="7">
                  <c:v>0.1</c:v>
                </c:pt>
                <c:pt idx="8">
                  <c:v>0.1</c:v>
                </c:pt>
                <c:pt idx="9">
                  <c:v>0.15000000000000022</c:v>
                </c:pt>
              </c:numCache>
            </c:numRef>
          </c:yVal>
          <c:smooth val="0"/>
          <c:extLst>
            <c:ext xmlns:c16="http://schemas.microsoft.com/office/drawing/2014/chart" uri="{C3380CC4-5D6E-409C-BE32-E72D297353CC}">
              <c16:uniqueId val="{00000002-31F2-4CCD-840E-27448DF7F7C8}"/>
            </c:ext>
          </c:extLst>
        </c:ser>
        <c:dLbls>
          <c:showLegendKey val="0"/>
          <c:showVal val="0"/>
          <c:showCatName val="0"/>
          <c:showSerName val="0"/>
          <c:showPercent val="0"/>
          <c:showBubbleSize val="0"/>
        </c:dLbls>
        <c:axId val="81293696"/>
        <c:axId val="81296384"/>
      </c:scatterChart>
      <c:valAx>
        <c:axId val="81293696"/>
        <c:scaling>
          <c:orientation val="minMax"/>
        </c:scaling>
        <c:delete val="0"/>
        <c:axPos val="b"/>
        <c:title>
          <c:tx>
            <c:rich>
              <a:bodyPr rot="0" spcFirstLastPara="1" vertOverflow="ellipsis" vert="horz" wrap="square" anchor="ctr" anchorCtr="1"/>
              <a:lstStyle/>
              <a:p>
                <a:pPr>
                  <a:defRPr lang="es-ES"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s-ES"/>
                  <a:t>Área</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lang="es-ES"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s-ES"/>
          </a:p>
        </c:txPr>
        <c:crossAx val="81296384"/>
        <c:crosses val="autoZero"/>
        <c:crossBetween val="midCat"/>
      </c:valAx>
      <c:valAx>
        <c:axId val="81296384"/>
        <c:scaling>
          <c:orientation val="minMax"/>
        </c:scaling>
        <c:delete val="0"/>
        <c:axPos val="l"/>
        <c:title>
          <c:tx>
            <c:rich>
              <a:bodyPr rot="-5400000" spcFirstLastPara="1" vertOverflow="ellipsis" vert="horz" wrap="square" anchor="ctr" anchorCtr="1"/>
              <a:lstStyle/>
              <a:p>
                <a:pPr>
                  <a:defRPr lang="es-ES"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s-ES"/>
                  <a:t>Concentración</a:t>
                </a:r>
                <a:r>
                  <a:rPr lang="es-ES" baseline="0"/>
                  <a:t> (mg/mL)</a:t>
                </a:r>
                <a:endParaRPr lang="es-ES"/>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lang="es-ES"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s-ES"/>
          </a:p>
        </c:txPr>
        <c:crossAx val="81293696"/>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800">
          <a:latin typeface="Times New Roman" panose="02020603050405020304" pitchFamily="18" charset="0"/>
          <a:cs typeface="Times New Roman" panose="02020603050405020304" pitchFamily="18" charset="0"/>
        </a:defRPr>
      </a:pPr>
      <a:endParaRPr lang="es-E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[Cálculos.xlsx]EQ!$G$13</c:f>
              <c:strCache>
                <c:ptCount val="1"/>
                <c:pt idx="0">
                  <c:v>Normalizado</c:v>
                </c:pt>
              </c:strCache>
            </c:strRef>
          </c:tx>
          <c:spPr>
            <a:ln w="19050" cap="rnd">
              <a:noFill/>
              <a:round/>
            </a:ln>
            <a:effectLst/>
          </c:spPr>
          <c:marker>
            <c:symbol val="x"/>
            <c:size val="5"/>
            <c:spPr>
              <a:noFill/>
              <a:ln w="9525">
                <a:solidFill>
                  <a:schemeClr val="tx1">
                    <a:lumMod val="50000"/>
                    <a:lumOff val="50000"/>
                  </a:schemeClr>
                </a:solidFill>
              </a:ln>
              <a:effectLst/>
            </c:spPr>
          </c:marker>
          <c:errBars>
            <c:errDir val="x"/>
            <c:errBarType val="both"/>
            <c:errValType val="cust"/>
            <c:noEndCap val="0"/>
            <c:plus>
              <c:numRef>
                <c:f>[Cálculos.xlsx]EQ!$D$15:$D$22</c:f>
                <c:numCache>
                  <c:formatCode>General</c:formatCode>
                  <c:ptCount val="8"/>
                  <c:pt idx="0">
                    <c:v>6.6239802285338975E-2</c:v>
                  </c:pt>
                  <c:pt idx="1">
                    <c:v>0.10297805468396033</c:v>
                  </c:pt>
                  <c:pt idx="2">
                    <c:v>0.14708912441045521</c:v>
                  </c:pt>
                  <c:pt idx="3">
                    <c:v>8.8817384758477932E-2</c:v>
                  </c:pt>
                  <c:pt idx="6">
                    <c:v>2.3397893842531392</c:v>
                  </c:pt>
                  <c:pt idx="7">
                    <c:v>0.23088733192990521</c:v>
                  </c:pt>
                </c:numCache>
              </c:numRef>
            </c:plus>
            <c:minus>
              <c:numRef>
                <c:f>[Cálculos.xlsx]EQ!$D$15:$D$22</c:f>
                <c:numCache>
                  <c:formatCode>General</c:formatCode>
                  <c:ptCount val="8"/>
                  <c:pt idx="0">
                    <c:v>6.6239802285338975E-2</c:v>
                  </c:pt>
                  <c:pt idx="1">
                    <c:v>0.10297805468396033</c:v>
                  </c:pt>
                  <c:pt idx="2">
                    <c:v>0.14708912441045521</c:v>
                  </c:pt>
                  <c:pt idx="3">
                    <c:v>8.8817384758477932E-2</c:v>
                  </c:pt>
                  <c:pt idx="6">
                    <c:v>2.3397893842531392</c:v>
                  </c:pt>
                  <c:pt idx="7">
                    <c:v>0.23088733192990521</c:v>
                  </c:pt>
                </c:numCache>
              </c:numRef>
            </c:minus>
            <c:spPr>
              <a:noFill/>
              <a:ln w="9525" cap="flat" cmpd="sng" algn="ctr">
                <a:solidFill>
                  <a:schemeClr val="tx1">
                    <a:lumMod val="65000"/>
                    <a:lumOff val="35000"/>
                  </a:schemeClr>
                </a:solidFill>
                <a:round/>
              </a:ln>
              <a:effectLst/>
            </c:spPr>
          </c:errBars>
          <c:errBars>
            <c:errDir val="y"/>
            <c:errBarType val="both"/>
            <c:errValType val="cust"/>
            <c:noEndCap val="0"/>
            <c:plus>
              <c:numRef>
                <c:f>[Cálculos.xlsx]EQ!$E$15:$E$22</c:f>
                <c:numCache>
                  <c:formatCode>General</c:formatCode>
                  <c:ptCount val="8"/>
                  <c:pt idx="0">
                    <c:v>9.9071356125174002E-4</c:v>
                  </c:pt>
                  <c:pt idx="1">
                    <c:v>6.4073417951231886E-4</c:v>
                  </c:pt>
                  <c:pt idx="2">
                    <c:v>2.616287893776415E-3</c:v>
                  </c:pt>
                  <c:pt idx="3">
                    <c:v>1.9745104393327265E-3</c:v>
                  </c:pt>
                  <c:pt idx="6">
                    <c:v>2.6407053028688989E-3</c:v>
                  </c:pt>
                  <c:pt idx="7">
                    <c:v>8.3540894700135527E-3</c:v>
                  </c:pt>
                </c:numCache>
              </c:numRef>
            </c:plus>
            <c:minus>
              <c:numRef>
                <c:f>[Cálculos.xlsx]EQ!$E$15:$E$22</c:f>
                <c:numCache>
                  <c:formatCode>General</c:formatCode>
                  <c:ptCount val="8"/>
                  <c:pt idx="0">
                    <c:v>9.9071356125174002E-4</c:v>
                  </c:pt>
                  <c:pt idx="1">
                    <c:v>6.4073417951231886E-4</c:v>
                  </c:pt>
                  <c:pt idx="2">
                    <c:v>2.616287893776415E-3</c:v>
                  </c:pt>
                  <c:pt idx="3">
                    <c:v>1.9745104393327265E-3</c:v>
                  </c:pt>
                  <c:pt idx="6">
                    <c:v>2.6407053028688989E-3</c:v>
                  </c:pt>
                  <c:pt idx="7">
                    <c:v>8.3540894700135527E-3</c:v>
                  </c:pt>
                </c:numCache>
              </c:numRef>
            </c:minus>
            <c:spPr>
              <a:noFill/>
              <a:ln w="9525" cap="flat" cmpd="sng" algn="ctr">
                <a:solidFill>
                  <a:schemeClr val="tx1">
                    <a:lumMod val="65000"/>
                    <a:lumOff val="35000"/>
                  </a:schemeClr>
                </a:solidFill>
                <a:round/>
              </a:ln>
              <a:effectLst/>
            </c:spPr>
          </c:errBars>
          <c:xVal>
            <c:numRef>
              <c:f>[Cálculos.xlsx]EQ!$F$15:$F$22</c:f>
              <c:numCache>
                <c:formatCode>General</c:formatCode>
                <c:ptCount val="8"/>
                <c:pt idx="0">
                  <c:v>1.1037673513542958</c:v>
                </c:pt>
                <c:pt idx="1">
                  <c:v>1.3336118246190451</c:v>
                </c:pt>
                <c:pt idx="2">
                  <c:v>2.2312141822905351</c:v>
                </c:pt>
                <c:pt idx="3">
                  <c:v>3.0398018023137228</c:v>
                </c:pt>
                <c:pt idx="4">
                  <c:v>3.1870659272901247</c:v>
                </c:pt>
                <c:pt idx="5">
                  <c:v>7.2305490716130363</c:v>
                </c:pt>
                <c:pt idx="6">
                  <c:v>11.827092972010384</c:v>
                </c:pt>
                <c:pt idx="7">
                  <c:v>15.44105951189602</c:v>
                </c:pt>
              </c:numCache>
            </c:numRef>
          </c:xVal>
          <c:yVal>
            <c:numRef>
              <c:f>[Cálculos.xlsx]EQ!$G$15:$G$22</c:f>
              <c:numCache>
                <c:formatCode>General</c:formatCode>
                <c:ptCount val="8"/>
                <c:pt idx="0">
                  <c:v>0.4450758765582653</c:v>
                </c:pt>
                <c:pt idx="1">
                  <c:v>0.47589783761470039</c:v>
                </c:pt>
                <c:pt idx="2">
                  <c:v>0.46798968766019788</c:v>
                </c:pt>
                <c:pt idx="3">
                  <c:v>0.49560694584651288</c:v>
                </c:pt>
                <c:pt idx="4">
                  <c:v>0.46919390971484615</c:v>
                </c:pt>
                <c:pt idx="5">
                  <c:v>0.45969263839156477</c:v>
                </c:pt>
                <c:pt idx="6">
                  <c:v>0.66367472417524165</c:v>
                </c:pt>
                <c:pt idx="7">
                  <c:v>0.91984082209738272</c:v>
                </c:pt>
              </c:numCache>
            </c:numRef>
          </c:yVal>
          <c:smooth val="0"/>
          <c:extLst>
            <c:ext xmlns:c16="http://schemas.microsoft.com/office/drawing/2014/chart" uri="{C3380CC4-5D6E-409C-BE32-E72D297353CC}">
              <c16:uniqueId val="{00000000-D774-4B81-B04D-D639660E6A00}"/>
            </c:ext>
          </c:extLst>
        </c:ser>
        <c:ser>
          <c:idx val="1"/>
          <c:order val="1"/>
          <c:tx>
            <c:v>Estimado</c:v>
          </c:tx>
          <c:spPr>
            <a:ln w="12700" cap="rnd">
              <a:solidFill>
                <a:schemeClr val="tx1">
                  <a:lumMod val="50000"/>
                  <a:lumOff val="50000"/>
                </a:schemeClr>
              </a:solidFill>
              <a:round/>
            </a:ln>
            <a:effectLst/>
          </c:spPr>
          <c:marker>
            <c:symbol val="none"/>
          </c:marker>
          <c:xVal>
            <c:numRef>
              <c:f>[Cálculos.xlsx]EQ!$B$14:$B$37</c:f>
              <c:numCache>
                <c:formatCode>General</c:formatCode>
                <c:ptCount val="24"/>
                <c:pt idx="0">
                  <c:v>1.0000000000000018E-4</c:v>
                </c:pt>
                <c:pt idx="1">
                  <c:v>2.0000000000000039E-4</c:v>
                </c:pt>
                <c:pt idx="2">
                  <c:v>3.0000000000000052E-4</c:v>
                </c:pt>
                <c:pt idx="3">
                  <c:v>4.0000000000000034E-4</c:v>
                </c:pt>
                <c:pt idx="4">
                  <c:v>5.0000000000000034E-4</c:v>
                </c:pt>
                <c:pt idx="5">
                  <c:v>0.1</c:v>
                </c:pt>
                <c:pt idx="6">
                  <c:v>0.5</c:v>
                </c:pt>
                <c:pt idx="7">
                  <c:v>1</c:v>
                </c:pt>
                <c:pt idx="8">
                  <c:v>2</c:v>
                </c:pt>
                <c:pt idx="9">
                  <c:v>3</c:v>
                </c:pt>
                <c:pt idx="10">
                  <c:v>4</c:v>
                </c:pt>
                <c:pt idx="11">
                  <c:v>5</c:v>
                </c:pt>
                <c:pt idx="12">
                  <c:v>6</c:v>
                </c:pt>
                <c:pt idx="13">
                  <c:v>7</c:v>
                </c:pt>
                <c:pt idx="14">
                  <c:v>8</c:v>
                </c:pt>
                <c:pt idx="15">
                  <c:v>9</c:v>
                </c:pt>
                <c:pt idx="16">
                  <c:v>10</c:v>
                </c:pt>
                <c:pt idx="17">
                  <c:v>11</c:v>
                </c:pt>
                <c:pt idx="18">
                  <c:v>12</c:v>
                </c:pt>
                <c:pt idx="19">
                  <c:v>13</c:v>
                </c:pt>
                <c:pt idx="20">
                  <c:v>14</c:v>
                </c:pt>
                <c:pt idx="21">
                  <c:v>15</c:v>
                </c:pt>
                <c:pt idx="22">
                  <c:v>16</c:v>
                </c:pt>
                <c:pt idx="23">
                  <c:v>17</c:v>
                </c:pt>
              </c:numCache>
            </c:numRef>
          </c:xVal>
          <c:yVal>
            <c:numRef>
              <c:f>[Cálculos.xlsx]EQ!$C$14:$C$37</c:f>
              <c:numCache>
                <c:formatCode>General</c:formatCode>
                <c:ptCount val="24"/>
                <c:pt idx="0">
                  <c:v>-1.0366260627084779E-2</c:v>
                </c:pt>
                <c:pt idx="1">
                  <c:v>-9.5307761894232873E-3</c:v>
                </c:pt>
                <c:pt idx="2">
                  <c:v>-8.6981826478892722E-3</c:v>
                </c:pt>
                <c:pt idx="3">
                  <c:v>-7.8684650148665713E-3</c:v>
                </c:pt>
                <c:pt idx="4">
                  <c:v>-7.0416084061629275E-3</c:v>
                </c:pt>
                <c:pt idx="5">
                  <c:v>0.29561633904117257</c:v>
                </c:pt>
                <c:pt idx="6">
                  <c:v>0.42401877191026099</c:v>
                </c:pt>
                <c:pt idx="7">
                  <c:v>0.45028657106713182</c:v>
                </c:pt>
                <c:pt idx="8">
                  <c:v>0.46903924396273772</c:v>
                </c:pt>
                <c:pt idx="9">
                  <c:v>0.48022573921307032</c:v>
                </c:pt>
                <c:pt idx="10">
                  <c:v>0.4901645285788595</c:v>
                </c:pt>
                <c:pt idx="11">
                  <c:v>0.5003467145840681</c:v>
                </c:pt>
                <c:pt idx="12">
                  <c:v>0.51147666472592535</c:v>
                </c:pt>
                <c:pt idx="13">
                  <c:v>0.52410214712497916</c:v>
                </c:pt>
                <c:pt idx="14">
                  <c:v>0.53881106052972505</c:v>
                </c:pt>
                <c:pt idx="15">
                  <c:v>0.55635277637224456</c:v>
                </c:pt>
                <c:pt idx="16">
                  <c:v>0.57777649108800133</c:v>
                </c:pt>
                <c:pt idx="17">
                  <c:v>0.6046500020918627</c:v>
                </c:pt>
                <c:pt idx="18">
                  <c:v>0.63946180389654561</c:v>
                </c:pt>
                <c:pt idx="19">
                  <c:v>0.68644114693036928</c:v>
                </c:pt>
                <c:pt idx="20">
                  <c:v>0.75342656255397555</c:v>
                </c:pt>
                <c:pt idx="21">
                  <c:v>0.85678362259586072</c:v>
                </c:pt>
                <c:pt idx="22">
                  <c:v>1.0373588525297017</c:v>
                </c:pt>
                <c:pt idx="23">
                  <c:v>1.4336461202503676</c:v>
                </c:pt>
              </c:numCache>
            </c:numRef>
          </c:yVal>
          <c:smooth val="1"/>
          <c:extLst>
            <c:ext xmlns:c16="http://schemas.microsoft.com/office/drawing/2014/chart" uri="{C3380CC4-5D6E-409C-BE32-E72D297353CC}">
              <c16:uniqueId val="{00000001-D774-4B81-B04D-D639660E6A00}"/>
            </c:ext>
          </c:extLst>
        </c:ser>
        <c:dLbls>
          <c:showLegendKey val="0"/>
          <c:showVal val="0"/>
          <c:showCatName val="0"/>
          <c:showSerName val="0"/>
          <c:showPercent val="0"/>
          <c:showBubbleSize val="0"/>
        </c:dLbls>
        <c:axId val="111547904"/>
        <c:axId val="111549824"/>
      </c:scatterChart>
      <c:valAx>
        <c:axId val="111547904"/>
        <c:scaling>
          <c:orientation val="minMax"/>
          <c:max val="16"/>
          <c:min val="0"/>
        </c:scaling>
        <c:delete val="0"/>
        <c:axPos val="b"/>
        <c:title>
          <c:tx>
            <c:rich>
              <a:bodyPr/>
              <a:lstStyle/>
              <a:p>
                <a:pPr>
                  <a:defRPr/>
                </a:pPr>
                <a:r>
                  <a:rPr lang="es-ES" sz="800">
                    <a:latin typeface="Times New Roman" panose="02020603050405020304" pitchFamily="18" charset="0"/>
                    <a:cs typeface="Times New Roman" panose="02020603050405020304" pitchFamily="18" charset="0"/>
                  </a:rPr>
                  <a:t>Concentración en líquido</a:t>
                </a:r>
              </a:p>
            </c:rich>
          </c:tx>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lang="es-ES"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s-ES"/>
          </a:p>
        </c:txPr>
        <c:crossAx val="111549824"/>
        <c:crosses val="autoZero"/>
        <c:crossBetween val="midCat"/>
      </c:valAx>
      <c:valAx>
        <c:axId val="111549824"/>
        <c:scaling>
          <c:orientation val="minMax"/>
          <c:max val="1"/>
          <c:min val="0"/>
        </c:scaling>
        <c:delete val="0"/>
        <c:axPos val="l"/>
        <c:title>
          <c:tx>
            <c:rich>
              <a:bodyPr/>
              <a:lstStyle/>
              <a:p>
                <a:pPr>
                  <a:defRPr/>
                </a:pPr>
                <a:r>
                  <a:rPr lang="es-ES" sz="800">
                    <a:latin typeface="Times New Roman" panose="02020603050405020304" pitchFamily="18" charset="0"/>
                    <a:cs typeface="Times New Roman" panose="02020603050405020304" pitchFamily="18" charset="0"/>
                  </a:rPr>
                  <a:t>Concentración en sólido</a:t>
                </a:r>
              </a:p>
            </c:rich>
          </c:tx>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lang="es-ES"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s-ES"/>
          </a:p>
        </c:txPr>
        <c:crossAx val="111547904"/>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spPr>
            <a:ln w="19050" cap="rnd">
              <a:noFill/>
              <a:round/>
            </a:ln>
            <a:effectLst/>
          </c:spPr>
          <c:marker>
            <c:symbol val="diamond"/>
            <c:size val="5"/>
            <c:spPr>
              <a:solidFill>
                <a:schemeClr val="tx1"/>
              </a:solidFill>
              <a:ln w="9525">
                <a:noFill/>
              </a:ln>
              <a:effectLst/>
            </c:spPr>
          </c:marker>
          <c:trendline>
            <c:spPr>
              <a:ln w="19050" cap="rnd">
                <a:solidFill>
                  <a:schemeClr val="tx1">
                    <a:lumMod val="50000"/>
                    <a:lumOff val="50000"/>
                  </a:schemeClr>
                </a:solidFill>
                <a:prstDash val="sysDot"/>
              </a:ln>
              <a:effectLst/>
            </c:spPr>
            <c:trendlineType val="linear"/>
            <c:intercept val="0"/>
            <c:dispRSqr val="1"/>
            <c:dispEq val="1"/>
            <c:trendlineLbl>
              <c:layout>
                <c:manualLayout>
                  <c:x val="-0.32117596266524223"/>
                  <c:y val="-2.3669063106242148E-2"/>
                </c:manualLayout>
              </c:layout>
              <c:numFmt formatCode="General" sourceLinked="0"/>
              <c:spPr>
                <a:noFill/>
                <a:ln>
                  <a:noFill/>
                </a:ln>
                <a:effectLst/>
              </c:spPr>
              <c:txPr>
                <a:bodyPr rot="0" spcFirstLastPara="1" vertOverflow="ellipsis" vert="horz" wrap="square" anchor="ctr" anchorCtr="1"/>
                <a:lstStyle/>
                <a:p>
                  <a:pPr>
                    <a:defRPr lang="es-ES"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s-ES"/>
                </a:p>
              </c:txPr>
            </c:trendlineLbl>
          </c:trendline>
          <c:xVal>
            <c:numRef>
              <c:f>[Cálculos.xlsx]EQ!$G$15:$G$22</c:f>
              <c:numCache>
                <c:formatCode>General</c:formatCode>
                <c:ptCount val="8"/>
                <c:pt idx="0">
                  <c:v>0.4450758765582653</c:v>
                </c:pt>
                <c:pt idx="1">
                  <c:v>0.47589783761470039</c:v>
                </c:pt>
                <c:pt idx="2">
                  <c:v>0.46798968766019788</c:v>
                </c:pt>
                <c:pt idx="3">
                  <c:v>0.49560694584651288</c:v>
                </c:pt>
                <c:pt idx="4">
                  <c:v>0.46919390971484615</c:v>
                </c:pt>
                <c:pt idx="5">
                  <c:v>0.45969263839156477</c:v>
                </c:pt>
                <c:pt idx="6">
                  <c:v>0.66367472417524165</c:v>
                </c:pt>
                <c:pt idx="7">
                  <c:v>0.91984082209738272</c:v>
                </c:pt>
              </c:numCache>
            </c:numRef>
          </c:xVal>
          <c:yVal>
            <c:numRef>
              <c:f>[Cálculos.xlsx]EQ!$H$15:$H$22</c:f>
              <c:numCache>
                <c:formatCode>General</c:formatCode>
                <c:ptCount val="8"/>
                <c:pt idx="0">
                  <c:v>0.45322093949144482</c:v>
                </c:pt>
                <c:pt idx="1">
                  <c:v>0.45850157893170346</c:v>
                </c:pt>
                <c:pt idx="2">
                  <c:v>0.47189463168340939</c:v>
                </c:pt>
                <c:pt idx="3">
                  <c:v>0.48063005554517729</c:v>
                </c:pt>
                <c:pt idx="4">
                  <c:v>0.48211401218024513</c:v>
                </c:pt>
                <c:pt idx="5">
                  <c:v>0.5272846584208507</c:v>
                </c:pt>
                <c:pt idx="6">
                  <c:v>0.63272223496711155</c:v>
                </c:pt>
                <c:pt idx="7">
                  <c:v>0.92266493827540264</c:v>
                </c:pt>
              </c:numCache>
            </c:numRef>
          </c:yVal>
          <c:smooth val="0"/>
          <c:extLst>
            <c:ext xmlns:c16="http://schemas.microsoft.com/office/drawing/2014/chart" uri="{C3380CC4-5D6E-409C-BE32-E72D297353CC}">
              <c16:uniqueId val="{00000001-8E4E-4531-8DA9-0578E62BF359}"/>
            </c:ext>
          </c:extLst>
        </c:ser>
        <c:dLbls>
          <c:showLegendKey val="0"/>
          <c:showVal val="0"/>
          <c:showCatName val="0"/>
          <c:showSerName val="0"/>
          <c:showPercent val="0"/>
          <c:showBubbleSize val="0"/>
        </c:dLbls>
        <c:axId val="112128384"/>
        <c:axId val="112130304"/>
      </c:scatterChart>
      <c:valAx>
        <c:axId val="112128384"/>
        <c:scaling>
          <c:orientation val="minMax"/>
          <c:min val="0.4"/>
        </c:scaling>
        <c:delete val="0"/>
        <c:axPos val="b"/>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lang="es-ES"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s-ES"/>
          </a:p>
        </c:txPr>
        <c:crossAx val="112130304"/>
        <c:crosses val="autoZero"/>
        <c:crossBetween val="midCat"/>
      </c:valAx>
      <c:valAx>
        <c:axId val="112130304"/>
        <c:scaling>
          <c:orientation val="minMax"/>
          <c:min val="0.4"/>
        </c:scaling>
        <c:delete val="0"/>
        <c:axPos val="l"/>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lang="es-ES"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s-ES"/>
          </a:p>
        </c:txPr>
        <c:crossAx val="112128384"/>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scatterChart>
        <c:scatterStyle val="lineMarker"/>
        <c:varyColors val="0"/>
        <c:ser>
          <c:idx val="0"/>
          <c:order val="0"/>
          <c:tx>
            <c:strRef>
              <c:f>'[Cálculos.xlsx]Cinética 2'!$B$43</c:f>
              <c:strCache>
                <c:ptCount val="1"/>
                <c:pt idx="0">
                  <c:v>Muestra 1</c:v>
                </c:pt>
              </c:strCache>
            </c:strRef>
          </c:tx>
          <c:spPr>
            <a:ln w="19050" cap="rnd">
              <a:noFill/>
              <a:round/>
            </a:ln>
            <a:effectLst/>
          </c:spPr>
          <c:marker>
            <c:symbol val="x"/>
            <c:size val="5"/>
            <c:spPr>
              <a:noFill/>
              <a:ln w="9525">
                <a:solidFill>
                  <a:schemeClr val="dk1">
                    <a:tint val="88500"/>
                  </a:schemeClr>
                </a:solidFill>
              </a:ln>
              <a:effectLst/>
            </c:spPr>
          </c:marker>
          <c:xVal>
            <c:numRef>
              <c:f>'[Cálculos.xlsx]Cinética 2'!$A$44:$A$56</c:f>
              <c:numCache>
                <c:formatCode>General</c:formatCode>
                <c:ptCount val="13"/>
                <c:pt idx="0">
                  <c:v>1</c:v>
                </c:pt>
                <c:pt idx="1">
                  <c:v>5</c:v>
                </c:pt>
                <c:pt idx="2">
                  <c:v>10</c:v>
                </c:pt>
                <c:pt idx="3">
                  <c:v>15</c:v>
                </c:pt>
                <c:pt idx="4">
                  <c:v>30</c:v>
                </c:pt>
                <c:pt idx="5">
                  <c:v>46</c:v>
                </c:pt>
                <c:pt idx="6">
                  <c:v>80</c:v>
                </c:pt>
                <c:pt idx="7">
                  <c:v>108</c:v>
                </c:pt>
                <c:pt idx="8">
                  <c:v>142</c:v>
                </c:pt>
                <c:pt idx="9">
                  <c:v>168</c:v>
                </c:pt>
                <c:pt idx="10">
                  <c:v>192</c:v>
                </c:pt>
                <c:pt idx="11">
                  <c:v>1263</c:v>
                </c:pt>
                <c:pt idx="12">
                  <c:v>1608</c:v>
                </c:pt>
              </c:numCache>
            </c:numRef>
          </c:xVal>
          <c:yVal>
            <c:numRef>
              <c:f>'[Cálculos.xlsx]Cinética 2'!$B$44:$B$56</c:f>
              <c:numCache>
                <c:formatCode>General</c:formatCode>
                <c:ptCount val="13"/>
                <c:pt idx="0">
                  <c:v>0.10868618563841372</c:v>
                </c:pt>
                <c:pt idx="1">
                  <c:v>0.20547873790582524</c:v>
                </c:pt>
                <c:pt idx="2">
                  <c:v>0.29357235411462995</c:v>
                </c:pt>
                <c:pt idx="3">
                  <c:v>0.46181354294979982</c:v>
                </c:pt>
                <c:pt idx="4">
                  <c:v>0.76247746579358178</c:v>
                </c:pt>
                <c:pt idx="5">
                  <c:v>0.98998430373238677</c:v>
                </c:pt>
                <c:pt idx="6">
                  <c:v>1.2551547526803879</c:v>
                </c:pt>
                <c:pt idx="7">
                  <c:v>1.3496806329084519</c:v>
                </c:pt>
                <c:pt idx="8">
                  <c:v>1.508830949888422</c:v>
                </c:pt>
                <c:pt idx="9">
                  <c:v>1.5789492832118535</c:v>
                </c:pt>
                <c:pt idx="10">
                  <c:v>1.5943804810616149</c:v>
                </c:pt>
                <c:pt idx="11">
                  <c:v>1.4976700734206159</c:v>
                </c:pt>
                <c:pt idx="12">
                  <c:v>1.6880193592166111</c:v>
                </c:pt>
              </c:numCache>
            </c:numRef>
          </c:yVal>
          <c:smooth val="0"/>
          <c:extLst>
            <c:ext xmlns:c16="http://schemas.microsoft.com/office/drawing/2014/chart" uri="{C3380CC4-5D6E-409C-BE32-E72D297353CC}">
              <c16:uniqueId val="{00000000-4089-4A16-8868-5DCC9A30D462}"/>
            </c:ext>
          </c:extLst>
        </c:ser>
        <c:ser>
          <c:idx val="1"/>
          <c:order val="1"/>
          <c:tx>
            <c:strRef>
              <c:f>'[Cálculos.xlsx]Cinética 2'!$C$43</c:f>
              <c:strCache>
                <c:ptCount val="1"/>
                <c:pt idx="0">
                  <c:v>Muestra 2</c:v>
                </c:pt>
              </c:strCache>
            </c:strRef>
          </c:tx>
          <c:spPr>
            <a:ln w="19050" cap="rnd">
              <a:noFill/>
              <a:round/>
            </a:ln>
            <a:effectLst/>
          </c:spPr>
          <c:marker>
            <c:symbol val="plus"/>
            <c:size val="5"/>
            <c:spPr>
              <a:noFill/>
              <a:ln w="9525">
                <a:solidFill>
                  <a:schemeClr val="dk1">
                    <a:tint val="55000"/>
                  </a:schemeClr>
                </a:solidFill>
              </a:ln>
              <a:effectLst/>
            </c:spPr>
          </c:marker>
          <c:xVal>
            <c:numRef>
              <c:f>'[Cálculos.xlsx]Cinética 2'!$A$44:$A$56</c:f>
              <c:numCache>
                <c:formatCode>General</c:formatCode>
                <c:ptCount val="13"/>
                <c:pt idx="0">
                  <c:v>1</c:v>
                </c:pt>
                <c:pt idx="1">
                  <c:v>5</c:v>
                </c:pt>
                <c:pt idx="2">
                  <c:v>10</c:v>
                </c:pt>
                <c:pt idx="3">
                  <c:v>15</c:v>
                </c:pt>
                <c:pt idx="4">
                  <c:v>30</c:v>
                </c:pt>
                <c:pt idx="5">
                  <c:v>46</c:v>
                </c:pt>
                <c:pt idx="6">
                  <c:v>80</c:v>
                </c:pt>
                <c:pt idx="7">
                  <c:v>108</c:v>
                </c:pt>
                <c:pt idx="8">
                  <c:v>142</c:v>
                </c:pt>
                <c:pt idx="9">
                  <c:v>168</c:v>
                </c:pt>
                <c:pt idx="10">
                  <c:v>192</c:v>
                </c:pt>
                <c:pt idx="11">
                  <c:v>1263</c:v>
                </c:pt>
                <c:pt idx="12">
                  <c:v>1608</c:v>
                </c:pt>
              </c:numCache>
            </c:numRef>
          </c:xVal>
          <c:yVal>
            <c:numRef>
              <c:f>'[Cálculos.xlsx]Cinética 2'!$C$44:$C$56</c:f>
              <c:numCache>
                <c:formatCode>General</c:formatCode>
                <c:ptCount val="13"/>
                <c:pt idx="0">
                  <c:v>0.11367941970587485</c:v>
                </c:pt>
                <c:pt idx="1">
                  <c:v>0.2053923961087174</c:v>
                </c:pt>
                <c:pt idx="2">
                  <c:v>0.298339340695225</c:v>
                </c:pt>
                <c:pt idx="3">
                  <c:v>0.45527215249253078</c:v>
                </c:pt>
                <c:pt idx="4">
                  <c:v>0.67888781346862914</c:v>
                </c:pt>
                <c:pt idx="5">
                  <c:v>0.86921131664465123</c:v>
                </c:pt>
                <c:pt idx="6">
                  <c:v>1.3405979555293657</c:v>
                </c:pt>
                <c:pt idx="7">
                  <c:v>1.3969803482323617</c:v>
                </c:pt>
                <c:pt idx="8">
                  <c:v>1.6777728663640081</c:v>
                </c:pt>
                <c:pt idx="9">
                  <c:v>1.6664960680389751</c:v>
                </c:pt>
                <c:pt idx="10">
                  <c:v>1.5668898124852604</c:v>
                </c:pt>
                <c:pt idx="11">
                  <c:v>1.7798290704106539</c:v>
                </c:pt>
                <c:pt idx="12">
                  <c:v>1.8270986060786318</c:v>
                </c:pt>
              </c:numCache>
            </c:numRef>
          </c:yVal>
          <c:smooth val="0"/>
          <c:extLst>
            <c:ext xmlns:c16="http://schemas.microsoft.com/office/drawing/2014/chart" uri="{C3380CC4-5D6E-409C-BE32-E72D297353CC}">
              <c16:uniqueId val="{00000001-4089-4A16-8868-5DCC9A30D462}"/>
            </c:ext>
          </c:extLst>
        </c:ser>
        <c:ser>
          <c:idx val="2"/>
          <c:order val="2"/>
          <c:tx>
            <c:strRef>
              <c:f>'[Cálculos.xlsx]Cinética 2'!$D$43</c:f>
              <c:strCache>
                <c:ptCount val="1"/>
                <c:pt idx="0">
                  <c:v>Estimado</c:v>
                </c:pt>
              </c:strCache>
            </c:strRef>
          </c:tx>
          <c:spPr>
            <a:ln w="9525" cap="rnd">
              <a:solidFill>
                <a:schemeClr val="bg2">
                  <a:lumMod val="25000"/>
                </a:schemeClr>
              </a:solidFill>
              <a:round/>
            </a:ln>
            <a:effectLst/>
          </c:spPr>
          <c:marker>
            <c:symbol val="none"/>
          </c:marker>
          <c:xVal>
            <c:numRef>
              <c:f>'[Cálculos.xlsx]Cinética 2'!$A$44:$A$56</c:f>
              <c:numCache>
                <c:formatCode>General</c:formatCode>
                <c:ptCount val="13"/>
                <c:pt idx="0">
                  <c:v>1</c:v>
                </c:pt>
                <c:pt idx="1">
                  <c:v>5</c:v>
                </c:pt>
                <c:pt idx="2">
                  <c:v>10</c:v>
                </c:pt>
                <c:pt idx="3">
                  <c:v>15</c:v>
                </c:pt>
                <c:pt idx="4">
                  <c:v>30</c:v>
                </c:pt>
                <c:pt idx="5">
                  <c:v>46</c:v>
                </c:pt>
                <c:pt idx="6">
                  <c:v>80</c:v>
                </c:pt>
                <c:pt idx="7">
                  <c:v>108</c:v>
                </c:pt>
                <c:pt idx="8">
                  <c:v>142</c:v>
                </c:pt>
                <c:pt idx="9">
                  <c:v>168</c:v>
                </c:pt>
                <c:pt idx="10">
                  <c:v>192</c:v>
                </c:pt>
                <c:pt idx="11">
                  <c:v>1263</c:v>
                </c:pt>
                <c:pt idx="12">
                  <c:v>1608</c:v>
                </c:pt>
              </c:numCache>
            </c:numRef>
          </c:xVal>
          <c:yVal>
            <c:numRef>
              <c:f>'[Cálculos.xlsx]Cinética 2'!$D$44:$D$56</c:f>
              <c:numCache>
                <c:formatCode>General</c:formatCode>
                <c:ptCount val="13"/>
                <c:pt idx="0">
                  <c:v>0.10185844959794031</c:v>
                </c:pt>
                <c:pt idx="1">
                  <c:v>0.20546338427994917</c:v>
                </c:pt>
                <c:pt idx="2">
                  <c:v>0.32550668837029451</c:v>
                </c:pt>
                <c:pt idx="3">
                  <c:v>0.43583131077096082</c:v>
                </c:pt>
                <c:pt idx="4">
                  <c:v>0.71604796519187663</c:v>
                </c:pt>
                <c:pt idx="5">
                  <c:v>0.94620242633635243</c:v>
                </c:pt>
                <c:pt idx="6">
                  <c:v>1.2703021298880706</c:v>
                </c:pt>
                <c:pt idx="7">
                  <c:v>1.4277443782439834</c:v>
                </c:pt>
                <c:pt idx="8">
                  <c:v>1.5415140611814149</c:v>
                </c:pt>
                <c:pt idx="9">
                  <c:v>1.5936410148481255</c:v>
                </c:pt>
                <c:pt idx="10">
                  <c:v>1.6251517399184165</c:v>
                </c:pt>
                <c:pt idx="11">
                  <c:v>1.6882153982336521</c:v>
                </c:pt>
                <c:pt idx="12">
                  <c:v>1.6882153991141879</c:v>
                </c:pt>
              </c:numCache>
            </c:numRef>
          </c:yVal>
          <c:smooth val="1"/>
          <c:extLst>
            <c:ext xmlns:c16="http://schemas.microsoft.com/office/drawing/2014/chart" uri="{C3380CC4-5D6E-409C-BE32-E72D297353CC}">
              <c16:uniqueId val="{00000002-4089-4A16-8868-5DCC9A30D462}"/>
            </c:ext>
          </c:extLst>
        </c:ser>
        <c:dLbls>
          <c:showLegendKey val="0"/>
          <c:showVal val="0"/>
          <c:showCatName val="0"/>
          <c:showSerName val="0"/>
          <c:showPercent val="0"/>
          <c:showBubbleSize val="0"/>
        </c:dLbls>
        <c:axId val="111830528"/>
        <c:axId val="111832064"/>
      </c:scatterChart>
      <c:valAx>
        <c:axId val="111830528"/>
        <c:scaling>
          <c:orientation val="minMax"/>
        </c:scaling>
        <c:delete val="0"/>
        <c:axPos val="b"/>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lang="es-ES" sz="7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s-ES"/>
          </a:p>
        </c:txPr>
        <c:crossAx val="111832064"/>
        <c:crosses val="autoZero"/>
        <c:crossBetween val="midCat"/>
      </c:valAx>
      <c:valAx>
        <c:axId val="111832064"/>
        <c:scaling>
          <c:orientation val="minMax"/>
        </c:scaling>
        <c:delete val="0"/>
        <c:axPos val="l"/>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lang="es-ES" sz="7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s-ES"/>
          </a:p>
        </c:txPr>
        <c:crossAx val="111830528"/>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lang="es-ES" sz="7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700">
          <a:latin typeface="Times New Roman" panose="02020603050405020304" pitchFamily="18" charset="0"/>
          <a:cs typeface="Times New Roman" panose="02020603050405020304" pitchFamily="18" charset="0"/>
        </a:defRPr>
      </a:pPr>
      <a:endParaRPr lang="es-ES"/>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scatterChart>
        <c:scatterStyle val="lineMarker"/>
        <c:varyColors val="0"/>
        <c:ser>
          <c:idx val="0"/>
          <c:order val="0"/>
          <c:tx>
            <c:strRef>
              <c:f>'[Cálculos.xlsx]Cinética 2'!$C$19</c:f>
              <c:strCache>
                <c:ptCount val="1"/>
                <c:pt idx="0">
                  <c:v>Est</c:v>
                </c:pt>
              </c:strCache>
            </c:strRef>
          </c:tx>
          <c:spPr>
            <a:ln w="19050" cap="rnd">
              <a:noFill/>
              <a:round/>
            </a:ln>
            <a:effectLst/>
          </c:spPr>
          <c:marker>
            <c:symbol val="x"/>
            <c:size val="5"/>
            <c:spPr>
              <a:noFill/>
              <a:ln w="9525">
                <a:solidFill>
                  <a:schemeClr val="dk1">
                    <a:tint val="88500"/>
                  </a:schemeClr>
                </a:solidFill>
              </a:ln>
              <a:effectLst/>
            </c:spPr>
          </c:marker>
          <c:trendline>
            <c:spPr>
              <a:ln w="19050" cap="rnd">
                <a:solidFill>
                  <a:schemeClr val="dk1">
                    <a:tint val="88500"/>
                  </a:schemeClr>
                </a:solidFill>
                <a:prstDash val="sysDot"/>
              </a:ln>
              <a:effectLst/>
            </c:spPr>
            <c:trendlineType val="linear"/>
            <c:intercept val="0"/>
            <c:dispRSqr val="1"/>
            <c:dispEq val="1"/>
            <c:trendlineLbl>
              <c:layout>
                <c:manualLayout>
                  <c:x val="-0.38465866085247336"/>
                  <c:y val="-5.080010160020328E-3"/>
                </c:manualLayout>
              </c:layout>
              <c:numFmt formatCode="General" sourceLinked="0"/>
              <c:spPr>
                <a:noFill/>
                <a:ln>
                  <a:noFill/>
                </a:ln>
                <a:effectLst/>
              </c:spPr>
              <c:txPr>
                <a:bodyPr rot="0" spcFirstLastPara="1" vertOverflow="ellipsis" vert="horz" wrap="square" anchor="ctr" anchorCtr="1"/>
                <a:lstStyle/>
                <a:p>
                  <a:pPr>
                    <a:defRPr lang="es-ES" sz="7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s-ES"/>
                </a:p>
              </c:txPr>
            </c:trendlineLbl>
          </c:trendline>
          <c:xVal>
            <c:numRef>
              <c:f>'[Cálculos.xlsx]Cinética 2'!$B$20:$B$41</c:f>
              <c:numCache>
                <c:formatCode>General</c:formatCode>
                <c:ptCount val="22"/>
                <c:pt idx="0">
                  <c:v>0.10868618563841372</c:v>
                </c:pt>
                <c:pt idx="1">
                  <c:v>0.20547873790582524</c:v>
                </c:pt>
                <c:pt idx="2">
                  <c:v>0.29357235411462995</c:v>
                </c:pt>
                <c:pt idx="3">
                  <c:v>0.46181354294979982</c:v>
                </c:pt>
                <c:pt idx="4">
                  <c:v>0.76247746579358178</c:v>
                </c:pt>
                <c:pt idx="5">
                  <c:v>0.98998430373238677</c:v>
                </c:pt>
                <c:pt idx="6">
                  <c:v>1.2551547526803879</c:v>
                </c:pt>
                <c:pt idx="7">
                  <c:v>1.3496806329084519</c:v>
                </c:pt>
                <c:pt idx="8">
                  <c:v>1.508830949888422</c:v>
                </c:pt>
                <c:pt idx="9">
                  <c:v>1.5789492832118535</c:v>
                </c:pt>
                <c:pt idx="10">
                  <c:v>1.5943804810616149</c:v>
                </c:pt>
                <c:pt idx="11">
                  <c:v>0.11367941970587485</c:v>
                </c:pt>
                <c:pt idx="12">
                  <c:v>0.2053923961087174</c:v>
                </c:pt>
                <c:pt idx="13">
                  <c:v>0.298339340695225</c:v>
                </c:pt>
                <c:pt idx="14">
                  <c:v>0.45527215249253078</c:v>
                </c:pt>
                <c:pt idx="15">
                  <c:v>0.67888781346862914</c:v>
                </c:pt>
                <c:pt idx="16">
                  <c:v>0.86921131664465123</c:v>
                </c:pt>
                <c:pt idx="17">
                  <c:v>1.3405979555293657</c:v>
                </c:pt>
                <c:pt idx="18">
                  <c:v>1.3969803482323617</c:v>
                </c:pt>
                <c:pt idx="19">
                  <c:v>1.6777728663640081</c:v>
                </c:pt>
                <c:pt idx="20">
                  <c:v>1.6664960680389751</c:v>
                </c:pt>
                <c:pt idx="21">
                  <c:v>1.5668898124852604</c:v>
                </c:pt>
              </c:numCache>
            </c:numRef>
          </c:xVal>
          <c:yVal>
            <c:numRef>
              <c:f>'[Cálculos.xlsx]Cinética 2'!$C$20:$C$41</c:f>
              <c:numCache>
                <c:formatCode>General</c:formatCode>
                <c:ptCount val="22"/>
                <c:pt idx="0">
                  <c:v>0.10185844959794031</c:v>
                </c:pt>
                <c:pt idx="1">
                  <c:v>0.20546338427994917</c:v>
                </c:pt>
                <c:pt idx="2">
                  <c:v>0.32550668837029451</c:v>
                </c:pt>
                <c:pt idx="3">
                  <c:v>0.43583131077096082</c:v>
                </c:pt>
                <c:pt idx="4">
                  <c:v>0.71604796519187663</c:v>
                </c:pt>
                <c:pt idx="5">
                  <c:v>0.94620242633635243</c:v>
                </c:pt>
                <c:pt idx="6">
                  <c:v>1.2703021298880706</c:v>
                </c:pt>
                <c:pt idx="7">
                  <c:v>1.4277443782439834</c:v>
                </c:pt>
                <c:pt idx="8">
                  <c:v>1.5415140611814149</c:v>
                </c:pt>
                <c:pt idx="9">
                  <c:v>1.5936410148481255</c:v>
                </c:pt>
                <c:pt idx="10">
                  <c:v>1.6251517399184165</c:v>
                </c:pt>
                <c:pt idx="11">
                  <c:v>0.10185844959794031</c:v>
                </c:pt>
                <c:pt idx="12">
                  <c:v>0.20546338427994917</c:v>
                </c:pt>
                <c:pt idx="13">
                  <c:v>0.32550668837029451</c:v>
                </c:pt>
                <c:pt idx="14">
                  <c:v>0.43583131077096082</c:v>
                </c:pt>
                <c:pt idx="15">
                  <c:v>0.71604796519187663</c:v>
                </c:pt>
                <c:pt idx="16">
                  <c:v>0.94620242633635243</c:v>
                </c:pt>
                <c:pt idx="17">
                  <c:v>1.2703021298880706</c:v>
                </c:pt>
                <c:pt idx="18">
                  <c:v>1.4277443782439834</c:v>
                </c:pt>
                <c:pt idx="19">
                  <c:v>1.5415140611814149</c:v>
                </c:pt>
                <c:pt idx="20">
                  <c:v>1.5936410148481255</c:v>
                </c:pt>
                <c:pt idx="21">
                  <c:v>1.6251517399184165</c:v>
                </c:pt>
              </c:numCache>
            </c:numRef>
          </c:yVal>
          <c:smooth val="0"/>
          <c:extLst>
            <c:ext xmlns:c16="http://schemas.microsoft.com/office/drawing/2014/chart" uri="{C3380CC4-5D6E-409C-BE32-E72D297353CC}">
              <c16:uniqueId val="{00000001-D343-40E8-ACA6-A3D7FCE610D4}"/>
            </c:ext>
          </c:extLst>
        </c:ser>
        <c:dLbls>
          <c:showLegendKey val="0"/>
          <c:showVal val="0"/>
          <c:showCatName val="0"/>
          <c:showSerName val="0"/>
          <c:showPercent val="0"/>
          <c:showBubbleSize val="0"/>
        </c:dLbls>
        <c:axId val="112100096"/>
        <c:axId val="112101632"/>
      </c:scatterChart>
      <c:valAx>
        <c:axId val="112100096"/>
        <c:scaling>
          <c:orientation val="minMax"/>
        </c:scaling>
        <c:delete val="0"/>
        <c:axPos val="b"/>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lang="es-ES" sz="7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s-ES"/>
          </a:p>
        </c:txPr>
        <c:crossAx val="112101632"/>
        <c:crosses val="autoZero"/>
        <c:crossBetween val="midCat"/>
      </c:valAx>
      <c:valAx>
        <c:axId val="112101632"/>
        <c:scaling>
          <c:orientation val="minMax"/>
        </c:scaling>
        <c:delete val="0"/>
        <c:axPos val="l"/>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lang="es-ES" sz="7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s-ES"/>
          </a:p>
        </c:txPr>
        <c:crossAx val="112100096"/>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700">
          <a:latin typeface="Times New Roman" panose="02020603050405020304" pitchFamily="18" charset="0"/>
          <a:cs typeface="Times New Roman" panose="02020603050405020304" pitchFamily="18" charset="0"/>
        </a:defRPr>
      </a:pPr>
      <a:endParaRPr lang="es-ES"/>
    </a:p>
  </c:txPr>
  <c:externalData r:id="rId1">
    <c:autoUpdate val="0"/>
  </c:externalData>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Referencia numérica" Version="1987">
  <b:Source>
    <b:Tag>Sim15</b:Tag>
    <b:SourceType>JournalArticle</b:SourceType>
    <b:Guid>{137EF92F-4313-4BA5-B10D-BA91BA63AAF4}</b:Guid>
    <b:Title>Carnosic acid</b:Title>
    <b:Year>2015</b:Year>
    <b:Author>
      <b:Author>
        <b:NameList>
          <b:Person>
            <b:Last>Birtić</b:Last>
            <b:First>Simona</b:First>
          </b:Person>
          <b:Person>
            <b:Last>Dussort</b:Last>
            <b:First>Pierre</b:First>
          </b:Person>
          <b:Person>
            <b:Last>Pierre</b:Last>
            <b:First>François-Xavier</b:First>
          </b:Person>
          <b:Person>
            <b:Last>Bily</b:Last>
            <b:First>Antoine</b:First>
            <b:Middle>C.</b:Middle>
          </b:Person>
          <b:Person>
            <b:Last>Roller</b:Last>
            <b:First>Marc</b:First>
          </b:Person>
        </b:NameList>
      </b:Author>
    </b:Author>
    <b:JournalName>Phytochemistry</b:JournalName>
    <b:Pages>9-19</b:Pages>
    <b:Volume>115</b:Volume>
    <b:RefOrder>1</b:RefOrder>
  </b:Source>
  <b:Source>
    <b:Tag>Aru92</b:Tag>
    <b:SourceType>JournalArticle</b:SourceType>
    <b:Guid>{872F42DA-87F1-4BE7-8C66-46FF3000DECE}</b:Guid>
    <b:Author>
      <b:Author>
        <b:NameList>
          <b:Person>
            <b:Last>Aruoma</b:Last>
            <b:First>O.I.</b:First>
          </b:Person>
          <b:Person>
            <b:Last>Halliwell</b:Last>
            <b:First>B.</b:First>
          </b:Person>
          <b:Person>
            <b:Last>Aeschbach</b:Last>
            <b:First>R.</b:First>
          </b:Person>
          <b:Person>
            <b:Last>Loligers</b:Last>
            <b:First>J.</b:First>
          </b:Person>
        </b:NameList>
      </b:Author>
    </b:Author>
    <b:Title>Antioxidant and pro-oxidant properties of active rosemary constituents: carnosol and carnosic acid</b:Title>
    <b:Year>1992</b:Year>
    <b:Issue>22</b:Issue>
    <b:JournalName>Xenobiotica</b:JournalName>
    <b:Pages>257-268</b:Pages>
    <b:RefOrder>2</b:RefOrder>
  </b:Source>
  <b:Source>
    <b:Tag>Hua96</b:Tag>
    <b:SourceType>JournalArticle</b:SourceType>
    <b:Guid>{445EEDD5-C870-4256-BE7A-844B3276357E}</b:Guid>
    <b:Author>
      <b:Author>
        <b:NameList>
          <b:Person>
            <b:Last>Huang</b:Last>
            <b:First>S.W.</b:First>
          </b:Person>
          <b:Person>
            <b:Last>Frankel</b:Last>
            <b:First>E.N.</b:First>
          </b:Person>
          <b:Person>
            <b:Last>Schwarz</b:Last>
            <b:First>K.</b:First>
          </b:Person>
          <b:Person>
            <b:Last>Aeschbach</b:Last>
            <b:First>R.</b:First>
          </b:Person>
          <b:Person>
            <b:Last>German</b:Last>
            <b:First>J.B.</b:First>
          </b:Person>
        </b:NameList>
      </b:Author>
    </b:Author>
    <b:Title>Antioxidant activity of carnosic acid and methyl carnosate in bulk oils and oil-in-water emulsions</b:Title>
    <b:Year>1996</b:Year>
    <b:Issue>44</b:Issue>
    <b:JournalName>J. Agric. Food Chem.</b:JournalName>
    <b:Pages>2951-2956</b:Pages>
    <b:RefOrder>3</b:RefOrder>
  </b:Source>
  <b:Source>
    <b:Tag>Cuv94</b:Tag>
    <b:SourceType>JournalArticle</b:SourceType>
    <b:Guid>{D56F804F-EF6D-4D20-948D-B52F279A3475}</b:Guid>
    <b:Author>
      <b:Author>
        <b:NameList>
          <b:Person>
            <b:Last>Cuvelier</b:Last>
            <b:First>M.E.</b:First>
          </b:Person>
          <b:Person>
            <b:Last>Berset</b:Last>
            <b:First>C.</b:First>
          </b:Person>
          <b:Person>
            <b:Last>Richard</b:Last>
            <b:First>H.</b:First>
          </b:Person>
        </b:NameList>
      </b:Author>
    </b:Author>
    <b:Title>Antioxidant constituents in sage (Salvia officinalis)</b:Title>
    <b:Year>1994</b:Year>
    <b:Issue>42</b:Issue>
    <b:JournalName>J. Agric. Food Chem</b:JournalName>
    <b:Pages>665-669</b:Pages>
    <b:RefOrder>4</b:RefOrder>
  </b:Source>
  <b:Source>
    <b:Tag>Erk09</b:Tag>
    <b:SourceType>JournalArticle</b:SourceType>
    <b:Guid>{3A4AEBDB-E837-4B64-9276-942727C6DC82}</b:Guid>
    <b:Author>
      <b:Author>
        <b:NameList>
          <b:Person>
            <b:Last>Erkan</b:Last>
            <b:First>N.</b:First>
          </b:Person>
          <b:Person>
            <b:Last>Ayranci</b:Last>
            <b:First>G.</b:First>
          </b:Person>
          <b:Person>
            <b:Last>Ayranci</b:Last>
            <b:First>E.</b:First>
          </b:Person>
        </b:NameList>
      </b:Author>
    </b:Author>
    <b:Title>A kinetic study of oxidation development in sunflower oil under microwave heating: effect of natural antioxidants</b:Title>
    <b:Year>2009</b:Year>
    <b:Issue>42</b:Issue>
    <b:JournalName>Food Res. Int.</b:JournalName>
    <b:Pages>1171-1177</b:Pages>
    <b:RefOrder>5</b:RefOrder>
  </b:Source>
  <b:Source>
    <b:Tag>JCL05</b:Tag>
    <b:SourceType>JournalArticle</b:SourceType>
    <b:Guid>{A67B47F9-568F-4E0B-B2EA-36E8369C7D3B}</b:Guid>
    <b:Author>
      <b:Author>
        <b:NameList>
          <b:Person>
            <b:Last>J.C. Luis</b:Last>
            <b:First>C.B</b:First>
          </b:Person>
          <b:Person>
            <b:Last>Johnson</b:Last>
          </b:Person>
        </b:NameList>
      </b:Author>
    </b:Author>
    <b:Title>Seasonal variations of rosmarinic and carnosic acids in rosemary extracts. Analysis of their in vitro antiradical activity</b:Title>
    <b:Year>2005</b:Year>
    <b:Issue>3</b:Issue>
    <b:JournalName>Span. J. Agric. Res.</b:JournalName>
    <b:Pages>106-112</b:Pages>
    <b:RefOrder>6</b:RefOrder>
  </b:Source>
  <b:Source>
    <b:Tag>SLR96</b:Tag>
    <b:SourceType>JournalArticle</b:SourceType>
    <b:Guid>{624C138F-940F-4243-A21C-78FAC4586E98}</b:Guid>
    <b:Title>Antioxidant activity of lipid-soluble phenolic diterpenes from rosemary</b:Title>
    <b:Year>1996</b:Year>
    <b:Issue>73</b:Issue>
    <b:Author>
      <b:Author>
        <b:NameList>
          <b:Person>
            <b:Last>Richheimer</b:Last>
            <b:First>S.L.</b:First>
          </b:Person>
          <b:Person>
            <b:Last>Bernart</b:Last>
            <b:First>M.W.</b:First>
          </b:Person>
          <b:Person>
            <b:Last>G.A. King</b:Last>
            <b:First>M.C.</b:First>
            <b:Middle>Kent</b:Middle>
          </b:Person>
          <b:Person>
            <b:Last>Beiley</b:Last>
            <b:First>D.T.</b:First>
          </b:Person>
        </b:NameList>
      </b:Author>
    </b:Author>
    <b:JournalName>J. Am. Oil Chem. Soc.</b:JournalName>
    <b:Pages>507-514</b:Pages>
    <b:RefOrder>7</b:RefOrder>
  </b:Source>
  <b:Source>
    <b:Tag>Ros1</b:Tag>
    <b:SourceType>InternetSite</b:SourceType>
    <b:Guid>{8E1AF9E9-CD70-4D06-B20B-EB68D0DA84A1}</b:Guid>
    <b:Title>Rosmarinus officinalis</b:Title>
    <b:InternetSiteTitle>Wikipedia</b:InternetSiteTitle>
    <b:URL>https://es.wikipedia.org/wiki/Rosmarinus_officinalis</b:URL>
    <b:RefOrder>21</b:RefOrder>
  </b:Source>
  <b:Source>
    <b:Tag>Eur08</b:Tag>
    <b:SourceType>DocumentFromInternetSite</b:SourceType>
    <b:Guid>{120A815A-C749-4439-BFAD-54A60CA5D5E7}</b:Guid>
    <b:Title>The EFSA Journal</b:Title>
    <b:Year>2008</b:Year>
    <b:URL>https://efsa.onlinelibrary.wiley.com/doi/epdf/10.2903/j.efsa.2008.721</b:URL>
    <b:Author>
      <b:Author>
        <b:Corporate>European Food Safety Authority</b:Corporate>
      </b:Author>
    </b:Author>
    <b:RefOrder>8</b:RefOrder>
  </b:Source>
  <b:Source>
    <b:Tag>Far12</b:Tag>
    <b:SourceType>BookSection</b:SourceType>
    <b:Guid>{C8510943-E4C7-42F9-AFB3-AE6A2FF86C89}</b:Guid>
    <b:Title>Green Extraction: From Concepts to Research, Education, and Economical Opportunities</b:Title>
    <b:Year>2012</b:Year>
    <b:Author>
      <b:Author>
        <b:NameList>
          <b:Person>
            <b:Last>Chemat</b:Last>
            <b:First>Farid</b:First>
          </b:Person>
          <b:Person>
            <b:Last>Rombaut</b:Last>
            <b:First>Natacha</b:First>
          </b:Person>
          <b:Person>
            <b:Last>Fabiano-Tixier</b:Last>
            <b:First>Anne-Sylvie</b:First>
          </b:Person>
          <b:Person>
            <b:Last>Pierson</b:Last>
            <b:First>Jean</b:First>
            <b:Middle>T.</b:Middle>
          </b:Person>
          <b:Person>
            <b:Last>Bily</b:Last>
            <b:First>Antoine</b:First>
          </b:Person>
        </b:NameList>
      </b:Author>
    </b:Author>
    <b:BookTitle>Green Extraction of Natural Products: Concept and Principles</b:BookTitle>
    <b:RefOrder>25</b:RefOrder>
  </b:Source>
  <b:Source>
    <b:Tag>Her</b:Tag>
    <b:SourceType>InternetSite</b:SourceType>
    <b:Guid>{346914FD-5154-43AF-BB8E-493244688385}</b:Guid>
    <b:Title>Herbotecnia</b:Title>
    <b:InternetSiteTitle>Herbotecnia</b:InternetSiteTitle>
    <b:URL>http://www.herbotecnia.com.ar/exo-romero.html</b:URL>
    <b:RefOrder>22</b:RefOrder>
  </b:Source>
  <b:Source>
    <b:Tag>Mun00</b:Tag>
    <b:SourceType>JournalArticle</b:SourceType>
    <b:Guid>{E8543FC5-2768-40D3-B387-9BCDD50C6286}</b:Guid>
    <b:Title>The formation of phenolic diterpenes in Rosmarinus officinalis L. under Mediterranean climate</b:Title>
    <b:Year>2000</b:Year>
    <b:Author>
      <b:Author>
        <b:NameList>
          <b:Person>
            <b:Last>Munné-Bosch</b:Last>
            <b:First>S.</b:First>
          </b:Person>
          <b:Person>
            <b:Last>Alegre</b:Last>
            <b:First>L.</b:First>
          </b:Person>
          <b:Person>
            <b:Last>Schwarz</b:Last>
            <b:First>K.</b:First>
          </b:Person>
        </b:NameList>
      </b:Author>
    </b:Author>
    <b:Volume>210</b:Volume>
    <b:Issue>4</b:Issue>
    <b:JournalName>European Food Research and Technology</b:JournalName>
    <b:RefOrder>23</b:RefOrder>
  </b:Source>
  <b:Source>
    <b:Tag>Ign17</b:Tag>
    <b:SourceType>Report</b:SourceType>
    <b:Guid>{5D59432A-5F13-467B-AB09-F1166B1A724D}</b:Guid>
    <b:Title>Situación actual del cultivo de plantas aromáticas y medicinales en Argentina </b:Title>
    <b:City>San Pedro</b:City>
    <b:Year>2017</b:Year>
    <b:Author>
      <b:Author>
        <b:NameList>
          <b:Person>
            <b:Last>Paunero</b:Last>
            <b:First>Ignacio</b:First>
          </b:Person>
        </b:NameList>
      </b:Author>
    </b:Author>
    <b:RefOrder>24</b:RefOrder>
  </b:Source>
  <b:Source>
    <b:Tag>Kas09</b:Tag>
    <b:SourceType>JournalArticle</b:SourceType>
    <b:Guid>{BAB73BDE-3C41-41CA-BEC1-F3BA8923D37E}</b:Guid>
    <b:Title>A New Approach for Process Development of Plant-Based Extraction Processes</b:Title>
    <b:Year>2009</b:Year>
    <b:Author>
      <b:Author>
        <b:NameList>
          <b:Person>
            <b:Last>Kassing</b:Last>
            <b:First>Markus</b:First>
          </b:Person>
          <b:Person>
            <b:Last>Jenelten</b:Last>
            <b:First>Urban</b:First>
          </b:Person>
          <b:Person>
            <b:Last>Schenk</b:Last>
            <b:First>Jonas</b:First>
          </b:Person>
          <b:Person>
            <b:Last>Strube</b:Last>
            <b:First>Jochen</b:First>
          </b:Person>
        </b:NameList>
      </b:Author>
    </b:Author>
    <b:JournalName>Chemical Engineering &amp; Technology</b:JournalName>
    <b:Pages>377-387</b:Pages>
    <b:DOI>10.1002/ceat.200900480</b:DOI>
    <b:RefOrder>26</b:RefOrder>
  </b:Source>
  <b:Source>
    <b:Tag>Bar12</b:Tag>
    <b:SourceType>JournalArticle</b:SourceType>
    <b:Guid>{E97B78C7-9CB7-4F6F-BDA0-D4B2A5BBD37E}</b:Guid>
    <b:Author>
      <b:Author>
        <b:NameList>
          <b:Person>
            <b:Last>Barni</b:Last>
            <b:First>M.</b:First>
            <b:Middle>V.</b:Middle>
          </b:Person>
          <b:Person>
            <b:Last>Carlini</b:Last>
            <b:First>M.</b:First>
            <b:Middle>J.</b:Middle>
          </b:Person>
          <b:Person>
            <b:Last>Cafferata</b:Last>
            <b:First>E.</b:First>
            <b:Middle>G.</b:Middle>
          </b:Person>
          <b:Person>
            <b:Last>Puricelli</b:Last>
            <b:First>L.</b:First>
          </b:Person>
          <b:Person>
            <b:Last>Moreno</b:Last>
            <b:First>S.</b:First>
          </b:Person>
        </b:NameList>
      </b:Author>
    </b:Author>
    <b:Title>Carnosic acid inhibits the proliferation and migration capacity of human colorectal cancer cells</b:Title>
    <b:Year>2012</b:Year>
    <b:Volume>27</b:Volume>
    <b:Issue>4</b:Issue>
    <b:JournalName>Oncology Reports</b:JournalName>
    <b:Pages>1041-1048</b:Pages>
    <b:DOI> https://doi.org/10.3892/or.2012.1630</b:DOI>
    <b:RefOrder>9</b:RefOrder>
  </b:Source>
  <b:Source>
    <b:Tag>Gao14</b:Tag>
    <b:SourceType>JournalArticle</b:SourceType>
    <b:Guid>{6E542D7F-5ED4-4219-93F5-B13B888F43B7}</b:Guid>
    <b:Author>
      <b:Author>
        <b:NameList>
          <b:Person>
            <b:Last>Gao</b:Last>
            <b:First>Qilong</b:First>
          </b:Person>
          <b:Person>
            <b:Last>Liu</b:Last>
            <b:First>Huaimin</b:First>
          </b:Person>
          <b:Person>
            <b:Last>Yao</b:Last>
            <b:First>Yamin</b:First>
          </b:Person>
          <b:Person>
            <b:Last>Geng</b:Last>
            <b:First>Liang</b:First>
          </b:Person>
          <b:Person>
            <b:Last>Zhang</b:Last>
            <b:First>Xinfeng</b:First>
          </b:Person>
          <b:Person>
            <b:Last>Jiang</b:Last>
            <b:First>Lifeng</b:First>
          </b:Person>
          <b:Person>
            <b:Last>Shi</b:Last>
            <b:First>Bian</b:First>
          </b:Person>
          <b:Person>
            <b:Last>Yang</b:Last>
            <b:First>Feng</b:First>
          </b:Person>
        </b:NameList>
      </b:Author>
    </b:Author>
    <b:Title>Carnosic acid induces autophagic cell death through inhibition of the Akt/mTOR pathway in human hepatoma cells</b:Title>
    <b:Year>2014</b:Year>
    <b:Volume>35</b:Volume>
    <b:Issue>5</b:Issue>
    <b:JournalName>Journal of Applied Toxicology</b:JournalName>
    <b:DOI>https://doi.org/10.1002/jat.3049</b:DOI>
    <b:RefOrder>10</b:RefOrder>
  </b:Source>
  <b:Source>
    <b:Tag>Xia15</b:Tag>
    <b:SourceType>JournalArticle</b:SourceType>
    <b:Guid>{C50C4529-ED1B-4079-9B81-B6FA4A191F21}</b:Guid>
    <b:Author>
      <b:Author>
        <b:NameList>
          <b:Person>
            <b:Last>Xiang</b:Last>
            <b:First>Qisen</b:First>
          </b:Person>
          <b:Person>
            <b:Last>Ma</b:Last>
            <b:First>Yunfang</b:First>
          </b:Person>
          <b:Person>
            <b:Last>Dong</b:Last>
            <b:First>Jilin</b:First>
          </b:Person>
          <b:Person>
            <b:Last>Shen</b:Last>
            <b:First>Ruiling</b:First>
          </b:Person>
        </b:NameList>
      </b:Author>
    </b:Author>
    <b:Title>Carnosic acid induces apoptosis associated with mitochondrial dysfunction and Akt inactivation in HepG2 cells</b:Title>
    <b:Year>2015</b:Year>
    <b:Volume>66</b:Volume>
    <b:Issue>1</b:Issue>
    <b:JournalName>International Journal of Food Sciences and Nutrition</b:JournalName>
    <b:DOI>https://doi.org/10.3109/09637486.2014.953452 </b:DOI>
    <b:RefOrder>11</b:RefOrder>
  </b:Source>
  <b:Source>
    <b:Tag>Cos06</b:Tag>
    <b:SourceType>JournalArticle</b:SourceType>
    <b:Guid>{91FE30DF-6843-411A-8FCF-FFE451F1DBC6}</b:Guid>
    <b:Author>
      <b:Author>
        <b:NameList>
          <b:Person>
            <b:Last>Costa</b:Last>
            <b:First>Stefano</b:First>
          </b:Person>
          <b:Person>
            <b:Last>Utan</b:Last>
            <b:First>Anelì</b:First>
          </b:Person>
          <b:Person>
            <b:Last>Speroni</b:Last>
            <b:First>Ester</b:First>
          </b:Person>
          <b:Person>
            <b:Last>Cervellati</b:Last>
            <b:First>Rinaldo</b:First>
          </b:Person>
          <b:Person>
            <b:Last>Piva</b:Last>
            <b:First>Gianfranco</b:First>
          </b:Person>
          <b:Person>
            <b:Last>Prandini</b:Last>
            <b:First>Aldo</b:First>
          </b:Person>
          <b:Person>
            <b:Last>Guerra</b:Last>
            <b:First>Maria</b:First>
            <b:Middle>Clelia</b:Middle>
          </b:Person>
        </b:NameList>
      </b:Author>
    </b:Author>
    <b:Title>Carnosic acid from rosemary extracts: a potential chemoprotective agent against aflatoxin B1. An in vitro study</b:Title>
    <b:Year>2006</b:Year>
    <b:Volume>27</b:Volume>
    <b:Issue>2</b:Issue>
    <b:JournalName>Journal of Applied Toxicology</b:JournalName>
    <b:DOI>https://doi.org/10.1002/jat.1186</b:DOI>
    <b:RefOrder>12</b:RefOrder>
  </b:Source>
  <b:Source>
    <b:Tag>Ste01</b:Tag>
    <b:SourceType>JournalArticle</b:SourceType>
    <b:Guid>{3F0021D9-91E6-4544-BE7E-B117B3B7DB1E}</b:Guid>
    <b:Author>
      <b:Author>
        <b:NameList>
          <b:Person>
            <b:Last>Steiner</b:Last>
            <b:First>Michael</b:First>
          </b:Person>
          <b:Person>
            <b:Last>Priel</b:Last>
            <b:First>Irene</b:First>
          </b:Person>
          <b:Person>
            <b:Last>Giat</b:Last>
            <b:First>Judith</b:First>
          </b:Person>
          <b:Person>
            <b:Last>Levy</b:Last>
            <b:First>Joseph</b:First>
          </b:Person>
          <b:Person>
            <b:Last>Sharoni</b:Last>
            <b:First>Yoav</b:First>
          </b:Person>
          <b:Person>
            <b:Last>Danilenko</b:Last>
            <b:First>Michael</b:First>
          </b:Person>
        </b:NameList>
      </b:Author>
    </b:Author>
    <b:Title>Carnosic Acid Inhibits Proliferation and Augments Differentiation of Human Leukemic Cells Induced by 1,25-Dihydroxyvitamin Dsub3 and Retinoic Acid</b:Title>
    <b:Year>2001</b:Year>
    <b:Volume>41</b:Volume>
    <b:Issue>1</b:Issue>
    <b:JournalName>Nutrition and Cancer</b:JournalName>
    <b:DOI>https://doi.org/10.1080/01635581.2001.9680624 </b:DOI>
    <b:RefOrder>13</b:RefOrder>
  </b:Source>
  <b:Source>
    <b:Tag>Par14</b:Tag>
    <b:SourceType>JournalArticle</b:SourceType>
    <b:Guid>{01FC0577-749A-40B6-AA47-523E7489058D}</b:Guid>
    <b:Author>
      <b:Author>
        <b:NameList>
          <b:Person>
            <b:Last>Park</b:Last>
            <b:First>So</b:First>
            <b:Middle>Young</b:Middle>
          </b:Person>
          <b:Person>
            <b:Last>Song</b:Last>
            <b:First>Hyerim</b:First>
          </b:Person>
          <b:Person>
            <b:Last>Sung</b:Last>
            <b:First>Mi-Kyung</b:First>
          </b:Person>
          <b:Person>
            <b:Last>Kang</b:Last>
            <b:First>Young-Hee</b:First>
          </b:Person>
          <b:Person>
            <b:Last>Lee</b:Last>
            <b:First>Ki</b:First>
            <b:Middle>Won</b:Middle>
          </b:Person>
          <b:Person>
            <b:Last>Park</b:Last>
            <b:First>Jung</b:First>
            <b:Middle>Han Yoon</b:Middle>
          </b:Person>
        </b:NameList>
      </b:Author>
    </b:Author>
    <b:Title>Carnosic Acid Inhibits the Epithelial-Mesenchymal Transition in B16F10 Melanoma Cells: A Possible Mechanism for the Inhibition of Cell Migration</b:Title>
    <b:Year>2014</b:Year>
    <b:Volume>15</b:Volume>
    <b:Issue>7</b:Issue>
    <b:DOI>https://doi.org/10.3390/ijms150712698</b:DOI>
    <b:RefOrder>15</b:RefOrder>
  </b:Source>
  <b:Source>
    <b:Tag>Xia13</b:Tag>
    <b:SourceType>JournalArticle</b:SourceType>
    <b:Guid>{09743C00-1AA8-4449-BC20-0B1C067FC44E}</b:Guid>
    <b:Author>
      <b:Author>
        <b:NameList>
          <b:Person>
            <b:Last>Xiang</b:Last>
            <b:First>Qisen</b:First>
          </b:Person>
          <b:Person>
            <b:Last>Liu</b:Last>
            <b:First>Zhigang</b:First>
          </b:Person>
          <b:Person>
            <b:Last>Wang</b:Last>
            <b:First>Yutang</b:First>
          </b:Person>
          <b:Person>
            <b:Last>Xiao</b:Last>
            <b:First>Haifang</b:First>
          </b:Person>
          <b:Person>
            <b:Last>Wu</b:Last>
            <b:First>Wanqiang</b:First>
          </b:Person>
          <b:Person>
            <b:Last>Xiao</b:Last>
            <b:First>Chunxia</b:First>
          </b:Person>
          <b:Person>
            <b:Last>Liu</b:Last>
            <b:First>Xuebo</b:First>
          </b:Person>
        </b:NameList>
      </b:Author>
    </b:Author>
    <b:Title>Carnosic acid attenuates lipopolysaccharide-induced liver injury in rats via fortifying cellular antioxidant defense system</b:Title>
    <b:Year>2013</b:Year>
    <b:Volume>53</b:Volume>
    <b:JournalName>Food and Chemical Toxicology</b:JournalName>
    <b:DOI>https://doi.org/10.1016/j.fct.2012.11.001</b:DOI>
    <b:RefOrder>16</b:RefOrder>
  </b:Source>
  <b:Source>
    <b:Tag>XTi16</b:Tag>
    <b:SourceType>JournalArticle</b:SourceType>
    <b:Guid>{367DE0E8-88AA-43A2-B62A-356B1921E78E}</b:Guid>
    <b:Author>
      <b:Author>
        <b:NameList>
          <b:Person>
            <b:Last>X</b:Last>
            <b:First>Tian</b:First>
          </b:Person>
          <b:Person>
            <b:Last>Y</b:Last>
            <b:First>Hu</b:First>
          </b:Person>
          <b:Person>
            <b:Last>M</b:Last>
            <b:First>Li</b:First>
          </b:Person>
          <b:Person>
            <b:Last>K</b:Last>
            <b:First>Xia</b:First>
          </b:Person>
          <b:Person>
            <b:Last>J</b:Last>
            <b:First>Yin</b:First>
          </b:Person>
          <b:Person>
            <b:Last>J</b:Last>
            <b:First>Chen</b:First>
          </b:Person>
          <b:Person>
            <b:Last>Z</b:Last>
            <b:First>Liu</b:First>
          </b:Person>
        </b:NameList>
      </b:Author>
    </b:Author>
    <b:Title>Carnosic acid attenuates acute ethanol-induced liver injury via a SIRT1/p66Shc-mediated mitochondrial pathway.</b:Title>
    <b:Year>2016</b:Year>
    <b:JournalName>Canadian Journal of Physiology and Pharmacology.</b:JournalName>
    <b:DOI>10.1139/cjpp-2015-0276</b:DOI>
    <b:RefOrder>17</b:RefOrder>
  </b:Source>
  <b:Source>
    <b:Tag>Guo16</b:Tag>
    <b:SourceType>JournalArticle</b:SourceType>
    <b:Guid>{ADF29569-9C5D-4FF5-BB69-639E13D609E3}</b:Guid>
    <b:Author>
      <b:Author>
        <b:NameList>
          <b:Person>
            <b:Last>Guo</b:Last>
            <b:First>Qiaohui</b:First>
          </b:Person>
          <b:Person>
            <b:Last>Zhang</b:Last>
            <b:First>Man</b:First>
          </b:Person>
          <b:Person>
            <b:Last>Zhou</b:Last>
            <b:First>Gangyong</b:First>
          </b:Person>
          <b:Person>
            <b:Last>Zhu</b:Last>
            <b:First>Li</b:First>
          </b:Person>
          <b:Person>
            <b:Last>Feng</b:Last>
            <b:First>Yan</b:First>
          </b:Person>
          <b:Person>
            <b:Last>Wang</b:Last>
            <b:First>Huadong</b:First>
          </b:Person>
          <b:Person>
            <b:Last>Zhong</b:Last>
            <b:First>Baoying</b:First>
          </b:Person>
          <b:Person>
            <b:Last>Hou</b:Last>
            <b:First>Haoqing</b:First>
          </b:Person>
        </b:NameList>
      </b:Author>
    </b:Author>
    <b:Title>Highly sensitive simultaneous electrochemical detection of hydroquinone and catechol with three-dimensional N-doping carbon nanotube film electrode</b:Title>
    <b:Year>2016</b:Year>
    <b:Volume>760</b:Volume>
    <b:DOI>https://doi.org/10.1016/j.jelechem.2015.11.034</b:DOI>
    <b:RefOrder>18</b:RefOrder>
  </b:Source>
  <b:Source>
    <b:Tag>Bah16</b:Tag>
    <b:SourceType>JournalArticle</b:SourceType>
    <b:Guid>{C1683B07-3C8B-498F-A984-E07D1A03D5A7}</b:Guid>
    <b:Author>
      <b:Author>
        <b:NameList>
          <b:Person>
            <b:Last>Bahri</b:Last>
            <b:First>Sana</b:First>
          </b:Person>
          <b:Person>
            <b:Last>Jameleddine</b:Last>
            <b:First>Saloua</b:First>
          </b:Person>
          <b:Person>
            <b:Last>Shlyonsky</b:Last>
            <b:First>Vadim</b:First>
          </b:Person>
        </b:NameList>
      </b:Author>
    </b:Author>
    <b:Title>Relevance of carnosic acid to the treatment of several health disorders: Molecular targets and mechanisms</b:Title>
    <b:Year>2016</b:Year>
    <b:Volume>84</b:Volume>
    <b:JournalName>Biomedicine &amp; Pharmacotherapy</b:JournalName>
    <b:RefOrder>19</b:RefOrder>
  </b:Source>
  <b:Source>
    <b:Tag>YuY09</b:Tag>
    <b:SourceType>JournalArticle</b:SourceType>
    <b:Guid>{BDED5932-621B-494A-8D8C-21115F50D553}</b:Guid>
    <b:Author>
      <b:Author>
        <b:NameList>
          <b:Person>
            <b:Last>Yu</b:Last>
            <b:First>Ya-Mei</b:First>
          </b:Person>
          <b:Person>
            <b:Last>Lin</b:Last>
            <b:First>Chin-Huei</b:First>
          </b:Person>
          <b:Person>
            <b:Last>Chan</b:Last>
            <b:First>Hsu-Chin</b:First>
          </b:Person>
          <b:Person>
            <b:Last>Tsai</b:Last>
            <b:First>Hong-Der</b:First>
          </b:Person>
        </b:NameList>
      </b:Author>
    </b:Author>
    <b:Title>Carnosic acid reduces cytokine-induced adhesion molecules expression and monocyte adhesion to endothelial cells</b:Title>
    <b:Year>2009</b:Year>
    <b:Volume>48</b:Volume>
    <b:Issue>101</b:Issue>
    <b:JournalName>European Journal of Nutrition</b:JournalName>
    <b:DOI>https://doi.org/10.1007/s00394-008-0768-x</b:DOI>
    <b:RefOrder>20</b:RefOrder>
  </b:Source>
  <b:Source>
    <b:Tag>Rob93</b:Tag>
    <b:SourceType>Patent</b:SourceType>
    <b:Guid>{E8E95B9A-43B5-4221-8420-331BE21BA2F3}</b:Guid>
    <b:Title>CARNOSIC ACID OBTENTION AND USES </b:Title>
    <b:Year>1993 </b:Year>
    <b:Author>
      <b:Inventor>
        <b:NameList>
          <b:Person>
            <b:Last>Robert Aeschbach</b:Last>
            <b:First>Vevey</b:First>
          </b:Person>
          <b:Person>
            <b:Last>Georges Philippossian</b:Last>
            <b:First>Lausanne</b:First>
          </b:Person>
        </b:NameList>
      </b:Inventor>
    </b:Author>
    <b:Month>Octubre</b:Month>
    <b:Day>26</b:Day>
    <b:CountryRegion>USA</b:CountryRegion>
    <b:PatentNumber>5,256,700 </b:PatentNumber>
    <b:RefOrder>27</b:RefOrder>
  </b:Source>
  <b:Source>
    <b:Tag>AOl16</b:Tag>
    <b:SourceType>JournalArticle</b:SourceType>
    <b:Guid>{E48DD9BC-85C9-4EBA-80A3-7DB460880C7A}</b:Guid>
    <b:Title>Multiresponse optimization of an extraction procedure of carnosol and rosmarinic and carnosic acids from rosemary.</b:Title>
    <b:Year>2016</b:Year>
    <b:Author>
      <b:Author>
        <b:NameList>
          <b:Person>
            <b:Last>A</b:Last>
            <b:First>Oliveira</b:First>
            <b:Middle>Gde</b:Middle>
          </b:Person>
          <b:Person>
            <b:Last>AE</b:Last>
            <b:First>de</b:First>
            <b:Middle>Oliveira</b:Middle>
          </b:Person>
          <b:Person>
            <b:Last>EC</b:Last>
            <b:First>da</b:First>
            <b:Middle>Conceição</b:Middle>
          </b:Person>
          <b:Person>
            <b:Last>MI</b:Last>
            <b:First>Leles</b:First>
          </b:Person>
        </b:NameList>
      </b:Author>
    </b:Author>
    <b:JournalName>Food Chemistry</b:JournalName>
    <b:Pages>465-473</b:Pages>
    <b:DOI>10.1016/j.foodchem.2016.05.042</b:DOI>
    <b:RefOrder>28</b:RefOrder>
  </b:Source>
  <b:Source>
    <b:Tag>Sir97</b:Tag>
    <b:SourceType>JournalArticle</b:SourceType>
    <b:Guid>{FBEACCD4-DE57-4EC7-B946-CA9D4B92CA2A}</b:Guid>
    <b:Author>
      <b:Author>
        <b:NameList>
          <b:Person>
            <b:Last>Siripatana</b:Last>
            <b:First>Chairat</b:First>
          </b:Person>
        </b:NameList>
      </b:Author>
    </b:Author>
    <b:Title>Solute diffusion in fruit, vegetable and cereal processing I: Simplified solutions for diffusion in anomalous shapes</b:Title>
    <b:Year>1997</b:Year>
    <b:JournalName>Songklanakarin Journal of Science and Technology</b:JournalName>
    <b:RefOrder>29</b:RefOrder>
  </b:Source>
  <b:Source>
    <b:Tag>Rit10</b:Tag>
    <b:SourceType>JournalArticle</b:SourceType>
    <b:Guid>{78DDB353-8CF6-46BD-97DA-24D76A60AC68}</b:Guid>
    <b:Author>
      <b:Author>
        <b:NameList>
          <b:Person>
            <b:Last>Rittirut</b:Last>
            <b:First>Waigoon</b:First>
          </b:Person>
          <b:Person>
            <b:Last>Thongurai</b:Last>
            <b:First>Chakrit</b:First>
          </b:Person>
          <b:Person>
            <b:Last>Siripatan</b:Last>
            <b:First>Chairat</b:First>
          </b:Person>
        </b:NameList>
      </b:Author>
    </b:Author>
    <b:Title>Mathematical Simulation of Solid-Liquid Diffusion in Continuous Countercurrent Extraction Process, Part I - Modeling Development</b:Title>
    <b:Year>2010</b:Year>
    <b:JournalName>INTERNATIONAL JOURNAL OF CHEMICAL REACTOR ENGINEERING</b:JournalName>
    <b:RefOrder>30</b:RefOrder>
  </b:Source>
  <b:Source>
    <b:Tag>Lóp13</b:Tag>
    <b:SourceType>JournalArticle</b:SourceType>
    <b:Guid>{17F287A4-E6BE-4483-BB51-78AAA3112762}</b:Guid>
    <b:Author>
      <b:Author>
        <b:NameList>
          <b:Person>
            <b:Last>López-Jiménez</b:Last>
            <b:First>Auxiliadora</b:First>
          </b:Person>
          <b:Person>
            <b:Last>García-Caballero</b:Last>
            <b:First>Melissa</b:First>
          </b:Person>
          <b:Person>
            <b:Last>Medina</b:Last>
            <b:First>Miguel</b:First>
            <b:Middle>Ángel</b:Middle>
          </b:Person>
          <b:Person>
            <b:Last>Quesada</b:Last>
            <b:First>Ana</b:First>
            <b:Middle>R.</b:Middle>
          </b:Person>
        </b:NameList>
      </b:Author>
    </b:Author>
    <b:Title>Anti-angiogenic properties of carnosol and carnosic acid, two major dietary compounds from rosemary</b:Title>
    <b:Year>2013</b:Year>
    <b:Volume>52</b:Volume>
    <b:Issue>1</b:Issue>
    <b:JournalName>European Journal of Nutrition</b:JournalName>
    <b:Pages>85-95</b:Pages>
    <b:DOI>https://doi.org/10.1007/s00394-011-0289-x</b:DOI>
    <b:RefOrder>14</b:RefOrder>
  </b:Source>
  <b:Source>
    <b:Tag>Spa79</b:Tag>
    <b:SourceType>JournalArticle</b:SourceType>
    <b:Guid>{090F2897-837C-428B-BB3C-8219F8A34D52}</b:Guid>
    <b:Author>
      <b:Author>
        <b:NameList>
          <b:Person>
            <b:Last>Spaninks</b:Last>
            <b:First>J.A.M.</b:First>
          </b:Person>
        </b:NameList>
      </b:Author>
    </b:Author>
    <b:Title>Design Procedures for Solid-Liquid Extractors and the effect of hydrodynamic instabilities on extractor performance</b:Title>
    <b:Year>1979</b:Year>
    <b:RefOrder>31</b:RefOrder>
  </b:Source>
</b:Sources>
</file>

<file path=customXml/itemProps1.xml><?xml version="1.0" encoding="utf-8"?>
<ds:datastoreItem xmlns:ds="http://schemas.openxmlformats.org/officeDocument/2006/customXml" ds:itemID="{EC934B14-5173-4DA9-9444-CB9DC42662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TotalTime>
  <Pages>37</Pages>
  <Words>10988</Words>
  <Characters>60439</Characters>
  <Application>Microsoft Office Word</Application>
  <DocSecurity>0</DocSecurity>
  <Lines>503</Lines>
  <Paragraphs>142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GP</Company>
  <LinksUpToDate>false</LinksUpToDate>
  <CharactersWithSpaces>71285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Federico Ezequiel Benelli</dc:creator>
  <cp:lastModifiedBy>Federico Ezequiel Benelli</cp:lastModifiedBy>
  <cp:revision>5</cp:revision>
  <cp:lastPrinted>2018-02-01T19:24:00Z</cp:lastPrinted>
  <dcterms:created xsi:type="dcterms:W3CDTF">2019-06-24T22:20:00Z</dcterms:created>
  <dcterms:modified xsi:type="dcterms:W3CDTF">2019-09-09T10:44:00Z</dcterms:modified>
</cp:coreProperties>
</file>